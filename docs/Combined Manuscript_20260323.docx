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90CB2" w14:textId="486B5276" w:rsidR="00890D22" w:rsidRDefault="006D3111" w:rsidP="000A49F8">
      <w:pPr>
        <w:spacing w:line="276" w:lineRule="auto"/>
        <w:jc w:val="both"/>
        <w:rPr>
          <w:rFonts w:ascii="Times New Roman" w:hAnsi="Times New Roman" w:cs="Times New Roman"/>
          <w:b/>
          <w:bCs/>
        </w:rPr>
      </w:pPr>
      <w:r w:rsidRPr="006D3111">
        <w:rPr>
          <w:rFonts w:ascii="Times New Roman" w:hAnsi="Times New Roman" w:cs="Times New Roman"/>
          <w:b/>
          <w:bCs/>
        </w:rPr>
        <w:t>Integrated brain–body physiological monitoring from a smart earbud</w:t>
      </w:r>
    </w:p>
    <w:p w14:paraId="19CDA9C0" w14:textId="73C5B99B" w:rsidR="00D24361" w:rsidRDefault="0046203B" w:rsidP="000A49F8">
      <w:pPr>
        <w:spacing w:after="240" w:line="276" w:lineRule="auto"/>
        <w:jc w:val="both"/>
        <w:rPr>
          <w:rFonts w:ascii="Times New Roman" w:hAnsi="Times New Roman" w:cs="Times New Roman"/>
        </w:rPr>
      </w:pPr>
      <w:r w:rsidRPr="0046203B">
        <w:rPr>
          <w:rFonts w:ascii="Times New Roman" w:hAnsi="Times New Roman" w:cs="Times New Roman" w:hint="eastAsia"/>
        </w:rPr>
        <w:t>Wenjian Li</w:t>
      </w:r>
      <w:r w:rsidRPr="0046203B">
        <w:rPr>
          <w:rFonts w:ascii="Times New Roman" w:hAnsi="Times New Roman" w:cs="Times New Roman" w:hint="eastAsia"/>
          <w:vertAlign w:val="superscript"/>
        </w:rPr>
        <w:t>1</w:t>
      </w:r>
      <w:r w:rsidRPr="0046203B">
        <w:rPr>
          <w:rFonts w:ascii="Times New Roman" w:eastAsia="Times New Roman" w:hAnsi="Times New Roman" w:cs="Times New Roman"/>
          <w:vertAlign w:val="superscript"/>
        </w:rPr>
        <w:t>†</w:t>
      </w:r>
      <w:r>
        <w:rPr>
          <w:rFonts w:ascii="Times New Roman" w:hAnsi="Times New Roman" w:cs="Times New Roman" w:hint="eastAsia"/>
        </w:rPr>
        <w:t xml:space="preserve">, </w:t>
      </w:r>
      <w:r w:rsidRPr="0046203B">
        <w:rPr>
          <w:rFonts w:ascii="Times New Roman" w:hAnsi="Times New Roman" w:cs="Times New Roman" w:hint="eastAsia"/>
        </w:rPr>
        <w:t xml:space="preserve"> Sijie Ji</w:t>
      </w:r>
      <w:r w:rsidRPr="0046203B">
        <w:rPr>
          <w:rFonts w:ascii="Times New Roman" w:hAnsi="Times New Roman" w:cs="Times New Roman" w:hint="eastAsia"/>
          <w:vertAlign w:val="superscript"/>
        </w:rPr>
        <w:t>1</w:t>
      </w:r>
      <w:r w:rsidRPr="0046203B">
        <w:rPr>
          <w:rFonts w:ascii="Times New Roman" w:eastAsia="Times New Roman" w:hAnsi="Times New Roman" w:cs="Times New Roman"/>
          <w:vertAlign w:val="superscript"/>
        </w:rPr>
        <w:t>†</w:t>
      </w:r>
      <w:r w:rsidRPr="0046203B">
        <w:rPr>
          <w:rFonts w:ascii="Times New Roman" w:hAnsi="Times New Roman" w:cs="Times New Roman" w:hint="eastAsia"/>
        </w:rPr>
        <w:t>, Ruixiao Liu</w:t>
      </w:r>
      <w:r w:rsidRPr="0046203B">
        <w:rPr>
          <w:rFonts w:ascii="Times New Roman" w:hAnsi="Times New Roman" w:cs="Times New Roman" w:hint="eastAsia"/>
          <w:vertAlign w:val="superscript"/>
        </w:rPr>
        <w:t>1</w:t>
      </w:r>
      <w:r w:rsidRPr="0046203B">
        <w:rPr>
          <w:rFonts w:ascii="Times New Roman" w:hAnsi="Times New Roman" w:cs="Times New Roman" w:hint="eastAsia"/>
        </w:rPr>
        <w:t>, Jin Qu</w:t>
      </w:r>
      <w:r w:rsidRPr="0046203B">
        <w:rPr>
          <w:rFonts w:ascii="Times New Roman" w:hAnsi="Times New Roman" w:cs="Times New Roman" w:hint="eastAsia"/>
          <w:vertAlign w:val="superscript"/>
        </w:rPr>
        <w:t>1</w:t>
      </w:r>
      <w:r w:rsidRPr="0046203B">
        <w:rPr>
          <w:rFonts w:ascii="Times New Roman" w:hAnsi="Times New Roman" w:cs="Times New Roman" w:hint="eastAsia"/>
        </w:rPr>
        <w:t xml:space="preserve">, </w:t>
      </w:r>
      <w:r>
        <w:rPr>
          <w:rFonts w:ascii="Times New Roman" w:hAnsi="Times New Roman" w:cs="Times New Roman" w:hint="eastAsia"/>
        </w:rPr>
        <w:t>Kexin Fan</w:t>
      </w:r>
      <w:r w:rsidRPr="0046203B">
        <w:rPr>
          <w:rFonts w:ascii="Times New Roman" w:hAnsi="Times New Roman" w:cs="Times New Roman" w:hint="eastAsia"/>
          <w:vertAlign w:val="superscript"/>
        </w:rPr>
        <w:t>1</w:t>
      </w:r>
      <w:r>
        <w:rPr>
          <w:rFonts w:ascii="Times New Roman" w:hAnsi="Times New Roman" w:cs="Times New Roman" w:hint="eastAsia"/>
        </w:rPr>
        <w:t>, Songhua Zh</w:t>
      </w:r>
      <w:r w:rsidR="00A37201">
        <w:rPr>
          <w:rFonts w:ascii="Times New Roman" w:hAnsi="Times New Roman" w:cs="Times New Roman" w:hint="eastAsia"/>
        </w:rPr>
        <w:t>e</w:t>
      </w:r>
      <w:r>
        <w:rPr>
          <w:rFonts w:ascii="Times New Roman" w:hAnsi="Times New Roman" w:cs="Times New Roman" w:hint="eastAsia"/>
        </w:rPr>
        <w:t>ng</w:t>
      </w:r>
      <w:r w:rsidRPr="0046203B">
        <w:rPr>
          <w:rFonts w:ascii="Times New Roman" w:hAnsi="Times New Roman" w:cs="Times New Roman" w:hint="eastAsia"/>
          <w:vertAlign w:val="superscript"/>
        </w:rPr>
        <w:t>1</w:t>
      </w:r>
      <w:r>
        <w:rPr>
          <w:rFonts w:ascii="Times New Roman" w:hAnsi="Times New Roman" w:cs="Times New Roman" w:hint="eastAsia"/>
        </w:rPr>
        <w:t>, Jihong Min</w:t>
      </w:r>
      <w:r w:rsidRPr="0046203B">
        <w:rPr>
          <w:rFonts w:ascii="Times New Roman" w:hAnsi="Times New Roman" w:cs="Times New Roman" w:hint="eastAsia"/>
          <w:vertAlign w:val="superscript"/>
        </w:rPr>
        <w:t>1</w:t>
      </w:r>
      <w:r>
        <w:rPr>
          <w:rFonts w:ascii="Times New Roman" w:hAnsi="Times New Roman" w:cs="Times New Roman" w:hint="eastAsia"/>
        </w:rPr>
        <w:t xml:space="preserve">, </w:t>
      </w:r>
      <w:r w:rsidRPr="0046203B">
        <w:rPr>
          <w:rFonts w:ascii="Times New Roman" w:hAnsi="Times New Roman" w:cs="Times New Roman"/>
        </w:rPr>
        <w:t>Seokjoo Cho</w:t>
      </w:r>
      <w:r w:rsidRPr="0046203B">
        <w:rPr>
          <w:rFonts w:ascii="Times New Roman" w:hAnsi="Times New Roman" w:cs="Times New Roman" w:hint="eastAsia"/>
          <w:vertAlign w:val="superscript"/>
        </w:rPr>
        <w:t>1</w:t>
      </w:r>
      <w:r>
        <w:rPr>
          <w:rFonts w:ascii="Times New Roman" w:hAnsi="Times New Roman" w:cs="Times New Roman" w:hint="eastAsia"/>
        </w:rPr>
        <w:t>, Kaiyu Zhao</w:t>
      </w:r>
      <w:r w:rsidRPr="0046203B">
        <w:rPr>
          <w:rFonts w:ascii="Times New Roman" w:hAnsi="Times New Roman" w:cs="Times New Roman" w:hint="eastAsia"/>
          <w:vertAlign w:val="superscript"/>
        </w:rPr>
        <w:t>1</w:t>
      </w:r>
      <w:r>
        <w:rPr>
          <w:rFonts w:ascii="Times New Roman" w:hAnsi="Times New Roman" w:cs="Times New Roman" w:hint="eastAsia"/>
        </w:rPr>
        <w:t>, Shukun Yin</w:t>
      </w:r>
      <w:r w:rsidRPr="0046203B">
        <w:rPr>
          <w:rFonts w:ascii="Times New Roman" w:hAnsi="Times New Roman" w:cs="Times New Roman" w:hint="eastAsia"/>
          <w:vertAlign w:val="superscript"/>
        </w:rPr>
        <w:t>1</w:t>
      </w:r>
      <w:r>
        <w:rPr>
          <w:rFonts w:ascii="Times New Roman" w:hAnsi="Times New Roman" w:cs="Times New Roman" w:hint="eastAsia"/>
        </w:rPr>
        <w:t>, Yadong Xu</w:t>
      </w:r>
      <w:r w:rsidRPr="0046203B">
        <w:rPr>
          <w:rFonts w:ascii="Times New Roman" w:hAnsi="Times New Roman" w:cs="Times New Roman" w:hint="eastAsia"/>
          <w:vertAlign w:val="superscript"/>
        </w:rPr>
        <w:t>1</w:t>
      </w:r>
      <w:r>
        <w:rPr>
          <w:rFonts w:ascii="Times New Roman" w:hAnsi="Times New Roman" w:cs="Times New Roman" w:hint="eastAsia"/>
        </w:rPr>
        <w:t xml:space="preserve">, </w:t>
      </w:r>
      <w:r w:rsidRPr="0046203B">
        <w:rPr>
          <w:rFonts w:ascii="Times New Roman" w:hAnsi="Times New Roman" w:cs="Times New Roman"/>
        </w:rPr>
        <w:t>Gwangmook Kim</w:t>
      </w:r>
      <w:r w:rsidRPr="0046203B">
        <w:rPr>
          <w:rFonts w:ascii="Times New Roman" w:hAnsi="Times New Roman" w:cs="Times New Roman" w:hint="eastAsia"/>
          <w:vertAlign w:val="superscript"/>
        </w:rPr>
        <w:t>1</w:t>
      </w:r>
      <w:r>
        <w:rPr>
          <w:rFonts w:ascii="Times New Roman" w:hAnsi="Times New Roman" w:cs="Times New Roman" w:hint="eastAsia"/>
        </w:rPr>
        <w:t>,</w:t>
      </w:r>
      <w:r w:rsidRPr="0046203B">
        <w:rPr>
          <w:rFonts w:ascii="Times New Roman" w:hAnsi="Times New Roman" w:cs="Times New Roman" w:hint="eastAsia"/>
        </w:rPr>
        <w:t xml:space="preserve"> </w:t>
      </w:r>
      <w:r>
        <w:rPr>
          <w:rFonts w:ascii="Times New Roman" w:hAnsi="Times New Roman" w:cs="Times New Roman" w:hint="eastAsia"/>
        </w:rPr>
        <w:t>Peng Jin</w:t>
      </w:r>
      <w:r w:rsidRPr="0046203B">
        <w:rPr>
          <w:rFonts w:ascii="Times New Roman" w:hAnsi="Times New Roman" w:cs="Times New Roman" w:hint="eastAsia"/>
          <w:vertAlign w:val="superscript"/>
        </w:rPr>
        <w:t>1</w:t>
      </w:r>
      <w:r>
        <w:rPr>
          <w:rFonts w:ascii="Times New Roman" w:hAnsi="Times New Roman" w:cs="Times New Roman" w:hint="eastAsia"/>
        </w:rPr>
        <w:t>, Tammy Wong</w:t>
      </w:r>
      <w:r>
        <w:rPr>
          <w:rFonts w:ascii="Times New Roman" w:hAnsi="Times New Roman" w:cs="Times New Roman" w:hint="eastAsia"/>
          <w:vertAlign w:val="superscript"/>
        </w:rPr>
        <w:t>2</w:t>
      </w:r>
      <w:r w:rsidR="005D4C82">
        <w:rPr>
          <w:rFonts w:ascii="Times New Roman" w:hAnsi="Times New Roman" w:cs="Times New Roman" w:hint="eastAsia"/>
          <w:vertAlign w:val="superscript"/>
        </w:rPr>
        <w:t>,3</w:t>
      </w:r>
      <w:r>
        <w:rPr>
          <w:rFonts w:ascii="Times New Roman" w:hAnsi="Times New Roman" w:cs="Times New Roman" w:hint="eastAsia"/>
        </w:rPr>
        <w:t>, Richard Castriotta</w:t>
      </w:r>
      <w:r w:rsidR="005D4C82">
        <w:rPr>
          <w:rFonts w:ascii="Times New Roman" w:hAnsi="Times New Roman" w:cs="Times New Roman" w:hint="eastAsia"/>
          <w:vertAlign w:val="superscript"/>
        </w:rPr>
        <w:t>2</w:t>
      </w:r>
      <w:r>
        <w:rPr>
          <w:rFonts w:ascii="Times New Roman" w:hAnsi="Times New Roman" w:cs="Times New Roman" w:hint="eastAsia"/>
        </w:rPr>
        <w:t>, Wei Gao</w:t>
      </w:r>
      <w:r w:rsidRPr="0046203B">
        <w:rPr>
          <w:rFonts w:ascii="Times New Roman" w:hAnsi="Times New Roman" w:cs="Times New Roman" w:hint="eastAsia"/>
          <w:vertAlign w:val="superscript"/>
        </w:rPr>
        <w:t>1</w:t>
      </w:r>
      <w:r>
        <w:rPr>
          <w:rFonts w:ascii="Times New Roman" w:hAnsi="Times New Roman" w:cs="Times New Roman" w:hint="eastAsia"/>
        </w:rPr>
        <w:t>*</w:t>
      </w:r>
    </w:p>
    <w:p w14:paraId="750EFA46" w14:textId="01D3DA98" w:rsidR="0046203B" w:rsidRDefault="0046203B" w:rsidP="000A49F8">
      <w:pPr>
        <w:snapToGrid w:val="0"/>
        <w:spacing w:after="120" w:line="276" w:lineRule="auto"/>
        <w:jc w:val="both"/>
        <w:rPr>
          <w:rFonts w:ascii="Times New Roman" w:hAnsi="Times New Roman" w:cs="Times New Roman"/>
        </w:rPr>
      </w:pPr>
      <w:r w:rsidRPr="00287CA1">
        <w:rPr>
          <w:rFonts w:ascii="Times New Roman" w:hAnsi="Times New Roman" w:cs="Times New Roman"/>
          <w:vertAlign w:val="superscript"/>
        </w:rPr>
        <w:t>1</w:t>
      </w:r>
      <w:r w:rsidRPr="0046203B">
        <w:rPr>
          <w:rFonts w:ascii="Times New Roman" w:hAnsi="Times New Roman" w:cs="Times New Roman"/>
        </w:rPr>
        <w:t>Andrew and Peggy Cherng Department of Medical Engineering, Division of Engineering and Applied Science, California Institute of Technology, Pasadena, CA 91125, USA.</w:t>
      </w:r>
    </w:p>
    <w:p w14:paraId="07CD9CBF" w14:textId="32838309" w:rsidR="005D4C82" w:rsidRPr="0046203B" w:rsidRDefault="005D4C82" w:rsidP="005D4C82">
      <w:pPr>
        <w:snapToGrid w:val="0"/>
        <w:spacing w:after="120" w:line="276" w:lineRule="auto"/>
        <w:jc w:val="both"/>
        <w:rPr>
          <w:rFonts w:ascii="Times New Roman" w:hAnsi="Times New Roman" w:cs="Times New Roman"/>
        </w:rPr>
      </w:pPr>
      <w:r>
        <w:rPr>
          <w:rFonts w:ascii="Times New Roman" w:hAnsi="Times New Roman" w:cs="Times New Roman" w:hint="eastAsia"/>
          <w:vertAlign w:val="superscript"/>
        </w:rPr>
        <w:t>2</w:t>
      </w:r>
      <w:r w:rsidRPr="0013564D">
        <w:rPr>
          <w:rFonts w:ascii="Times New Roman" w:hAnsi="Times New Roman" w:cs="Times New Roman"/>
        </w:rPr>
        <w:t>Division of Pulmonary, Critical Care and Sleep Medicine</w:t>
      </w:r>
      <w:r>
        <w:rPr>
          <w:rFonts w:ascii="Times New Roman" w:hAnsi="Times New Roman" w:cs="Times New Roman" w:hint="eastAsia"/>
        </w:rPr>
        <w:t xml:space="preserve">, </w:t>
      </w:r>
      <w:r w:rsidRPr="0013564D">
        <w:rPr>
          <w:rFonts w:ascii="Times New Roman" w:hAnsi="Times New Roman" w:cs="Times New Roman"/>
        </w:rPr>
        <w:t>Department of Medicine</w:t>
      </w:r>
      <w:r>
        <w:rPr>
          <w:rFonts w:ascii="Times New Roman" w:hAnsi="Times New Roman" w:cs="Times New Roman" w:hint="eastAsia"/>
        </w:rPr>
        <w:t xml:space="preserve">, </w:t>
      </w:r>
      <w:r w:rsidRPr="0013564D">
        <w:rPr>
          <w:rFonts w:ascii="Times New Roman" w:hAnsi="Times New Roman" w:cs="Times New Roman"/>
        </w:rPr>
        <w:t>University of Southern California Keck School of Medicine</w:t>
      </w:r>
      <w:r>
        <w:rPr>
          <w:rFonts w:ascii="Times New Roman" w:hAnsi="Times New Roman" w:cs="Times New Roman" w:hint="eastAsia"/>
        </w:rPr>
        <w:t xml:space="preserve">, </w:t>
      </w:r>
      <w:r w:rsidRPr="0013564D">
        <w:rPr>
          <w:rFonts w:ascii="Times New Roman" w:hAnsi="Times New Roman" w:cs="Times New Roman"/>
        </w:rPr>
        <w:t>Los Angeles CA</w:t>
      </w:r>
      <w:r>
        <w:rPr>
          <w:rFonts w:ascii="Times New Roman" w:hAnsi="Times New Roman" w:cs="Times New Roman" w:hint="eastAsia"/>
        </w:rPr>
        <w:t xml:space="preserve"> </w:t>
      </w:r>
      <w:r w:rsidRPr="0013564D">
        <w:rPr>
          <w:rFonts w:ascii="Times New Roman" w:hAnsi="Times New Roman" w:cs="Times New Roman"/>
        </w:rPr>
        <w:t>90033</w:t>
      </w:r>
      <w:r>
        <w:rPr>
          <w:rFonts w:ascii="Times New Roman" w:hAnsi="Times New Roman" w:cs="Times New Roman" w:hint="eastAsia"/>
        </w:rPr>
        <w:t>, USA</w:t>
      </w:r>
    </w:p>
    <w:p w14:paraId="404296D8" w14:textId="38C25697" w:rsidR="0046203B" w:rsidRDefault="005D4C82" w:rsidP="000A49F8">
      <w:pPr>
        <w:snapToGrid w:val="0"/>
        <w:spacing w:after="120" w:line="276" w:lineRule="auto"/>
        <w:jc w:val="both"/>
        <w:rPr>
          <w:rFonts w:ascii="Times New Roman" w:hAnsi="Times New Roman" w:cs="Times New Roman"/>
        </w:rPr>
      </w:pPr>
      <w:r>
        <w:rPr>
          <w:rFonts w:ascii="Times New Roman" w:hAnsi="Times New Roman" w:cs="Times New Roman" w:hint="eastAsia"/>
          <w:vertAlign w:val="superscript"/>
        </w:rPr>
        <w:t>3</w:t>
      </w:r>
      <w:r w:rsidR="0046203B" w:rsidRPr="0046203B">
        <w:rPr>
          <w:rFonts w:ascii="Times New Roman" w:hAnsi="Times New Roman" w:cs="Times New Roman"/>
        </w:rPr>
        <w:t>Division of Pulmonary and Critical Care, Department of Medicine, University of California, Irvine School of Medicine, Irvine, CA</w:t>
      </w:r>
      <w:r w:rsidR="0046203B">
        <w:rPr>
          <w:rFonts w:ascii="Times New Roman" w:hAnsi="Times New Roman" w:cs="Times New Roman" w:hint="eastAsia"/>
        </w:rPr>
        <w:t xml:space="preserve"> </w:t>
      </w:r>
      <w:r w:rsidR="0013564D">
        <w:rPr>
          <w:rFonts w:ascii="Times New Roman" w:hAnsi="Times New Roman" w:cs="Times New Roman" w:hint="eastAsia"/>
        </w:rPr>
        <w:t>92697, USA</w:t>
      </w:r>
    </w:p>
    <w:p w14:paraId="3EC9AC5A" w14:textId="77777777" w:rsidR="0013564D" w:rsidRPr="0013564D" w:rsidRDefault="0013564D" w:rsidP="000A49F8">
      <w:pPr>
        <w:widowControl w:val="0"/>
        <w:snapToGrid w:val="0"/>
        <w:spacing w:before="80" w:after="80" w:line="360" w:lineRule="auto"/>
        <w:jc w:val="both"/>
        <w:rPr>
          <w:rFonts w:ascii="Times New Roman" w:hAnsi="Times New Roman" w:cs="Times New Roman"/>
        </w:rPr>
      </w:pPr>
      <w:bookmarkStart w:id="0" w:name="_Hlk33445539"/>
      <w:r w:rsidRPr="00EA6FE7">
        <w:rPr>
          <w:rFonts w:ascii="Times New Roman" w:hAnsi="Times New Roman" w:cs="Times New Roman"/>
        </w:rPr>
        <w:t>†</w:t>
      </w:r>
      <w:r w:rsidRPr="0013564D">
        <w:rPr>
          <w:rFonts w:ascii="Times New Roman" w:hAnsi="Times New Roman" w:cs="Times New Roman"/>
        </w:rPr>
        <w:t>These authors contribute equally to this work.</w:t>
      </w:r>
      <w:bookmarkEnd w:id="0"/>
    </w:p>
    <w:p w14:paraId="10805BC0" w14:textId="4D778296" w:rsidR="0013564D" w:rsidRPr="0046203B" w:rsidRDefault="0013564D" w:rsidP="000A49F8">
      <w:pPr>
        <w:spacing w:line="276" w:lineRule="auto"/>
        <w:jc w:val="both"/>
        <w:rPr>
          <w:rFonts w:ascii="Times New Roman" w:hAnsi="Times New Roman" w:cs="Times New Roman"/>
        </w:rPr>
      </w:pPr>
      <w:r w:rsidRPr="0013564D">
        <w:rPr>
          <w:rFonts w:ascii="Times New Roman" w:hAnsi="Times New Roman" w:cs="Times New Roman"/>
        </w:rPr>
        <w:t xml:space="preserve">*Corresponding author. </w:t>
      </w:r>
      <w:hyperlink r:id="rId5" w:history="1">
        <w:r w:rsidRPr="0013564D">
          <w:rPr>
            <w:rFonts w:ascii="Times New Roman" w:hAnsi="Times New Roman" w:cs="Times New Roman"/>
          </w:rPr>
          <w:t>weigao@caltech.edu</w:t>
        </w:r>
      </w:hyperlink>
      <w:r w:rsidRPr="0013564D">
        <w:rPr>
          <w:rFonts w:ascii="Times New Roman" w:hAnsi="Times New Roman" w:cs="Times New Roman"/>
        </w:rPr>
        <w:t xml:space="preserve">  </w:t>
      </w:r>
    </w:p>
    <w:p w14:paraId="677D2F21" w14:textId="385FFFA7" w:rsidR="001565C5" w:rsidRDefault="001565C5" w:rsidP="000A49F8">
      <w:pPr>
        <w:spacing w:before="240" w:line="276" w:lineRule="auto"/>
        <w:jc w:val="both"/>
        <w:rPr>
          <w:rFonts w:ascii="Times New Roman" w:hAnsi="Times New Roman" w:cs="Times New Roman"/>
        </w:rPr>
      </w:pPr>
      <w:r w:rsidRPr="00D24361">
        <w:rPr>
          <w:rFonts w:ascii="Times New Roman" w:hAnsi="Times New Roman" w:cs="Times New Roman"/>
          <w:b/>
          <w:bCs/>
        </w:rPr>
        <w:t xml:space="preserve">Abstract: </w:t>
      </w:r>
      <w:r w:rsidR="00923722" w:rsidRPr="00923722">
        <w:rPr>
          <w:rFonts w:ascii="Times New Roman" w:hAnsi="Times New Roman" w:cs="Times New Roman"/>
        </w:rPr>
        <w:t xml:space="preserve">Continuous monitoring of interacting physiological systems is </w:t>
      </w:r>
      <w:r w:rsidR="00864F21">
        <w:rPr>
          <w:rFonts w:ascii="Times New Roman" w:hAnsi="Times New Roman" w:cs="Times New Roman" w:hint="eastAsia"/>
        </w:rPr>
        <w:t>central to</w:t>
      </w:r>
      <w:r w:rsidR="00923722" w:rsidRPr="00923722">
        <w:rPr>
          <w:rFonts w:ascii="Times New Roman" w:hAnsi="Times New Roman" w:cs="Times New Roman"/>
        </w:rPr>
        <w:t xml:space="preserve"> digital health but remains </w:t>
      </w:r>
      <w:r w:rsidR="00864F21">
        <w:rPr>
          <w:rFonts w:ascii="Times New Roman" w:hAnsi="Times New Roman" w:cs="Times New Roman" w:hint="eastAsia"/>
        </w:rPr>
        <w:t>challenging</w:t>
      </w:r>
      <w:r w:rsidR="00923722" w:rsidRPr="00923722">
        <w:rPr>
          <w:rFonts w:ascii="Times New Roman" w:hAnsi="Times New Roman" w:cs="Times New Roman"/>
        </w:rPr>
        <w:t xml:space="preserve"> because wearable devices typically </w:t>
      </w:r>
      <w:r w:rsidR="00864F21">
        <w:rPr>
          <w:rFonts w:ascii="Times New Roman" w:hAnsi="Times New Roman" w:cs="Times New Roman" w:hint="eastAsia"/>
        </w:rPr>
        <w:t>capture</w:t>
      </w:r>
      <w:r w:rsidR="00923722" w:rsidRPr="00923722">
        <w:rPr>
          <w:rFonts w:ascii="Times New Roman" w:hAnsi="Times New Roman" w:cs="Times New Roman"/>
        </w:rPr>
        <w:t xml:space="preserve"> isolated signals from distributed body locations. The human ear provides a unique anatomical site where neural, cardiovascular, respiratory, and thermoregulatory signals converge, enabling integrated physiological monitoring from a single interface</w:t>
      </w:r>
      <w:r w:rsidR="00B90FCF" w:rsidRPr="00B90FCF">
        <w:rPr>
          <w:rFonts w:ascii="Times New Roman" w:hAnsi="Times New Roman" w:cs="Times New Roman"/>
        </w:rPr>
        <w:t xml:space="preserve">. </w:t>
      </w:r>
      <w:r w:rsidR="00BF7E9A" w:rsidRPr="00BF7E9A">
        <w:rPr>
          <w:rFonts w:ascii="Times New Roman" w:hAnsi="Times New Roman" w:cs="Times New Roman"/>
        </w:rPr>
        <w:t xml:space="preserve">Here we present EarSense, </w:t>
      </w:r>
      <w:r w:rsidR="007D59A2" w:rsidRPr="007D59A2">
        <w:rPr>
          <w:rFonts w:ascii="Times New Roman" w:hAnsi="Times New Roman" w:cs="Times New Roman"/>
        </w:rPr>
        <w:t>a smart earbud that integrates adaptive deep ear-canal electrophysiology enabled by shape-memory actuators and hydrogel electrodes with optical, thermal, electrodermal, and inertial sensing modalities</w:t>
      </w:r>
      <w:r w:rsidR="00BF7E9A" w:rsidRPr="00BF7E9A">
        <w:rPr>
          <w:rFonts w:ascii="Times New Roman" w:hAnsi="Times New Roman" w:cs="Times New Roman"/>
        </w:rPr>
        <w:t xml:space="preserve">. </w:t>
      </w:r>
      <w:r w:rsidR="007D59A2">
        <w:rPr>
          <w:rFonts w:ascii="Times New Roman" w:hAnsi="Times New Roman" w:cs="Times New Roman"/>
        </w:rPr>
        <w:t>EarSense</w:t>
      </w:r>
      <w:r w:rsidR="00BF7E9A" w:rsidRPr="00BF7E9A">
        <w:rPr>
          <w:rFonts w:ascii="Times New Roman" w:hAnsi="Times New Roman" w:cs="Times New Roman"/>
        </w:rPr>
        <w:t xml:space="preserve"> enables simultaneous acquisition of neural activity, reconstructed cardiac electrophysiology, vascular dynamics, respiration</w:t>
      </w:r>
      <w:r w:rsidR="00D000B0">
        <w:rPr>
          <w:rFonts w:ascii="Times New Roman" w:hAnsi="Times New Roman" w:cs="Times New Roman" w:hint="eastAsia"/>
        </w:rPr>
        <w:t xml:space="preserve"> patterns</w:t>
      </w:r>
      <w:r w:rsidR="00BF7E9A" w:rsidRPr="00BF7E9A">
        <w:rPr>
          <w:rFonts w:ascii="Times New Roman" w:hAnsi="Times New Roman" w:cs="Times New Roman"/>
        </w:rPr>
        <w:t>, core body temperature, electrodermal activity, and body motion from a single ear-worn device.</w:t>
      </w:r>
      <w:r w:rsidR="00BF7E9A">
        <w:rPr>
          <w:rFonts w:ascii="Times New Roman" w:hAnsi="Times New Roman" w:cs="Times New Roman" w:hint="eastAsia"/>
        </w:rPr>
        <w:t xml:space="preserve"> </w:t>
      </w:r>
      <w:r w:rsidR="001C6393">
        <w:rPr>
          <w:rFonts w:ascii="Times New Roman" w:hAnsi="Times New Roman" w:cs="Times New Roman" w:hint="eastAsia"/>
        </w:rPr>
        <w:t xml:space="preserve">In human studies, </w:t>
      </w:r>
      <w:r w:rsidR="007D59A2" w:rsidRPr="007D59A2">
        <w:rPr>
          <w:rFonts w:ascii="Times New Roman" w:hAnsi="Times New Roman" w:cs="Times New Roman"/>
        </w:rPr>
        <w:t xml:space="preserve">EarSense supports continuous monitoring during daily activities and sleep, enabling quantitative assessment of affective states, automated sleep staging with 89.9% agreement </w:t>
      </w:r>
      <w:r w:rsidR="001C6393">
        <w:rPr>
          <w:rFonts w:ascii="Times New Roman" w:hAnsi="Times New Roman" w:cs="Times New Roman" w:hint="eastAsia"/>
        </w:rPr>
        <w:t>with</w:t>
      </w:r>
      <w:r w:rsidR="007D59A2" w:rsidRPr="007D59A2">
        <w:rPr>
          <w:rFonts w:ascii="Times New Roman" w:hAnsi="Times New Roman" w:cs="Times New Roman"/>
        </w:rPr>
        <w:t xml:space="preserve"> polysomnography, and prediction of next-day cognitive performance. These results establish the </w:t>
      </w:r>
      <w:r w:rsidR="007D59A2" w:rsidRPr="009C14C6">
        <w:rPr>
          <w:rFonts w:ascii="Times New Roman" w:hAnsi="Times New Roman" w:cs="Times New Roman"/>
        </w:rPr>
        <w:t>ear</w:t>
      </w:r>
      <w:r w:rsidR="007D59A2" w:rsidRPr="007D59A2">
        <w:rPr>
          <w:rFonts w:ascii="Times New Roman" w:hAnsi="Times New Roman" w:cs="Times New Roman"/>
        </w:rPr>
        <w:t xml:space="preserve"> as a practical interface for integrated brain–body physiological monitoring in real-world settings.</w:t>
      </w:r>
    </w:p>
    <w:p w14:paraId="33E5C8A3" w14:textId="306F17D0" w:rsidR="007D59A2" w:rsidRPr="00F45633" w:rsidRDefault="00672CC5" w:rsidP="000A49F8">
      <w:pPr>
        <w:spacing w:before="240" w:line="276" w:lineRule="auto"/>
        <w:jc w:val="both"/>
        <w:rPr>
          <w:rFonts w:ascii="Times New Roman" w:hAnsi="Times New Roman" w:cs="Times New Roman"/>
          <w:b/>
          <w:bCs/>
        </w:rPr>
      </w:pPr>
      <w:r w:rsidRPr="00F45633">
        <w:rPr>
          <w:rFonts w:ascii="Times New Roman" w:hAnsi="Times New Roman" w:cs="Times New Roman"/>
          <w:b/>
          <w:bCs/>
        </w:rPr>
        <w:t>Main Text</w:t>
      </w:r>
    </w:p>
    <w:p w14:paraId="254005AD" w14:textId="48339E0E" w:rsidR="008B5E55" w:rsidRDefault="003A18EB" w:rsidP="000A49F8">
      <w:pPr>
        <w:spacing w:line="276" w:lineRule="auto"/>
        <w:jc w:val="both"/>
        <w:rPr>
          <w:rFonts w:ascii="Times New Roman" w:hAnsi="Times New Roman" w:cs="Times New Roman"/>
        </w:rPr>
      </w:pPr>
      <w:r w:rsidRPr="003A18EB">
        <w:rPr>
          <w:rFonts w:ascii="Times New Roman" w:hAnsi="Times New Roman" w:cs="Times New Roman"/>
        </w:rPr>
        <w:t xml:space="preserve">Continuous physiological </w:t>
      </w:r>
      <w:r w:rsidR="0093776E" w:rsidRPr="003A18EB">
        <w:rPr>
          <w:rFonts w:ascii="Times New Roman" w:hAnsi="Times New Roman" w:cs="Times New Roman"/>
        </w:rPr>
        <w:t xml:space="preserve">monitoring </w:t>
      </w:r>
      <w:r w:rsidRPr="003A18EB">
        <w:rPr>
          <w:rFonts w:ascii="Times New Roman" w:hAnsi="Times New Roman" w:cs="Times New Roman"/>
        </w:rPr>
        <w:t>in daily life is a central goal of digital health and personalized medicine</w:t>
      </w:r>
      <w:r>
        <w:rPr>
          <w:rFonts w:ascii="Times New Roman" w:hAnsi="Times New Roman" w:cs="Times New Roman" w:hint="eastAsia"/>
        </w:rPr>
        <w:t xml:space="preserve"> </w:t>
      </w:r>
      <w:r w:rsidR="008F6C03" w:rsidRPr="00D24361">
        <w:rPr>
          <w:rFonts w:ascii="Times New Roman" w:hAnsi="Times New Roman" w:cs="Times New Roman"/>
        </w:rPr>
        <w:fldChar w:fldCharType="begin">
          <w:fldData xml:space="preserve">PEVuZE5vdGU+PENpdGU+PEF1dGhvcj5Ub3BvbDwvQXV0aG9yPjxZZWFyPjIwMTk8L1llYXI+PFJl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</w:fldData>
        </w:fldChar>
      </w:r>
      <w:r w:rsidR="00FC530E">
        <w:rPr>
          <w:rFonts w:ascii="Times New Roman" w:hAnsi="Times New Roman" w:cs="Times New Roman"/>
        </w:rPr>
        <w:instrText xml:space="preserve"> ADDIN EN.CITE </w:instrText>
      </w:r>
      <w:r w:rsidR="00FC530E">
        <w:rPr>
          <w:rFonts w:ascii="Times New Roman" w:hAnsi="Times New Roman" w:cs="Times New Roman"/>
        </w:rPr>
        <w:fldChar w:fldCharType="begin">
          <w:fldData xml:space="preserve">PEVuZE5vdGU+PENpdGU+PEF1dGhvcj5Ub3BvbDwvQXV0aG9yPjxZZWFyPjIwMTk8L1llYXI+PFJl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</w:fldData>
        </w:fldChar>
      </w:r>
      <w:r w:rsidR="00FC530E">
        <w:rPr>
          <w:rFonts w:ascii="Times New Roman" w:hAnsi="Times New Roman" w:cs="Times New Roman"/>
        </w:rPr>
        <w:instrText xml:space="preserve"> ADDIN EN.CITE.DATA </w:instrText>
      </w:r>
      <w:r w:rsidR="00FC530E">
        <w:rPr>
          <w:rFonts w:ascii="Times New Roman" w:hAnsi="Times New Roman" w:cs="Times New Roman"/>
        </w:rPr>
      </w:r>
      <w:r w:rsidR="00FC530E">
        <w:rPr>
          <w:rFonts w:ascii="Times New Roman" w:hAnsi="Times New Roman" w:cs="Times New Roman"/>
        </w:rPr>
        <w:fldChar w:fldCharType="end"/>
      </w:r>
      <w:r w:rsidR="008F6C03" w:rsidRPr="00D24361">
        <w:rPr>
          <w:rFonts w:ascii="Times New Roman" w:hAnsi="Times New Roman" w:cs="Times New Roman"/>
        </w:rPr>
      </w:r>
      <w:r w:rsidR="008F6C03" w:rsidRPr="00D24361">
        <w:rPr>
          <w:rFonts w:ascii="Times New Roman" w:hAnsi="Times New Roman" w:cs="Times New Roman"/>
        </w:rPr>
        <w:fldChar w:fldCharType="separate"/>
      </w:r>
      <w:r w:rsidR="008F6C03" w:rsidRPr="00D24361">
        <w:rPr>
          <w:rFonts w:ascii="Times New Roman" w:hAnsi="Times New Roman" w:cs="Times New Roman"/>
          <w:noProof/>
        </w:rPr>
        <w:t>(</w:t>
      </w:r>
      <w:r w:rsidR="008F6C03" w:rsidRPr="00D24361">
        <w:rPr>
          <w:rFonts w:ascii="Times New Roman" w:hAnsi="Times New Roman" w:cs="Times New Roman"/>
          <w:i/>
          <w:noProof/>
        </w:rPr>
        <w:t>1-5</w:t>
      </w:r>
      <w:r w:rsidR="008F6C03" w:rsidRPr="00D24361">
        <w:rPr>
          <w:rFonts w:ascii="Times New Roman" w:hAnsi="Times New Roman" w:cs="Times New Roman"/>
          <w:noProof/>
        </w:rPr>
        <w:t>)</w:t>
      </w:r>
      <w:r w:rsidR="008F6C03" w:rsidRPr="00D24361">
        <w:rPr>
          <w:rFonts w:ascii="Times New Roman" w:hAnsi="Times New Roman" w:cs="Times New Roman"/>
        </w:rPr>
        <w:fldChar w:fldCharType="end"/>
      </w:r>
      <w:r w:rsidR="009C37EF" w:rsidRPr="00D24361">
        <w:rPr>
          <w:rFonts w:ascii="Times New Roman" w:hAnsi="Times New Roman" w:cs="Times New Roman"/>
        </w:rPr>
        <w:t xml:space="preserve">. </w:t>
      </w:r>
      <w:r w:rsidR="00427004" w:rsidRPr="00427004">
        <w:rPr>
          <w:rFonts w:ascii="Times New Roman" w:hAnsi="Times New Roman" w:cs="Times New Roman"/>
        </w:rPr>
        <w:t xml:space="preserve">Wearable technologies have </w:t>
      </w:r>
      <w:r w:rsidR="005B378C">
        <w:rPr>
          <w:rFonts w:ascii="Times New Roman" w:hAnsi="Times New Roman" w:cs="Times New Roman" w:hint="eastAsia"/>
        </w:rPr>
        <w:t>advanced</w:t>
      </w:r>
      <w:r w:rsidR="00427004" w:rsidRPr="00427004">
        <w:rPr>
          <w:rFonts w:ascii="Times New Roman" w:hAnsi="Times New Roman" w:cs="Times New Roman"/>
        </w:rPr>
        <w:t xml:space="preserve"> this vision by enabling continuous measurement of vital signs outside clinical environments</w:t>
      </w:r>
      <w:r w:rsidR="00427004">
        <w:rPr>
          <w:rFonts w:ascii="Times New Roman" w:hAnsi="Times New Roman" w:cs="Times New Roman" w:hint="eastAsia"/>
        </w:rPr>
        <w:t xml:space="preserve"> </w:t>
      </w:r>
      <w:r w:rsidR="00E52B90" w:rsidRPr="00D24361">
        <w:rPr>
          <w:rFonts w:ascii="Times New Roman" w:hAnsi="Times New Roman" w:cs="Times New Roman"/>
        </w:rPr>
        <w:fldChar w:fldCharType="begin">
          <w:fldData xml:space="preserve">PEVuZE5vdGU+PENpdGU+PEF1dGhvcj5IZW5nPC9BdXRob3I+PFllYXI+MjAyNDwvWWVhcj48UmVj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</w:fldData>
        </w:fldChar>
      </w:r>
      <w:r w:rsidR="00D73F59">
        <w:rPr>
          <w:rFonts w:ascii="Times New Roman" w:hAnsi="Times New Roman" w:cs="Times New Roman"/>
        </w:rPr>
        <w:instrText xml:space="preserve"> ADDIN EN.CITE </w:instrText>
      </w:r>
      <w:r w:rsidR="00D73F59">
        <w:rPr>
          <w:rFonts w:ascii="Times New Roman" w:hAnsi="Times New Roman" w:cs="Times New Roman"/>
        </w:rPr>
        <w:fldChar w:fldCharType="begin">
          <w:fldData xml:space="preserve">PEVuZE5vdGU+PENpdGU+PEF1dGhvcj5IZW5nPC9BdXRob3I+PFllYXI+MjAyNDwvWWVhcj48UmVj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</w:fldData>
        </w:fldChar>
      </w:r>
      <w:r w:rsidR="00D73F59">
        <w:rPr>
          <w:rFonts w:ascii="Times New Roman" w:hAnsi="Times New Roman" w:cs="Times New Roman"/>
        </w:rPr>
        <w:instrText xml:space="preserve"> ADDIN EN.CITE.DATA </w:instrText>
      </w:r>
      <w:r w:rsidR="00D73F59">
        <w:rPr>
          <w:rFonts w:ascii="Times New Roman" w:hAnsi="Times New Roman" w:cs="Times New Roman"/>
        </w:rPr>
      </w:r>
      <w:r w:rsidR="00D73F59">
        <w:rPr>
          <w:rFonts w:ascii="Times New Roman" w:hAnsi="Times New Roman" w:cs="Times New Roman"/>
        </w:rPr>
        <w:fldChar w:fldCharType="end"/>
      </w:r>
      <w:r w:rsidR="00E52B90" w:rsidRPr="00D24361">
        <w:rPr>
          <w:rFonts w:ascii="Times New Roman" w:hAnsi="Times New Roman" w:cs="Times New Roman"/>
        </w:rPr>
      </w:r>
      <w:r w:rsidR="00E52B90" w:rsidRPr="00D24361">
        <w:rPr>
          <w:rFonts w:ascii="Times New Roman" w:hAnsi="Times New Roman" w:cs="Times New Roman"/>
        </w:rPr>
        <w:fldChar w:fldCharType="separate"/>
      </w:r>
      <w:r w:rsidR="00E52B90" w:rsidRPr="00D24361">
        <w:rPr>
          <w:rFonts w:ascii="Times New Roman" w:hAnsi="Times New Roman" w:cs="Times New Roman"/>
          <w:noProof/>
        </w:rPr>
        <w:t>(</w:t>
      </w:r>
      <w:r w:rsidR="00E52B90" w:rsidRPr="00D24361">
        <w:rPr>
          <w:rFonts w:ascii="Times New Roman" w:hAnsi="Times New Roman" w:cs="Times New Roman"/>
          <w:i/>
          <w:noProof/>
        </w:rPr>
        <w:t>6-10</w:t>
      </w:r>
      <w:r w:rsidR="00E52B90" w:rsidRPr="00D24361">
        <w:rPr>
          <w:rFonts w:ascii="Times New Roman" w:hAnsi="Times New Roman" w:cs="Times New Roman"/>
          <w:noProof/>
        </w:rPr>
        <w:t>)</w:t>
      </w:r>
      <w:r w:rsidR="00E52B90" w:rsidRPr="00D24361">
        <w:rPr>
          <w:rFonts w:ascii="Times New Roman" w:hAnsi="Times New Roman" w:cs="Times New Roman"/>
        </w:rPr>
        <w:fldChar w:fldCharType="end"/>
      </w:r>
      <w:r w:rsidR="00C64A7E" w:rsidRPr="00D24361">
        <w:rPr>
          <w:rFonts w:ascii="Times New Roman" w:hAnsi="Times New Roman" w:cs="Times New Roman"/>
        </w:rPr>
        <w:t xml:space="preserve">. </w:t>
      </w:r>
      <w:r w:rsidR="008B5E55" w:rsidRPr="008B5E55">
        <w:rPr>
          <w:rFonts w:ascii="Times New Roman" w:hAnsi="Times New Roman" w:cs="Times New Roman"/>
        </w:rPr>
        <w:t>However, human physiology arises from tightly coupl</w:t>
      </w:r>
      <w:r w:rsidR="005E5E7D">
        <w:rPr>
          <w:rFonts w:ascii="Times New Roman" w:hAnsi="Times New Roman" w:cs="Times New Roman" w:hint="eastAsia"/>
        </w:rPr>
        <w:t>ing</w:t>
      </w:r>
      <w:r w:rsidR="008B5E55" w:rsidRPr="008B5E55">
        <w:rPr>
          <w:rFonts w:ascii="Times New Roman" w:hAnsi="Times New Roman" w:cs="Times New Roman"/>
        </w:rPr>
        <w:t xml:space="preserve"> among neural, cardiovascular, respiratory, thermoregulatory, and </w:t>
      </w:r>
      <w:r w:rsidR="00E10A0E" w:rsidRPr="002D699B">
        <w:rPr>
          <w:rFonts w:ascii="Times New Roman" w:hAnsi="Times New Roman" w:cs="Times New Roman"/>
        </w:rPr>
        <w:t>sympathetic</w:t>
      </w:r>
      <w:r w:rsidR="008B5E55" w:rsidRPr="008B5E55">
        <w:rPr>
          <w:rFonts w:ascii="Times New Roman" w:hAnsi="Times New Roman" w:cs="Times New Roman"/>
        </w:rPr>
        <w:t xml:space="preserve"> systems</w:t>
      </w:r>
      <w:r w:rsidR="006C77D2">
        <w:rPr>
          <w:rFonts w:ascii="Times New Roman" w:hAnsi="Times New Roman" w:cs="Times New Roman" w:hint="eastAsia"/>
        </w:rPr>
        <w:t xml:space="preserve"> </w:t>
      </w:r>
      <w:r w:rsidR="006C77D2" w:rsidRPr="00D24361">
        <w:rPr>
          <w:rFonts w:ascii="Times New Roman" w:hAnsi="Times New Roman" w:cs="Times New Roman"/>
        </w:rPr>
        <w:fldChar w:fldCharType="begin"/>
      </w:r>
      <w:r w:rsidR="006C77D2">
        <w:rPr>
          <w:rFonts w:ascii="Times New Roman" w:hAnsi="Times New Roman" w:cs="Times New Roman"/>
        </w:rPr>
        <w:instrText xml:space="preserve"> ADDIN EN.CITE &lt;EndNote&gt;&lt;Cite&gt;&lt;Author&gt;Mahato&lt;/Author&gt;&lt;Year&gt;2024&lt;/Year&gt;&lt;RecNum&gt;33&lt;/RecNum&gt;&lt;DisplayText&gt;(&lt;style face="italic"&gt;11&lt;/style&gt;)&lt;/DisplayText&gt;&lt;record&gt;&lt;rec-number&gt;33&lt;/rec-number&gt;&lt;foreign-keys&gt;&lt;key app="EN" db-id="0zwvdffvypze9tees0av5w9uvv5wtzztw9et" timestamp="1773171428"&gt;33&lt;/key&gt;&lt;/foreign-keys&gt;&lt;ref-type name="Journal Article"&gt;17&lt;/ref-type&gt;&lt;contributors&gt;&lt;authors&gt;&lt;author&gt;Mahato, Kuldeep&lt;/author&gt;&lt;author&gt;Saha, Tamoghna&lt;/author&gt;&lt;author&gt;Ding, Shichao&lt;/author&gt;&lt;author&gt;Sandhu, Samar S.&lt;/author&gt;&lt;author&gt;Chang, An-Yi&lt;/author&gt;&lt;author&gt;Wang, Joseph&lt;/author&gt;&lt;/authors&gt;&lt;/contributors&gt;&lt;titles&gt;&lt;title&gt;Hybrid multimodal wearable sensors for comprehensive health monitoring&lt;/title&gt;&lt;secondary-title&gt;Nature Electronics&lt;/secondary-title&gt;&lt;/titles&gt;&lt;periodical&gt;&lt;full-title&gt;Nature Electronics&lt;/full-title&gt;&lt;abbr-1&gt;Nat. Electron.&lt;/abbr-1&gt;&lt;/periodical&gt;&lt;pages&gt;735-750&lt;/pages&gt;&lt;volume&gt;7&lt;/volume&gt;&lt;number&gt;9&lt;/number&gt;&lt;dates&gt;&lt;year&gt;2024&lt;/year&gt;&lt;pub-dates&gt;&lt;date&gt;2024/09/01&lt;/date&gt;&lt;/pub-dates&gt;&lt;/dates&gt;&lt;isbn&gt;2520-1131&lt;/isbn&gt;&lt;urls&gt;&lt;related-urls&gt;&lt;url&gt;https://doi.org/10.1038/s41928-024-01247-4&lt;/url&gt;&lt;/related-urls&gt;&lt;/urls&gt;&lt;electronic-resource-num&gt;10.1038/s41928-024-01247-4&lt;/electronic-resource-num&gt;&lt;/record&gt;&lt;/Cite&gt;&lt;/EndNote&gt;</w:instrText>
      </w:r>
      <w:r w:rsidR="006C77D2" w:rsidRPr="00D24361">
        <w:rPr>
          <w:rFonts w:ascii="Times New Roman" w:hAnsi="Times New Roman" w:cs="Times New Roman"/>
        </w:rPr>
        <w:fldChar w:fldCharType="separate"/>
      </w:r>
      <w:r w:rsidR="006C77D2" w:rsidRPr="00D24361">
        <w:rPr>
          <w:rFonts w:ascii="Times New Roman" w:hAnsi="Times New Roman" w:cs="Times New Roman"/>
          <w:noProof/>
        </w:rPr>
        <w:t>(</w:t>
      </w:r>
      <w:r w:rsidR="006C77D2" w:rsidRPr="00D24361">
        <w:rPr>
          <w:rFonts w:ascii="Times New Roman" w:hAnsi="Times New Roman" w:cs="Times New Roman"/>
          <w:i/>
          <w:noProof/>
        </w:rPr>
        <w:t>11</w:t>
      </w:r>
      <w:r w:rsidR="006C77D2" w:rsidRPr="00D24361">
        <w:rPr>
          <w:rFonts w:ascii="Times New Roman" w:hAnsi="Times New Roman" w:cs="Times New Roman"/>
          <w:noProof/>
        </w:rPr>
        <w:t>)</w:t>
      </w:r>
      <w:r w:rsidR="006C77D2" w:rsidRPr="00D24361">
        <w:rPr>
          <w:rFonts w:ascii="Times New Roman" w:hAnsi="Times New Roman" w:cs="Times New Roman"/>
        </w:rPr>
        <w:fldChar w:fldCharType="end"/>
      </w:r>
      <w:r w:rsidR="008B5E55" w:rsidRPr="008B5E55">
        <w:rPr>
          <w:rFonts w:ascii="Times New Roman" w:hAnsi="Times New Roman" w:cs="Times New Roman"/>
        </w:rPr>
        <w:t xml:space="preserve">. Most wearable devices </w:t>
      </w:r>
      <w:r w:rsidR="008B5E55" w:rsidRPr="00412C2B">
        <w:rPr>
          <w:rFonts w:ascii="Times New Roman" w:hAnsi="Times New Roman" w:cs="Times New Roman"/>
        </w:rPr>
        <w:t>monitor only a limited subset of these signals from isolated body locations</w:t>
      </w:r>
      <w:r w:rsidR="008B5E55" w:rsidRPr="008B5E55">
        <w:rPr>
          <w:rFonts w:ascii="Times New Roman" w:hAnsi="Times New Roman" w:cs="Times New Roman"/>
        </w:rPr>
        <w:t>—for example, wrist-based photoplethysmography</w:t>
      </w:r>
      <w:r w:rsidR="00A67276">
        <w:rPr>
          <w:rFonts w:ascii="Times New Roman" w:hAnsi="Times New Roman" w:cs="Times New Roman" w:hint="eastAsia"/>
        </w:rPr>
        <w:t xml:space="preserve"> (PPG)</w:t>
      </w:r>
      <w:r w:rsidR="008B5E55" w:rsidRPr="008B5E55">
        <w:rPr>
          <w:rFonts w:ascii="Times New Roman" w:hAnsi="Times New Roman" w:cs="Times New Roman"/>
        </w:rPr>
        <w:t xml:space="preserve"> for heart rate, chest patches for electrocardiography</w:t>
      </w:r>
      <w:r w:rsidR="00A67276">
        <w:rPr>
          <w:rFonts w:ascii="Times New Roman" w:hAnsi="Times New Roman" w:cs="Times New Roman" w:hint="eastAsia"/>
        </w:rPr>
        <w:t xml:space="preserve"> (ECG)</w:t>
      </w:r>
      <w:r w:rsidR="008B5E55" w:rsidRPr="008B5E55">
        <w:rPr>
          <w:rFonts w:ascii="Times New Roman" w:hAnsi="Times New Roman" w:cs="Times New Roman"/>
        </w:rPr>
        <w:t>, or scalp electrodes for electroencephalography</w:t>
      </w:r>
      <w:r w:rsidR="00A67276">
        <w:rPr>
          <w:rFonts w:ascii="Times New Roman" w:hAnsi="Times New Roman" w:cs="Times New Roman" w:hint="eastAsia"/>
        </w:rPr>
        <w:t xml:space="preserve"> (EEG)</w:t>
      </w:r>
      <w:r w:rsidR="008B5E55" w:rsidRPr="008B5E55">
        <w:rPr>
          <w:rFonts w:ascii="Times New Roman" w:hAnsi="Times New Roman" w:cs="Times New Roman"/>
        </w:rPr>
        <w:t xml:space="preserve">. As a result, current systems provide </w:t>
      </w:r>
      <w:r w:rsidR="008B5E55" w:rsidRPr="00412C2B">
        <w:rPr>
          <w:rFonts w:ascii="Times New Roman" w:hAnsi="Times New Roman" w:cs="Times New Roman"/>
        </w:rPr>
        <w:t xml:space="preserve">fragmented </w:t>
      </w:r>
      <w:r w:rsidR="008B5E55" w:rsidRPr="00412C2B">
        <w:rPr>
          <w:rFonts w:ascii="Times New Roman" w:hAnsi="Times New Roman" w:cs="Times New Roman"/>
        </w:rPr>
        <w:lastRenderedPageBreak/>
        <w:t xml:space="preserve">physiological information and </w:t>
      </w:r>
      <w:r w:rsidR="00672CC5" w:rsidRPr="00412C2B">
        <w:rPr>
          <w:rFonts w:ascii="Times New Roman" w:hAnsi="Times New Roman" w:cs="Times New Roman"/>
        </w:rPr>
        <w:t>fail</w:t>
      </w:r>
      <w:r w:rsidR="008B5E55" w:rsidRPr="00412C2B">
        <w:rPr>
          <w:rFonts w:ascii="Times New Roman" w:hAnsi="Times New Roman" w:cs="Times New Roman"/>
        </w:rPr>
        <w:t xml:space="preserve"> to capture coordinated brain–body dynamics </w:t>
      </w:r>
      <w:r w:rsidR="00305D40" w:rsidRPr="00412C2B">
        <w:rPr>
          <w:rFonts w:ascii="Times New Roman" w:hAnsi="Times New Roman" w:cs="Times New Roman"/>
        </w:rPr>
        <w:t>underlying</w:t>
      </w:r>
      <w:r w:rsidR="008B5E55" w:rsidRPr="00412C2B">
        <w:rPr>
          <w:rFonts w:ascii="Times New Roman" w:hAnsi="Times New Roman" w:cs="Times New Roman"/>
        </w:rPr>
        <w:t xml:space="preserve"> health, behavior, and cognitive performance.</w:t>
      </w:r>
    </w:p>
    <w:p w14:paraId="37DFE329" w14:textId="15A3105F" w:rsidR="009E01FC" w:rsidRDefault="009E01FC" w:rsidP="000A49F8">
      <w:pPr>
        <w:spacing w:line="276" w:lineRule="auto"/>
        <w:jc w:val="both"/>
        <w:rPr>
          <w:rFonts w:ascii="Times New Roman" w:hAnsi="Times New Roman" w:cs="Times New Roman"/>
        </w:rPr>
      </w:pPr>
      <w:r w:rsidRPr="009E01FC">
        <w:rPr>
          <w:rFonts w:ascii="Times New Roman" w:hAnsi="Times New Roman" w:cs="Times New Roman"/>
        </w:rPr>
        <w:t>Achieving integrated monitoring of multiple physiological systems with wearable</w:t>
      </w:r>
      <w:r w:rsidR="0093776E">
        <w:rPr>
          <w:rFonts w:ascii="Times New Roman" w:hAnsi="Times New Roman" w:cs="Times New Roman" w:hint="eastAsia"/>
        </w:rPr>
        <w:t>s</w:t>
      </w:r>
      <w:r w:rsidRPr="009E01FC">
        <w:rPr>
          <w:rFonts w:ascii="Times New Roman" w:hAnsi="Times New Roman" w:cs="Times New Roman"/>
        </w:rPr>
        <w:t xml:space="preserve"> remains challenging. Key physiological signals originate from spatially distributed organs and tissues and are traditionally measured at different anatomical locations. </w:t>
      </w:r>
      <w:r w:rsidR="002F0536">
        <w:rPr>
          <w:rFonts w:ascii="Times New Roman" w:hAnsi="Times New Roman" w:cs="Times New Roman"/>
        </w:rPr>
        <w:t>Although c</w:t>
      </w:r>
      <w:r w:rsidRPr="009E01FC">
        <w:rPr>
          <w:rFonts w:ascii="Times New Roman" w:hAnsi="Times New Roman" w:cs="Times New Roman"/>
        </w:rPr>
        <w:t>ombining multiple devices can in principle provide a more complete picture of physiological state</w:t>
      </w:r>
      <w:r w:rsidR="00E41BF4">
        <w:rPr>
          <w:rFonts w:ascii="Times New Roman" w:hAnsi="Times New Roman" w:cs="Times New Roman" w:hint="eastAsia"/>
        </w:rPr>
        <w:t xml:space="preserve"> </w:t>
      </w:r>
      <w:r w:rsidR="00E41BF4" w:rsidRPr="00D24361">
        <w:rPr>
          <w:rFonts w:ascii="Times New Roman" w:hAnsi="Times New Roman" w:cs="Times New Roman"/>
        </w:rPr>
        <w:fldChar w:fldCharType="begin"/>
      </w:r>
      <w:r w:rsidR="00E41BF4">
        <w:rPr>
          <w:rFonts w:ascii="Times New Roman" w:hAnsi="Times New Roman" w:cs="Times New Roman"/>
        </w:rPr>
        <w:instrText xml:space="preserve"> ADDIN EN.CITE &lt;EndNote&gt;&lt;Cite&gt;&lt;Author&gt;Lin&lt;/Author&gt;&lt;Year&gt;2020&lt;/Year&gt;&lt;RecNum&gt;30&lt;/RecNum&gt;&lt;DisplayText&gt;(&lt;style face="italic"&gt;12&lt;/style&gt;)&lt;/DisplayText&gt;&lt;record&gt;&lt;rec-number&gt;30&lt;/rec-number&gt;&lt;foreign-keys&gt;&lt;key app="EN" db-id="0zwvdffvypze9tees0av5w9uvv5wtzztw9et" timestamp="1773171428"&gt;30&lt;/key&gt;&lt;/foreign-keys&gt;&lt;ref-type name="Journal Article"&gt;17&lt;/ref-type&gt;&lt;contributors&gt;&lt;authors&gt;&lt;author&gt;Lin, Rongzhou&lt;/author&gt;&lt;author&gt;Kim, Han-Joon&lt;/author&gt;&lt;author&gt;Achavananthadith, Sippanat&lt;/author&gt;&lt;author&gt;Kurt, Selman A.&lt;/author&gt;&lt;author&gt;Tan, Shawn C. C.&lt;/author&gt;&lt;author&gt;Yao, Haicheng&lt;/author&gt;&lt;author&gt;Tee, Benjamin C. K.&lt;/author&gt;&lt;author&gt;Lee, Jason K. W.&lt;/author&gt;&lt;author&gt;Ho, John S.&lt;/author&gt;&lt;/authors&gt;&lt;/contributors&gt;&lt;titles&gt;&lt;title&gt;Wireless battery-free body sensor networks using near-field-enabled clothing&lt;/title&gt;&lt;secondary-title&gt;Nature Communications&lt;/secondary-title&gt;&lt;/titles&gt;&lt;periodical&gt;&lt;full-title&gt;Nature Communications&lt;/full-title&gt;&lt;abbr-1&gt;Nat. Commun.&lt;/abbr-1&gt;&lt;/periodical&gt;&lt;pages&gt;444&lt;/pages&gt;&lt;volume&gt;11&lt;/volume&gt;&lt;number&gt;1&lt;/number&gt;&lt;dates&gt;&lt;year&gt;2020&lt;/year&gt;&lt;pub-dates&gt;&lt;date&gt;2020/01/23&lt;/date&gt;&lt;/pub-dates&gt;&lt;/dates&gt;&lt;isbn&gt;2041-1723&lt;/isbn&gt;&lt;urls&gt;&lt;related-urls&gt;&lt;url&gt;https://doi.org/10.1038/s41467-020-14311-2&lt;/url&gt;&lt;/related-urls&gt;&lt;/urls&gt;&lt;electronic-resource-num&gt;10.1038/s41467-020-14311-2&lt;/electronic-resource-num&gt;&lt;/record&gt;&lt;/Cite&gt;&lt;/EndNote&gt;</w:instrText>
      </w:r>
      <w:r w:rsidR="00E41BF4" w:rsidRPr="00D24361">
        <w:rPr>
          <w:rFonts w:ascii="Times New Roman" w:hAnsi="Times New Roman" w:cs="Times New Roman"/>
        </w:rPr>
        <w:fldChar w:fldCharType="separate"/>
      </w:r>
      <w:r w:rsidR="00E41BF4" w:rsidRPr="00D24361">
        <w:rPr>
          <w:rFonts w:ascii="Times New Roman" w:hAnsi="Times New Roman" w:cs="Times New Roman"/>
          <w:noProof/>
        </w:rPr>
        <w:t>(</w:t>
      </w:r>
      <w:r w:rsidR="00E41BF4" w:rsidRPr="00D24361">
        <w:rPr>
          <w:rFonts w:ascii="Times New Roman" w:hAnsi="Times New Roman" w:cs="Times New Roman"/>
          <w:i/>
          <w:noProof/>
        </w:rPr>
        <w:t>12</w:t>
      </w:r>
      <w:r w:rsidR="00E41BF4" w:rsidRPr="00D24361">
        <w:rPr>
          <w:rFonts w:ascii="Times New Roman" w:hAnsi="Times New Roman" w:cs="Times New Roman"/>
          <w:noProof/>
        </w:rPr>
        <w:t>)</w:t>
      </w:r>
      <w:r w:rsidR="00E41BF4" w:rsidRPr="00D24361">
        <w:rPr>
          <w:rFonts w:ascii="Times New Roman" w:hAnsi="Times New Roman" w:cs="Times New Roman"/>
        </w:rPr>
        <w:fldChar w:fldCharType="end"/>
      </w:r>
      <w:r w:rsidRPr="009E01FC">
        <w:rPr>
          <w:rFonts w:ascii="Times New Roman" w:hAnsi="Times New Roman" w:cs="Times New Roman"/>
        </w:rPr>
        <w:t>, distributed sensing</w:t>
      </w:r>
      <w:r w:rsidR="002F0536">
        <w:rPr>
          <w:rFonts w:ascii="Times New Roman" w:hAnsi="Times New Roman" w:cs="Times New Roman"/>
        </w:rPr>
        <w:t xml:space="preserve"> </w:t>
      </w:r>
      <w:r w:rsidRPr="009E01FC">
        <w:rPr>
          <w:rFonts w:ascii="Times New Roman" w:hAnsi="Times New Roman" w:cs="Times New Roman"/>
        </w:rPr>
        <w:t>increase</w:t>
      </w:r>
      <w:r w:rsidR="002F0536">
        <w:rPr>
          <w:rFonts w:ascii="Times New Roman" w:hAnsi="Times New Roman" w:cs="Times New Roman"/>
        </w:rPr>
        <w:t>s</w:t>
      </w:r>
      <w:r w:rsidRPr="009E01FC">
        <w:rPr>
          <w:rFonts w:ascii="Times New Roman" w:hAnsi="Times New Roman" w:cs="Times New Roman"/>
        </w:rPr>
        <w:t xml:space="preserve"> system complexity, introduce</w:t>
      </w:r>
      <w:r w:rsidR="002F0536">
        <w:rPr>
          <w:rFonts w:ascii="Times New Roman" w:hAnsi="Times New Roman" w:cs="Times New Roman"/>
        </w:rPr>
        <w:t>s</w:t>
      </w:r>
      <w:r w:rsidRPr="009E01FC">
        <w:rPr>
          <w:rFonts w:ascii="Times New Roman" w:hAnsi="Times New Roman" w:cs="Times New Roman"/>
        </w:rPr>
        <w:t xml:space="preserve"> synchronization and calibration challenges, and burdens users.  </w:t>
      </w:r>
      <w:r w:rsidR="00274503" w:rsidRPr="00274503">
        <w:rPr>
          <w:rFonts w:ascii="Times New Roman" w:hAnsi="Times New Roman" w:cs="Times New Roman"/>
        </w:rPr>
        <w:t xml:space="preserve">Moreover, neural monitoring—essential for understanding brain–body regulation—remains difficult to </w:t>
      </w:r>
      <w:r w:rsidR="00A84B59">
        <w:rPr>
          <w:rFonts w:ascii="Times New Roman" w:hAnsi="Times New Roman" w:cs="Times New Roman" w:hint="eastAsia"/>
        </w:rPr>
        <w:t xml:space="preserve">achieve at high fidelity in </w:t>
      </w:r>
      <w:r w:rsidR="00274503" w:rsidRPr="00274503">
        <w:rPr>
          <w:rFonts w:ascii="Times New Roman" w:hAnsi="Times New Roman" w:cs="Times New Roman"/>
        </w:rPr>
        <w:t xml:space="preserve">wearable systems. </w:t>
      </w:r>
      <w:r w:rsidR="00002902" w:rsidRPr="00002902">
        <w:rPr>
          <w:rFonts w:ascii="Times New Roman" w:hAnsi="Times New Roman" w:cs="Times New Roman"/>
        </w:rPr>
        <w:t xml:space="preserve">Conventional </w:t>
      </w:r>
      <w:r w:rsidR="00895A06">
        <w:rPr>
          <w:rFonts w:ascii="Times New Roman" w:hAnsi="Times New Roman" w:cs="Times New Roman" w:hint="eastAsia"/>
        </w:rPr>
        <w:t>EEG</w:t>
      </w:r>
      <w:r w:rsidR="00002902" w:rsidRPr="00002902">
        <w:rPr>
          <w:rFonts w:ascii="Times New Roman" w:hAnsi="Times New Roman" w:cs="Times New Roman"/>
        </w:rPr>
        <w:t xml:space="preserve"> requires bulky hardware or extensive preparation</w:t>
      </w:r>
      <w:r w:rsidR="005729CD">
        <w:rPr>
          <w:rFonts w:ascii="Times New Roman" w:hAnsi="Times New Roman" w:cs="Times New Roman"/>
        </w:rPr>
        <w:t>, wh</w:t>
      </w:r>
      <w:r w:rsidR="0006751D">
        <w:rPr>
          <w:rFonts w:ascii="Times New Roman" w:hAnsi="Times New Roman" w:cs="Times New Roman" w:hint="eastAsia"/>
        </w:rPr>
        <w:t>ereas</w:t>
      </w:r>
      <w:r w:rsidR="00002902" w:rsidRPr="00F45633">
        <w:rPr>
          <w:rFonts w:ascii="Times New Roman" w:hAnsi="Times New Roman" w:cs="Times New Roman"/>
        </w:rPr>
        <w:t xml:space="preserve"> wearable EEG often rel</w:t>
      </w:r>
      <w:r w:rsidR="00A84B59">
        <w:rPr>
          <w:rFonts w:ascii="Times New Roman" w:hAnsi="Times New Roman" w:cs="Times New Roman" w:hint="eastAsia"/>
        </w:rPr>
        <w:t>ies</w:t>
      </w:r>
      <w:r w:rsidR="00002902" w:rsidRPr="00F45633">
        <w:rPr>
          <w:rFonts w:ascii="Times New Roman" w:hAnsi="Times New Roman" w:cs="Times New Roman"/>
        </w:rPr>
        <w:t xml:space="preserve"> on dry or shallow electrodes with unstable interfaces, </w:t>
      </w:r>
      <w:r w:rsidR="00A84B59">
        <w:rPr>
          <w:rFonts w:ascii="Times New Roman" w:hAnsi="Times New Roman" w:cs="Times New Roman" w:hint="eastAsia"/>
        </w:rPr>
        <w:t>causing</w:t>
      </w:r>
      <w:r w:rsidR="00002902" w:rsidRPr="00F45633">
        <w:rPr>
          <w:rFonts w:ascii="Times New Roman" w:hAnsi="Times New Roman" w:cs="Times New Roman"/>
        </w:rPr>
        <w:t xml:space="preserve"> high impedance, motion artifacts, and reduced signal fidelity during long-term monitoring</w:t>
      </w:r>
      <w:r w:rsidR="00002902">
        <w:rPr>
          <w:rFonts w:ascii="Times New Roman" w:hAnsi="Times New Roman" w:cs="Times New Roman"/>
        </w:rPr>
        <w:t xml:space="preserve"> </w:t>
      </w:r>
      <w:r w:rsidR="00002902" w:rsidRPr="00FD549B">
        <w:rPr>
          <w:rFonts w:ascii="Times New Roman" w:hAnsi="Times New Roman" w:cs="Times New Roman"/>
          <w:highlight w:val="lightGray"/>
        </w:rPr>
        <w:fldChar w:fldCharType="begin">
          <w:fldData xml:space="preserve">PEVuZE5vdGU+PENpdGU+PEF1dGhvcj5LYW9uZ29lbjwvQXV0aG9yPjxZZWFyPjIwMjM8L1llYXI+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</w:fldData>
        </w:fldChar>
      </w:r>
      <w:r w:rsidR="00002902" w:rsidRPr="00FD549B">
        <w:rPr>
          <w:rFonts w:ascii="Times New Roman" w:hAnsi="Times New Roman" w:cs="Times New Roman"/>
          <w:highlight w:val="lightGray"/>
        </w:rPr>
        <w:instrText xml:space="preserve"> ADDIN EN.CITE </w:instrText>
      </w:r>
      <w:r w:rsidR="00002902" w:rsidRPr="00FD549B">
        <w:rPr>
          <w:rFonts w:ascii="Times New Roman" w:hAnsi="Times New Roman" w:cs="Times New Roman"/>
          <w:highlight w:val="lightGray"/>
        </w:rPr>
        <w:fldChar w:fldCharType="begin">
          <w:fldData xml:space="preserve">PEVuZE5vdGU+PENpdGU+PEF1dGhvcj5LYW9uZ29lbjwvQXV0aG9yPjxZZWFyPjIwMjM8L1llYXI+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</w:fldData>
        </w:fldChar>
      </w:r>
      <w:r w:rsidR="00002902" w:rsidRPr="00FD549B">
        <w:rPr>
          <w:rFonts w:ascii="Times New Roman" w:hAnsi="Times New Roman" w:cs="Times New Roman"/>
          <w:highlight w:val="lightGray"/>
        </w:rPr>
        <w:instrText xml:space="preserve"> ADDIN EN.CITE.DATA </w:instrText>
      </w:r>
      <w:r w:rsidR="00002902" w:rsidRPr="00FD549B">
        <w:rPr>
          <w:rFonts w:ascii="Times New Roman" w:hAnsi="Times New Roman" w:cs="Times New Roman"/>
          <w:highlight w:val="lightGray"/>
        </w:rPr>
      </w:r>
      <w:r w:rsidR="00002902" w:rsidRPr="00FD549B">
        <w:rPr>
          <w:rFonts w:ascii="Times New Roman" w:hAnsi="Times New Roman" w:cs="Times New Roman"/>
          <w:highlight w:val="lightGray"/>
        </w:rPr>
        <w:fldChar w:fldCharType="end"/>
      </w:r>
      <w:r w:rsidR="00002902" w:rsidRPr="00FD549B">
        <w:rPr>
          <w:rFonts w:ascii="Times New Roman" w:hAnsi="Times New Roman" w:cs="Times New Roman"/>
          <w:highlight w:val="lightGray"/>
        </w:rPr>
      </w:r>
      <w:r w:rsidR="00002902" w:rsidRPr="00FD549B">
        <w:rPr>
          <w:rFonts w:ascii="Times New Roman" w:hAnsi="Times New Roman" w:cs="Times New Roman"/>
          <w:highlight w:val="lightGray"/>
        </w:rPr>
        <w:fldChar w:fldCharType="separate"/>
      </w:r>
      <w:r w:rsidR="00002902" w:rsidRPr="00FD549B">
        <w:rPr>
          <w:rFonts w:ascii="Times New Roman" w:hAnsi="Times New Roman" w:cs="Times New Roman"/>
          <w:noProof/>
          <w:highlight w:val="lightGray"/>
        </w:rPr>
        <w:t>(</w:t>
      </w:r>
      <w:r w:rsidR="00002902" w:rsidRPr="00FD549B">
        <w:rPr>
          <w:rFonts w:ascii="Times New Roman" w:hAnsi="Times New Roman" w:cs="Times New Roman"/>
          <w:i/>
          <w:noProof/>
          <w:highlight w:val="lightGray"/>
        </w:rPr>
        <w:t>13-15</w:t>
      </w:r>
      <w:r w:rsidR="00002902" w:rsidRPr="00FD549B">
        <w:rPr>
          <w:rFonts w:ascii="Times New Roman" w:hAnsi="Times New Roman" w:cs="Times New Roman"/>
          <w:noProof/>
          <w:highlight w:val="lightGray"/>
        </w:rPr>
        <w:t>)</w:t>
      </w:r>
      <w:r w:rsidR="00002902" w:rsidRPr="00FD549B">
        <w:rPr>
          <w:rFonts w:ascii="Times New Roman" w:hAnsi="Times New Roman" w:cs="Times New Roman"/>
          <w:highlight w:val="lightGray"/>
        </w:rPr>
        <w:fldChar w:fldCharType="end"/>
      </w:r>
      <w:r w:rsidR="00002902" w:rsidRPr="00F45633">
        <w:rPr>
          <w:rFonts w:ascii="Times New Roman" w:hAnsi="Times New Roman" w:cs="Times New Roman"/>
        </w:rPr>
        <w:t xml:space="preserve">. </w:t>
      </w:r>
      <w:r w:rsidR="005729CD">
        <w:rPr>
          <w:rFonts w:ascii="Times New Roman" w:hAnsi="Times New Roman" w:cs="Times New Roman"/>
        </w:rPr>
        <w:t>T</w:t>
      </w:r>
      <w:r w:rsidR="00002902" w:rsidRPr="00F45633">
        <w:rPr>
          <w:rFonts w:ascii="Times New Roman" w:hAnsi="Times New Roman" w:cs="Times New Roman"/>
        </w:rPr>
        <w:t xml:space="preserve">he limited availability of near-brain sensing sites </w:t>
      </w:r>
      <w:r w:rsidR="005729CD">
        <w:rPr>
          <w:rFonts w:ascii="Times New Roman" w:hAnsi="Times New Roman" w:cs="Times New Roman"/>
        </w:rPr>
        <w:t>further complicates</w:t>
      </w:r>
      <w:r w:rsidR="00002902" w:rsidRPr="00F45633">
        <w:rPr>
          <w:rFonts w:ascii="Times New Roman" w:hAnsi="Times New Roman" w:cs="Times New Roman"/>
        </w:rPr>
        <w:t xml:space="preserve"> </w:t>
      </w:r>
      <w:r w:rsidR="00BB52F5">
        <w:rPr>
          <w:rFonts w:ascii="Times New Roman" w:hAnsi="Times New Roman" w:cs="Times New Roman" w:hint="eastAsia"/>
        </w:rPr>
        <w:t xml:space="preserve">compact </w:t>
      </w:r>
      <w:r w:rsidR="00002902" w:rsidRPr="00F45633">
        <w:rPr>
          <w:rFonts w:ascii="Times New Roman" w:hAnsi="Times New Roman" w:cs="Times New Roman"/>
        </w:rPr>
        <w:t>integrat</w:t>
      </w:r>
      <w:r w:rsidR="005729CD">
        <w:rPr>
          <w:rFonts w:ascii="Times New Roman" w:hAnsi="Times New Roman" w:cs="Times New Roman"/>
        </w:rPr>
        <w:t>ion of</w:t>
      </w:r>
      <w:r w:rsidR="00002902" w:rsidRPr="00F45633">
        <w:rPr>
          <w:rFonts w:ascii="Times New Roman" w:hAnsi="Times New Roman" w:cs="Times New Roman"/>
        </w:rPr>
        <w:t xml:space="preserve"> EEG with other physiological sensors, so most systems operate in isolation and fail to capture integrated brain–body </w:t>
      </w:r>
      <w:r w:rsidR="00A84B59" w:rsidRPr="00A84B59">
        <w:rPr>
          <w:rFonts w:ascii="Times New Roman" w:hAnsi="Times New Roman" w:cs="Times New Roman"/>
        </w:rPr>
        <w:t>physiology</w:t>
      </w:r>
      <w:r w:rsidR="00002902">
        <w:rPr>
          <w:rFonts w:ascii="Times New Roman" w:hAnsi="Times New Roman" w:cs="Times New Roman"/>
        </w:rPr>
        <w:t xml:space="preserve"> </w:t>
      </w:r>
      <w:r w:rsidR="00002902" w:rsidRPr="00407808">
        <w:rPr>
          <w:rFonts w:ascii="Times New Roman" w:hAnsi="Times New Roman" w:cs="Times New Roman"/>
          <w:highlight w:val="lightGray"/>
        </w:rPr>
        <w:fldChar w:fldCharType="begin">
          <w:fldData xml:space="preserve">PEVuZE5vdGU+PENpdGU+PEF1dGhvcj5XYW5nPC9BdXRob3I+PFllYXI+MjAyMzwvWWVhcj48UmVj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</w:fldData>
        </w:fldChar>
      </w:r>
      <w:r w:rsidR="00002902" w:rsidRPr="00407808">
        <w:rPr>
          <w:rFonts w:ascii="Times New Roman" w:hAnsi="Times New Roman" w:cs="Times New Roman"/>
          <w:highlight w:val="lightGray"/>
        </w:rPr>
        <w:instrText xml:space="preserve"> ADDIN EN.CITE </w:instrText>
      </w:r>
      <w:r w:rsidR="00002902" w:rsidRPr="00407808">
        <w:rPr>
          <w:rFonts w:ascii="Times New Roman" w:hAnsi="Times New Roman" w:cs="Times New Roman"/>
          <w:highlight w:val="lightGray"/>
        </w:rPr>
        <w:fldChar w:fldCharType="begin">
          <w:fldData xml:space="preserve">PEVuZE5vdGU+PENpdGU+PEF1dGhvcj5XYW5nPC9BdXRob3I+PFllYXI+MjAyMzwvWWVhcj48UmVj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</w:fldData>
        </w:fldChar>
      </w:r>
      <w:r w:rsidR="00002902" w:rsidRPr="00407808">
        <w:rPr>
          <w:rFonts w:ascii="Times New Roman" w:hAnsi="Times New Roman" w:cs="Times New Roman"/>
          <w:highlight w:val="lightGray"/>
        </w:rPr>
        <w:instrText xml:space="preserve"> ADDIN EN.CITE.DATA </w:instrText>
      </w:r>
      <w:r w:rsidR="00002902" w:rsidRPr="00407808">
        <w:rPr>
          <w:rFonts w:ascii="Times New Roman" w:hAnsi="Times New Roman" w:cs="Times New Roman"/>
          <w:highlight w:val="lightGray"/>
        </w:rPr>
      </w:r>
      <w:r w:rsidR="00002902" w:rsidRPr="00407808">
        <w:rPr>
          <w:rFonts w:ascii="Times New Roman" w:hAnsi="Times New Roman" w:cs="Times New Roman"/>
          <w:highlight w:val="lightGray"/>
        </w:rPr>
        <w:fldChar w:fldCharType="end"/>
      </w:r>
      <w:r w:rsidR="00002902" w:rsidRPr="00407808">
        <w:rPr>
          <w:rFonts w:ascii="Times New Roman" w:hAnsi="Times New Roman" w:cs="Times New Roman"/>
          <w:highlight w:val="lightGray"/>
        </w:rPr>
      </w:r>
      <w:r w:rsidR="00002902" w:rsidRPr="00407808">
        <w:rPr>
          <w:rFonts w:ascii="Times New Roman" w:hAnsi="Times New Roman" w:cs="Times New Roman"/>
          <w:highlight w:val="lightGray"/>
        </w:rPr>
        <w:fldChar w:fldCharType="separate"/>
      </w:r>
      <w:r w:rsidR="00002902" w:rsidRPr="00407808">
        <w:rPr>
          <w:rFonts w:ascii="Times New Roman" w:hAnsi="Times New Roman" w:cs="Times New Roman"/>
          <w:noProof/>
          <w:highlight w:val="lightGray"/>
        </w:rPr>
        <w:t>(</w:t>
      </w:r>
      <w:r w:rsidR="00002902" w:rsidRPr="00407808">
        <w:rPr>
          <w:rFonts w:ascii="Times New Roman" w:hAnsi="Times New Roman" w:cs="Times New Roman"/>
          <w:i/>
          <w:noProof/>
          <w:highlight w:val="lightGray"/>
        </w:rPr>
        <w:t>16, 17</w:t>
      </w:r>
      <w:r w:rsidR="00002902" w:rsidRPr="00407808">
        <w:rPr>
          <w:rFonts w:ascii="Times New Roman" w:hAnsi="Times New Roman" w:cs="Times New Roman"/>
          <w:noProof/>
          <w:highlight w:val="lightGray"/>
        </w:rPr>
        <w:t>)</w:t>
      </w:r>
      <w:r w:rsidR="00002902" w:rsidRPr="00407808">
        <w:rPr>
          <w:rFonts w:ascii="Times New Roman" w:hAnsi="Times New Roman" w:cs="Times New Roman"/>
          <w:highlight w:val="lightGray"/>
        </w:rPr>
        <w:fldChar w:fldCharType="end"/>
      </w:r>
      <w:r w:rsidR="00274503" w:rsidRPr="00274503">
        <w:rPr>
          <w:rFonts w:ascii="Times New Roman" w:hAnsi="Times New Roman" w:cs="Times New Roman"/>
        </w:rPr>
        <w:t>.</w:t>
      </w:r>
      <w:r w:rsidR="00510CAE">
        <w:rPr>
          <w:rFonts w:ascii="Times New Roman" w:hAnsi="Times New Roman" w:cs="Times New Roman"/>
        </w:rPr>
        <w:t xml:space="preserve"> </w:t>
      </w:r>
    </w:p>
    <w:p w14:paraId="3B764FD1" w14:textId="2BB7BA12" w:rsidR="00072824" w:rsidRDefault="00072824" w:rsidP="000A49F8">
      <w:pPr>
        <w:spacing w:line="276" w:lineRule="auto"/>
        <w:jc w:val="both"/>
        <w:rPr>
          <w:rFonts w:ascii="Times New Roman" w:hAnsi="Times New Roman" w:cs="Times New Roman"/>
        </w:rPr>
      </w:pPr>
      <w:r w:rsidRPr="00072824">
        <w:rPr>
          <w:rFonts w:ascii="Times New Roman" w:hAnsi="Times New Roman" w:cs="Times New Roman"/>
        </w:rPr>
        <w:t>The human ear offers a promising anatomical site for addressing these challenges. Several physiological pathways converge within the auricular region, enabling access to signals originating from multiple organ systems</w:t>
      </w:r>
      <w:r>
        <w:rPr>
          <w:rFonts w:ascii="Times New Roman" w:hAnsi="Times New Roman" w:cs="Times New Roman"/>
        </w:rPr>
        <w:t xml:space="preserve"> </w:t>
      </w:r>
      <w:r w:rsidRPr="00D24361">
        <w:rPr>
          <w:rFonts w:ascii="Times New Roman" w:hAnsi="Times New Roman" w:cs="Times New Roman"/>
        </w:rPr>
        <w:t>(</w:t>
      </w:r>
      <w:r w:rsidRPr="00D24361">
        <w:rPr>
          <w:rFonts w:ascii="Times New Roman" w:hAnsi="Times New Roman" w:cs="Times New Roman"/>
          <w:b/>
          <w:bCs/>
        </w:rPr>
        <w:t>Fig. 1</w:t>
      </w:r>
      <w:r>
        <w:rPr>
          <w:rFonts w:ascii="Times New Roman" w:hAnsi="Times New Roman" w:cs="Times New Roman" w:hint="eastAsia"/>
          <w:b/>
          <w:bCs/>
        </w:rPr>
        <w:t>A</w:t>
      </w:r>
      <w:r>
        <w:rPr>
          <w:rFonts w:ascii="Times New Roman" w:hAnsi="Times New Roman" w:cs="Times New Roman"/>
        </w:rPr>
        <w:t xml:space="preserve"> and</w:t>
      </w:r>
      <w:r>
        <w:rPr>
          <w:rFonts w:ascii="Times New Roman" w:hAnsi="Times New Roman" w:cs="Times New Roman"/>
          <w:b/>
          <w:bCs/>
        </w:rPr>
        <w:t xml:space="preserve"> t</w:t>
      </w:r>
      <w:r w:rsidRPr="00EA7386">
        <w:rPr>
          <w:rFonts w:ascii="Times New Roman" w:hAnsi="Times New Roman" w:cs="Times New Roman"/>
          <w:b/>
          <w:bCs/>
        </w:rPr>
        <w:t>ext</w:t>
      </w:r>
      <w:r>
        <w:rPr>
          <w:rFonts w:ascii="Times New Roman" w:hAnsi="Times New Roman" w:cs="Times New Roman"/>
          <w:b/>
          <w:bCs/>
        </w:rPr>
        <w:t xml:space="preserve"> S1</w:t>
      </w:r>
      <w:r w:rsidRPr="00D24361">
        <w:rPr>
          <w:rFonts w:ascii="Times New Roman" w:hAnsi="Times New Roman" w:cs="Times New Roman"/>
        </w:rPr>
        <w:t>)</w:t>
      </w:r>
      <w:r w:rsidRPr="00072824">
        <w:rPr>
          <w:rFonts w:ascii="Times New Roman" w:hAnsi="Times New Roman" w:cs="Times New Roman"/>
        </w:rPr>
        <w:t>. The ear canal lies in close proximity to the temporal cortex, allowing detection of neural activity using in-ear electrophysiology</w:t>
      </w:r>
      <w:r w:rsidR="00A569E5" w:rsidRPr="00A569E5">
        <w:rPr>
          <w:rFonts w:ascii="Times New Roman" w:hAnsi="Times New Roman" w:cs="Times New Roman"/>
        </w:rPr>
        <w:t xml:space="preserve"> </w:t>
      </w:r>
      <w:r w:rsidR="00A569E5" w:rsidRPr="00D24361">
        <w:rPr>
          <w:rFonts w:ascii="Times New Roman" w:hAnsi="Times New Roman" w:cs="Times New Roman"/>
        </w:rPr>
        <w:fldChar w:fldCharType="begin"/>
      </w:r>
      <w:r w:rsidR="00A569E5">
        <w:rPr>
          <w:rFonts w:ascii="Times New Roman" w:hAnsi="Times New Roman" w:cs="Times New Roman"/>
        </w:rPr>
        <w:instrText xml:space="preserve"> ADDIN EN.CITE &lt;EndNote&gt;&lt;Cite&gt;&lt;Author&gt;Juez&lt;/Author&gt;&lt;Year&gt;2024&lt;/Year&gt;&lt;RecNum&gt;24&lt;/RecNum&gt;&lt;DisplayText&gt;(&lt;style face="italic"&gt;18&lt;/style&gt;)&lt;/DisplayText&gt;&lt;record&gt;&lt;rec-number&gt;24&lt;/rec-number&gt;&lt;foreign-keys&gt;&lt;key app="EN" db-id="0zwvdffvypze9tees0av5w9uvv5wtzztw9et" timestamp="1773171428"&gt;24&lt;/key&gt;&lt;/foreign-keys&gt;&lt;ref-type name="Journal Article"&gt;17&lt;/ref-type&gt;&lt;contributors&gt;&lt;authors&gt;&lt;author&gt;J. Y. Juez&lt;/author&gt;&lt;author&gt;H. Moumane&lt;/author&gt;&lt;author&gt;M. Nassar&lt;/author&gt;&lt;author&gt;I. Molina-Salcedo&lt;/author&gt;&lt;author&gt;F. Enrique Segura-Quijano&lt;/author&gt;&lt;author&gt;M. Valderrama&lt;/author&gt;&lt;author&gt;M. Le Van Quyen&lt;/author&gt;&lt;/authors&gt;&lt;/contributors&gt;&lt;titles&gt;&lt;title&gt;Ear-EEG Devices for the Assessment of Brain Activity: A Review&lt;/title&gt;&lt;secondary-title&gt;IEEE Sensors Journal&lt;/secondary-title&gt;&lt;/titles&gt;&lt;periodical&gt;&lt;full-title&gt;IEEE Sensors Journal&lt;/full-title&gt;&lt;abbr-1&gt;IEEE Sens. J.&lt;/abbr-1&gt;&lt;/periodical&gt;&lt;pages&gt;31606-31623&lt;/pages&gt;&lt;volume&gt;24&lt;/volume&gt;&lt;number&gt;20&lt;/number&gt;&lt;keywords&gt;&lt;keyword&gt;Electroencephalography&lt;/keyword&gt;&lt;keyword&gt;Electrodes&lt;/keyword&gt;&lt;keyword&gt;Sensors&lt;/keyword&gt;&lt;keyword&gt;Electric potential&lt;/keyword&gt;&lt;keyword&gt;Systematics&lt;/keyword&gt;&lt;keyword&gt;Wearable devices&lt;/keyword&gt;&lt;keyword&gt;in-ear centered electroencephalography (ear-EEG)&lt;/keyword&gt;&lt;keyword&gt;in-ear EEG&lt;/keyword&gt;&lt;keyword&gt;wearables&lt;/keyword&gt;&lt;/keywords&gt;&lt;dates&gt;&lt;year&gt;2024&lt;/year&gt;&lt;/dates&gt;&lt;isbn&gt;1558-1748&lt;/isbn&gt;&lt;urls&gt;&lt;/urls&gt;&lt;electronic-resource-num&gt;10.1109/JSEN.2024.3415668&lt;/electronic-resource-num&gt;&lt;/record&gt;&lt;/Cite&gt;&lt;/EndNote&gt;</w:instrText>
      </w:r>
      <w:r w:rsidR="00A569E5" w:rsidRPr="00D24361">
        <w:rPr>
          <w:rFonts w:ascii="Times New Roman" w:hAnsi="Times New Roman" w:cs="Times New Roman"/>
        </w:rPr>
        <w:fldChar w:fldCharType="separate"/>
      </w:r>
      <w:r w:rsidR="00A569E5" w:rsidRPr="00D24361">
        <w:rPr>
          <w:rFonts w:ascii="Times New Roman" w:hAnsi="Times New Roman" w:cs="Times New Roman"/>
          <w:noProof/>
        </w:rPr>
        <w:t>(</w:t>
      </w:r>
      <w:r w:rsidR="00A569E5" w:rsidRPr="00D24361">
        <w:rPr>
          <w:rFonts w:ascii="Times New Roman" w:hAnsi="Times New Roman" w:cs="Times New Roman"/>
          <w:i/>
          <w:noProof/>
        </w:rPr>
        <w:t>18</w:t>
      </w:r>
      <w:r w:rsidR="00A569E5" w:rsidRPr="00D24361">
        <w:rPr>
          <w:rFonts w:ascii="Times New Roman" w:hAnsi="Times New Roman" w:cs="Times New Roman"/>
          <w:noProof/>
        </w:rPr>
        <w:t>)</w:t>
      </w:r>
      <w:r w:rsidR="00A569E5" w:rsidRPr="00D24361">
        <w:rPr>
          <w:rFonts w:ascii="Times New Roman" w:hAnsi="Times New Roman" w:cs="Times New Roman"/>
        </w:rPr>
        <w:fldChar w:fldCharType="end"/>
      </w:r>
      <w:r w:rsidR="00A569E5">
        <w:rPr>
          <w:rFonts w:ascii="Times New Roman" w:hAnsi="Times New Roman" w:cs="Times New Roman"/>
        </w:rPr>
        <w:t xml:space="preserve">. </w:t>
      </w:r>
      <w:r w:rsidRPr="00072824">
        <w:rPr>
          <w:rFonts w:ascii="Times New Roman" w:hAnsi="Times New Roman" w:cs="Times New Roman"/>
        </w:rPr>
        <w:t>Cardiac electrical signals propagate through</w:t>
      </w:r>
      <w:r w:rsidR="00A84B59">
        <w:rPr>
          <w:rFonts w:ascii="Times New Roman" w:hAnsi="Times New Roman" w:cs="Times New Roman" w:hint="eastAsia"/>
        </w:rPr>
        <w:t>out</w:t>
      </w:r>
      <w:r w:rsidRPr="00072824">
        <w:rPr>
          <w:rFonts w:ascii="Times New Roman" w:hAnsi="Times New Roman" w:cs="Times New Roman"/>
        </w:rPr>
        <w:t xml:space="preserve"> the body via volume conduction and can also be detected near the ear</w:t>
      </w:r>
      <w:r w:rsidR="00A569E5">
        <w:rPr>
          <w:rFonts w:ascii="Times New Roman" w:hAnsi="Times New Roman" w:cs="Times New Roman"/>
        </w:rPr>
        <w:t xml:space="preserve"> </w:t>
      </w:r>
      <w:r w:rsidR="00A569E5" w:rsidRPr="00D24361">
        <w:rPr>
          <w:rFonts w:ascii="Times New Roman" w:hAnsi="Times New Roman" w:cs="Times New Roman"/>
        </w:rPr>
        <w:fldChar w:fldCharType="begin">
          <w:fldData xml:space="preserve">PEVuZE5vdGU+PENpdGU+PEF1dGhvcj5ZYXJpY2k8L0F1dGhvcj48WWVhcj4yMDI0PC9ZZWFyPjxS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</w:fldData>
        </w:fldChar>
      </w:r>
      <w:r w:rsidR="00A569E5">
        <w:rPr>
          <w:rFonts w:ascii="Times New Roman" w:hAnsi="Times New Roman" w:cs="Times New Roman"/>
        </w:rPr>
        <w:instrText xml:space="preserve"> ADDIN EN.CITE </w:instrText>
      </w:r>
      <w:r w:rsidR="00A569E5">
        <w:rPr>
          <w:rFonts w:ascii="Times New Roman" w:hAnsi="Times New Roman" w:cs="Times New Roman"/>
        </w:rPr>
        <w:fldChar w:fldCharType="begin">
          <w:fldData xml:space="preserve">PEVuZE5vdGU+PENpdGU+PEF1dGhvcj5ZYXJpY2k8L0F1dGhvcj48WWVhcj4yMDI0PC9ZZWFyPjxS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</w:fldData>
        </w:fldChar>
      </w:r>
      <w:r w:rsidR="00A569E5">
        <w:rPr>
          <w:rFonts w:ascii="Times New Roman" w:hAnsi="Times New Roman" w:cs="Times New Roman"/>
        </w:rPr>
        <w:instrText xml:space="preserve"> ADDIN EN.CITE.DATA </w:instrText>
      </w:r>
      <w:r w:rsidR="00A569E5">
        <w:rPr>
          <w:rFonts w:ascii="Times New Roman" w:hAnsi="Times New Roman" w:cs="Times New Roman"/>
        </w:rPr>
      </w:r>
      <w:r w:rsidR="00A569E5">
        <w:rPr>
          <w:rFonts w:ascii="Times New Roman" w:hAnsi="Times New Roman" w:cs="Times New Roman"/>
        </w:rPr>
        <w:fldChar w:fldCharType="end"/>
      </w:r>
      <w:r w:rsidR="00A569E5" w:rsidRPr="00D24361">
        <w:rPr>
          <w:rFonts w:ascii="Times New Roman" w:hAnsi="Times New Roman" w:cs="Times New Roman"/>
        </w:rPr>
      </w:r>
      <w:r w:rsidR="00A569E5" w:rsidRPr="00D24361">
        <w:rPr>
          <w:rFonts w:ascii="Times New Roman" w:hAnsi="Times New Roman" w:cs="Times New Roman"/>
        </w:rPr>
        <w:fldChar w:fldCharType="separate"/>
      </w:r>
      <w:r w:rsidR="00A569E5" w:rsidRPr="00D24361">
        <w:rPr>
          <w:rFonts w:ascii="Times New Roman" w:hAnsi="Times New Roman" w:cs="Times New Roman"/>
          <w:noProof/>
        </w:rPr>
        <w:t>(</w:t>
      </w:r>
      <w:r w:rsidR="00A569E5" w:rsidRPr="00D24361">
        <w:rPr>
          <w:rFonts w:ascii="Times New Roman" w:hAnsi="Times New Roman" w:cs="Times New Roman"/>
          <w:i/>
          <w:noProof/>
        </w:rPr>
        <w:t>19, 20</w:t>
      </w:r>
      <w:r w:rsidR="00A569E5" w:rsidRPr="00D24361">
        <w:rPr>
          <w:rFonts w:ascii="Times New Roman" w:hAnsi="Times New Roman" w:cs="Times New Roman"/>
          <w:noProof/>
        </w:rPr>
        <w:t>)</w:t>
      </w:r>
      <w:r w:rsidR="00A569E5" w:rsidRPr="00D24361">
        <w:rPr>
          <w:rFonts w:ascii="Times New Roman" w:hAnsi="Times New Roman" w:cs="Times New Roman"/>
        </w:rPr>
        <w:fldChar w:fldCharType="end"/>
      </w:r>
      <w:r w:rsidRPr="00072824">
        <w:rPr>
          <w:rFonts w:ascii="Times New Roman" w:hAnsi="Times New Roman" w:cs="Times New Roman"/>
        </w:rPr>
        <w:t xml:space="preserve">. </w:t>
      </w:r>
      <w:r w:rsidR="005729CD">
        <w:rPr>
          <w:rFonts w:ascii="Times New Roman" w:hAnsi="Times New Roman" w:cs="Times New Roman"/>
        </w:rPr>
        <w:t>T</w:t>
      </w:r>
      <w:r w:rsidRPr="00072824">
        <w:rPr>
          <w:rFonts w:ascii="Times New Roman" w:hAnsi="Times New Roman" w:cs="Times New Roman"/>
        </w:rPr>
        <w:t>he auricular vasculature preserves pulsatile and respiration-modulated blood flow signatures that can be measured optically</w:t>
      </w:r>
      <w:r w:rsidR="007D602C">
        <w:rPr>
          <w:rFonts w:ascii="Times New Roman" w:hAnsi="Times New Roman" w:cs="Times New Roman"/>
        </w:rPr>
        <w:t xml:space="preserve"> </w:t>
      </w:r>
      <w:r w:rsidR="007D602C" w:rsidRPr="00D24361">
        <w:rPr>
          <w:rFonts w:ascii="Times New Roman" w:hAnsi="Times New Roman" w:cs="Times New Roman"/>
        </w:rPr>
        <w:fldChar w:fldCharType="begin"/>
      </w:r>
      <w:r w:rsidR="007D602C">
        <w:rPr>
          <w:rFonts w:ascii="Times New Roman" w:hAnsi="Times New Roman" w:cs="Times New Roman"/>
        </w:rPr>
        <w:instrText xml:space="preserve"> ADDIN EN.CITE &lt;EndNote&gt;&lt;Cite&gt;&lt;Author&gt;Davies&lt;/Author&gt;&lt;Year&gt;2022&lt;/Year&gt;&lt;RecNum&gt;8&lt;/RecNum&gt;&lt;DisplayText&gt;(&lt;style face="italic"&gt;21&lt;/style&gt;)&lt;/DisplayText&gt;&lt;record&gt;&lt;rec-number&gt;8&lt;/rec-number&gt;&lt;foreign-keys&gt;&lt;key app="EN" db-id="0zwvdffvypze9tees0av5w9uvv5wtzztw9et" timestamp="1773171428"&gt;8&lt;/key&gt;&lt;/foreign-keys&gt;&lt;ref-type name="Journal Article"&gt;17&lt;/ref-type&gt;&lt;contributors&gt;&lt;authors&gt;&lt;author&gt;H. J. Davies&lt;/author&gt;&lt;author&gt;P. Bachtiger&lt;/author&gt;&lt;author&gt;I. Williams&lt;/author&gt;&lt;author&gt;P. L. Molyneaux&lt;/author&gt;&lt;author&gt;N. S. Peters&lt;/author&gt;&lt;author&gt;D. P. Mandic&lt;/author&gt;&lt;/authors&gt;&lt;/contributors&gt;&lt;titles&gt;&lt;title&gt;Wearable In-Ear PPG: Detailed Respiratory Variations Enable Classification of COPD&lt;/title&gt;&lt;secondary-title&gt;IEEE Transactions on Biomedical Engineering&lt;/secondary-title&gt;&lt;/titles&gt;&lt;periodical&gt;&lt;full-title&gt;IEEE Transactions on Biomedical Engineering&lt;/full-title&gt;&lt;abbr-1&gt;IEEE Trans. Biomed. Eng.&lt;/abbr-1&gt;&lt;/periodical&gt;&lt;pages&gt;2390-2400&lt;/pages&gt;&lt;volume&gt;69&lt;/volume&gt;&lt;number&gt;7&lt;/number&gt;&lt;keywords&gt;&lt;keyword&gt;Photoplethysmography&lt;/keyword&gt;&lt;keyword&gt;Ear&lt;/keyword&gt;&lt;keyword&gt;Pulmonary diseases&lt;/keyword&gt;&lt;keyword&gt;Lung&lt;/keyword&gt;&lt;keyword&gt;Irrigation&lt;/keyword&gt;&lt;keyword&gt;Blood&lt;/keyword&gt;&lt;keyword&gt;Data mining&lt;/keyword&gt;&lt;keyword&gt;Wearable sensors&lt;/keyword&gt;&lt;keyword&gt;machine learning&lt;/keyword&gt;&lt;keyword&gt;empirical mode decomposition&lt;/keyword&gt;&lt;keyword&gt;biomedical signal processing&lt;/keyword&gt;&lt;/keywords&gt;&lt;dates&gt;&lt;year&gt;2022&lt;/year&gt;&lt;/dates&gt;&lt;isbn&gt;1558-2531&lt;/isbn&gt;&lt;urls&gt;&lt;/urls&gt;&lt;electronic-resource-num&gt;10.1109/TBME.2022.3145688&lt;/electronic-resource-num&gt;&lt;/record&gt;&lt;/Cite&gt;&lt;/EndNote&gt;</w:instrText>
      </w:r>
      <w:r w:rsidR="007D602C" w:rsidRPr="00D24361">
        <w:rPr>
          <w:rFonts w:ascii="Times New Roman" w:hAnsi="Times New Roman" w:cs="Times New Roman"/>
        </w:rPr>
        <w:fldChar w:fldCharType="separate"/>
      </w:r>
      <w:r w:rsidR="007D602C" w:rsidRPr="00D24361">
        <w:rPr>
          <w:rFonts w:ascii="Times New Roman" w:hAnsi="Times New Roman" w:cs="Times New Roman"/>
          <w:noProof/>
        </w:rPr>
        <w:t>(</w:t>
      </w:r>
      <w:r w:rsidR="007D602C" w:rsidRPr="00D24361">
        <w:rPr>
          <w:rFonts w:ascii="Times New Roman" w:hAnsi="Times New Roman" w:cs="Times New Roman"/>
          <w:i/>
          <w:noProof/>
        </w:rPr>
        <w:t>21</w:t>
      </w:r>
      <w:r w:rsidR="007D602C" w:rsidRPr="00D24361">
        <w:rPr>
          <w:rFonts w:ascii="Times New Roman" w:hAnsi="Times New Roman" w:cs="Times New Roman"/>
          <w:noProof/>
        </w:rPr>
        <w:t>)</w:t>
      </w:r>
      <w:r w:rsidR="007D602C" w:rsidRPr="00D24361">
        <w:rPr>
          <w:rFonts w:ascii="Times New Roman" w:hAnsi="Times New Roman" w:cs="Times New Roman"/>
        </w:rPr>
        <w:fldChar w:fldCharType="end"/>
      </w:r>
      <w:r w:rsidRPr="00072824">
        <w:rPr>
          <w:rFonts w:ascii="Times New Roman" w:hAnsi="Times New Roman" w:cs="Times New Roman"/>
        </w:rPr>
        <w:t>, while the tympanic membrane provides a well-established proxy for core body temperature</w:t>
      </w:r>
      <w:r w:rsidR="00A569E5">
        <w:rPr>
          <w:rFonts w:ascii="Times New Roman" w:hAnsi="Times New Roman" w:cs="Times New Roman"/>
        </w:rPr>
        <w:t xml:space="preserve"> (CBT)</w:t>
      </w:r>
      <w:r w:rsidR="007D602C" w:rsidRPr="007D602C">
        <w:rPr>
          <w:rFonts w:ascii="Times New Roman" w:hAnsi="Times New Roman" w:cs="Times New Roman"/>
        </w:rPr>
        <w:t xml:space="preserve"> </w:t>
      </w:r>
      <w:r w:rsidR="007D602C" w:rsidRPr="00D24361">
        <w:rPr>
          <w:rFonts w:ascii="Times New Roman" w:hAnsi="Times New Roman" w:cs="Times New Roman"/>
        </w:rPr>
        <w:fldChar w:fldCharType="begin"/>
      </w:r>
      <w:r w:rsidR="007D602C">
        <w:rPr>
          <w:rFonts w:ascii="Times New Roman" w:hAnsi="Times New Roman" w:cs="Times New Roman"/>
        </w:rPr>
        <w:instrText xml:space="preserve"> ADDIN EN.CITE &lt;EndNote&gt;&lt;Cite&gt;&lt;Author&gt;Ota&lt;/Author&gt;&lt;Year&gt;2017&lt;/Year&gt;&lt;RecNum&gt;126&lt;/RecNum&gt;&lt;DisplayText&gt;(&lt;style face="italic"&gt;22&lt;/style&gt;)&lt;/DisplayText&gt;&lt;record&gt;&lt;rec-number&gt;126&lt;/rec-number&gt;&lt;foreign-keys&gt;&lt;key app="EN" db-id="0zwvdffvypze9tees0av5w9uvv5wtzztw9et" timestamp="1773171501"&gt;126&lt;/key&gt;&lt;/foreign-keys&gt;&lt;ref-type name="Journal Article"&gt;17&lt;/ref-type&gt;&lt;contributors&gt;&lt;authors&gt;&lt;author&gt;Ota, H.&lt;/author&gt;&lt;author&gt;Chao, M.&lt;/author&gt;&lt;author&gt;Gao, Y.&lt;/author&gt;&lt;author&gt;Wu, E.&lt;/author&gt;&lt;author&gt;Tai, L. C.&lt;/author&gt;&lt;author&gt;Chen, K.&lt;/author&gt;&lt;author&gt;Matsuoka, Y.&lt;/author&gt;&lt;author&gt;Iwai, K.&lt;/author&gt;&lt;author&gt;Fahad, H. M.&lt;/author&gt;&lt;author&gt;Gao, W.&lt;/author&gt;&lt;author&gt;Nyein, H. Y. Y.&lt;/author&gt;&lt;author&gt;Lin, L.&lt;/author&gt;&lt;author&gt;Javey, A.&lt;/author&gt;&lt;/authors&gt;&lt;/contributors&gt;&lt;auth-address&gt;Materials Sciences Division, Lawrence Berkeley National Laboratory , Berkeley, California 94720, United States.&amp;#xD;Department of Mechanical Engineering, Tianjin University , Tianjin 300072, China.&lt;/auth-address&gt;&lt;titles&gt;&lt;title&gt;3D Printed &amp;quot;Earable&amp;quot; Smart Devices for Real-Time Detection of Core Body Temperature&lt;/title&gt;&lt;secondary-title&gt;ACS Sensors&lt;/secondary-title&gt;&lt;/titles&gt;&lt;periodical&gt;&lt;full-title&gt;ACS Sensors&lt;/full-title&gt;&lt;abbr-1&gt;ACS Sens.&lt;/abbr-1&gt;&lt;/periodical&gt;&lt;pages&gt;990-997&lt;/pages&gt;&lt;volume&gt;2&lt;/volume&gt;&lt;number&gt;7&lt;/number&gt;&lt;edition&gt;2017/07/20&lt;/edition&gt;&lt;keywords&gt;&lt;keyword&gt;3D printing&lt;/keyword&gt;&lt;keyword&gt;bone conduction hearing aid&lt;/keyword&gt;&lt;keyword&gt;core body temperature&lt;/keyword&gt;&lt;keyword&gt;flexible electronics&lt;/keyword&gt;&lt;keyword&gt;liquid metal&lt;/keyword&gt;&lt;keyword&gt;wearable device&lt;/keyword&gt;&lt;/keywords&gt;&lt;dates&gt;&lt;year&gt;2017&lt;/year&gt;&lt;pub-dates&gt;&lt;date&gt;Jul 28&lt;/date&gt;&lt;/pub-dates&gt;&lt;/dates&gt;&lt;isbn&gt;2379-3694 (Electronic)&amp;#xD;2379-3694 (Linking)&lt;/isbn&gt;&lt;accession-num&gt;28721726&lt;/accession-num&gt;&lt;urls&gt;&lt;related-urls&gt;&lt;url&gt;https://www.ncbi.nlm.nih.gov/pubmed/28721726&lt;/url&gt;&lt;/related-urls&gt;&lt;/urls&gt;&lt;electronic-resource-num&gt;10.1021/acssensors.7b00247&lt;/electronic-resource-num&gt;&lt;/record&gt;&lt;/Cite&gt;&lt;/EndNote&gt;</w:instrText>
      </w:r>
      <w:r w:rsidR="007D602C" w:rsidRPr="00D24361">
        <w:rPr>
          <w:rFonts w:ascii="Times New Roman" w:hAnsi="Times New Roman" w:cs="Times New Roman"/>
        </w:rPr>
        <w:fldChar w:fldCharType="separate"/>
      </w:r>
      <w:r w:rsidR="007D602C" w:rsidRPr="00D24361">
        <w:rPr>
          <w:rFonts w:ascii="Times New Roman" w:hAnsi="Times New Roman" w:cs="Times New Roman"/>
          <w:noProof/>
        </w:rPr>
        <w:t>(</w:t>
      </w:r>
      <w:r w:rsidR="007D602C" w:rsidRPr="00D24361">
        <w:rPr>
          <w:rFonts w:ascii="Times New Roman" w:hAnsi="Times New Roman" w:cs="Times New Roman"/>
          <w:i/>
          <w:noProof/>
        </w:rPr>
        <w:t>22</w:t>
      </w:r>
      <w:r w:rsidR="007D602C" w:rsidRPr="00D24361">
        <w:rPr>
          <w:rFonts w:ascii="Times New Roman" w:hAnsi="Times New Roman" w:cs="Times New Roman"/>
          <w:noProof/>
        </w:rPr>
        <w:t>)</w:t>
      </w:r>
      <w:r w:rsidR="007D602C" w:rsidRPr="00D24361">
        <w:rPr>
          <w:rFonts w:ascii="Times New Roman" w:hAnsi="Times New Roman" w:cs="Times New Roman"/>
        </w:rPr>
        <w:fldChar w:fldCharType="end"/>
      </w:r>
      <w:r w:rsidRPr="00072824">
        <w:rPr>
          <w:rFonts w:ascii="Times New Roman" w:hAnsi="Times New Roman" w:cs="Times New Roman"/>
        </w:rPr>
        <w:t xml:space="preserve">. </w:t>
      </w:r>
      <w:r w:rsidR="005729CD">
        <w:rPr>
          <w:rFonts w:ascii="Times New Roman" w:hAnsi="Times New Roman" w:cs="Times New Roman"/>
        </w:rPr>
        <w:t xml:space="preserve">In addition, </w:t>
      </w:r>
      <w:r w:rsidR="005729CD" w:rsidRPr="00E10A0E">
        <w:rPr>
          <w:rFonts w:ascii="Times New Roman" w:hAnsi="Times New Roman" w:cs="Times New Roman"/>
        </w:rPr>
        <w:t>t</w:t>
      </w:r>
      <w:r w:rsidRPr="00E10A0E">
        <w:rPr>
          <w:rFonts w:ascii="Times New Roman" w:hAnsi="Times New Roman" w:cs="Times New Roman"/>
        </w:rPr>
        <w:t xml:space="preserve">he postauricular skin contains eccrine sweat glands that enable electrodermal monitoring of sympathetic activity. Together, these features make the ear a compact and protected site where neural, cardiovascular, respiratory, thermal, and </w:t>
      </w:r>
      <w:r w:rsidR="00E10A0E" w:rsidRPr="00E10A0E">
        <w:rPr>
          <w:rFonts w:ascii="Times New Roman" w:hAnsi="Times New Roman" w:cs="Times New Roman"/>
        </w:rPr>
        <w:t>sympathetic</w:t>
      </w:r>
      <w:r w:rsidRPr="00072824">
        <w:rPr>
          <w:rFonts w:ascii="Times New Roman" w:hAnsi="Times New Roman" w:cs="Times New Roman"/>
        </w:rPr>
        <w:t xml:space="preserve"> signals intersect, </w:t>
      </w:r>
      <w:r w:rsidR="005729CD">
        <w:rPr>
          <w:rFonts w:ascii="Times New Roman" w:hAnsi="Times New Roman" w:cs="Times New Roman"/>
        </w:rPr>
        <w:t>enabling integrated</w:t>
      </w:r>
      <w:r w:rsidRPr="00072824">
        <w:rPr>
          <w:rFonts w:ascii="Times New Roman" w:hAnsi="Times New Roman" w:cs="Times New Roman"/>
        </w:rPr>
        <w:t xml:space="preserve"> physiological monitoring from a single wearable interface.</w:t>
      </w:r>
    </w:p>
    <w:p w14:paraId="39A143A2" w14:textId="6D99825E" w:rsidR="002E4033" w:rsidRDefault="00371690" w:rsidP="000A49F8">
      <w:pPr>
        <w:spacing w:line="276" w:lineRule="auto"/>
        <w:jc w:val="both"/>
        <w:rPr>
          <w:rFonts w:ascii="Times New Roman" w:hAnsi="Times New Roman" w:cs="Times New Roman"/>
        </w:rPr>
      </w:pPr>
      <w:r w:rsidRPr="00D24361">
        <w:rPr>
          <w:rFonts w:ascii="Times New Roman" w:hAnsi="Times New Roman" w:cs="Times New Roman"/>
        </w:rPr>
        <w:t xml:space="preserve">Here we </w:t>
      </w:r>
      <w:r w:rsidR="00114460">
        <w:rPr>
          <w:rFonts w:ascii="Times New Roman" w:hAnsi="Times New Roman" w:cs="Times New Roman"/>
        </w:rPr>
        <w:t xml:space="preserve">present </w:t>
      </w:r>
      <w:r w:rsidRPr="00D24361">
        <w:rPr>
          <w:rFonts w:ascii="Times New Roman" w:hAnsi="Times New Roman" w:cs="Times New Roman"/>
        </w:rPr>
        <w:t>EarSense, a</w:t>
      </w:r>
      <w:r w:rsidR="00114460">
        <w:rPr>
          <w:rFonts w:ascii="Times New Roman" w:hAnsi="Times New Roman" w:cs="Times New Roman"/>
        </w:rPr>
        <w:t xml:space="preserve"> </w:t>
      </w:r>
      <w:r w:rsidRPr="00D24361">
        <w:rPr>
          <w:rFonts w:ascii="Times New Roman" w:hAnsi="Times New Roman" w:cs="Times New Roman"/>
        </w:rPr>
        <w:t xml:space="preserve">smart earbud </w:t>
      </w:r>
      <w:r w:rsidR="00114460">
        <w:rPr>
          <w:rFonts w:ascii="Times New Roman" w:hAnsi="Times New Roman" w:cs="Times New Roman"/>
        </w:rPr>
        <w:t>that enables</w:t>
      </w:r>
      <w:r w:rsidRPr="00D24361">
        <w:rPr>
          <w:rFonts w:ascii="Times New Roman" w:hAnsi="Times New Roman" w:cs="Times New Roman"/>
        </w:rPr>
        <w:t xml:space="preserve"> multimodal </w:t>
      </w:r>
      <w:r w:rsidR="00114460">
        <w:rPr>
          <w:rFonts w:ascii="Times New Roman" w:hAnsi="Times New Roman" w:cs="Times New Roman"/>
        </w:rPr>
        <w:t xml:space="preserve">monitoring of </w:t>
      </w:r>
      <w:r w:rsidR="00971F55">
        <w:rPr>
          <w:rFonts w:ascii="Times New Roman" w:hAnsi="Times New Roman" w:cs="Times New Roman"/>
        </w:rPr>
        <w:t>brain and peripheral physiology</w:t>
      </w:r>
      <w:r w:rsidR="00743A39">
        <w:rPr>
          <w:rFonts w:ascii="Times New Roman" w:hAnsi="Times New Roman" w:cs="Times New Roman" w:hint="eastAsia"/>
        </w:rPr>
        <w:t xml:space="preserve"> </w:t>
      </w:r>
      <w:r w:rsidR="00743A39" w:rsidRPr="00D24361">
        <w:rPr>
          <w:rFonts w:ascii="Times New Roman" w:hAnsi="Times New Roman" w:cs="Times New Roman"/>
        </w:rPr>
        <w:t>(</w:t>
      </w:r>
      <w:r w:rsidR="00743A39" w:rsidRPr="00A67840">
        <w:rPr>
          <w:rFonts w:ascii="Times New Roman" w:hAnsi="Times New Roman" w:cs="Times New Roman"/>
          <w:b/>
          <w:bCs/>
        </w:rPr>
        <w:t>Fig</w:t>
      </w:r>
      <w:r w:rsidR="00743A39" w:rsidRPr="00A67840">
        <w:rPr>
          <w:rFonts w:ascii="Times New Roman" w:hAnsi="Times New Roman" w:cs="Times New Roman" w:hint="eastAsia"/>
          <w:b/>
          <w:bCs/>
        </w:rPr>
        <w:t>.</w:t>
      </w:r>
      <w:r w:rsidR="00743A39" w:rsidRPr="00A67840">
        <w:rPr>
          <w:rFonts w:ascii="Times New Roman" w:hAnsi="Times New Roman" w:cs="Times New Roman"/>
          <w:b/>
          <w:bCs/>
        </w:rPr>
        <w:t xml:space="preserve"> 1</w:t>
      </w:r>
      <w:r w:rsidR="00743A39" w:rsidRPr="00A67840">
        <w:rPr>
          <w:rFonts w:ascii="Times New Roman" w:hAnsi="Times New Roman" w:cs="Times New Roman" w:hint="eastAsia"/>
          <w:b/>
          <w:bCs/>
        </w:rPr>
        <w:t>A</w:t>
      </w:r>
      <w:r w:rsidR="00743A39" w:rsidRPr="00D24361">
        <w:rPr>
          <w:rFonts w:ascii="Times New Roman" w:hAnsi="Times New Roman" w:cs="Times New Roman"/>
        </w:rPr>
        <w:t>)</w:t>
      </w:r>
      <w:r w:rsidR="0071039D">
        <w:rPr>
          <w:rFonts w:ascii="Times New Roman" w:hAnsi="Times New Roman" w:cs="Times New Roman"/>
        </w:rPr>
        <w:t xml:space="preserve">. </w:t>
      </w:r>
      <w:r w:rsidR="000328A6" w:rsidRPr="000328A6">
        <w:rPr>
          <w:rFonts w:ascii="Times New Roman" w:hAnsi="Times New Roman" w:cs="Times New Roman"/>
        </w:rPr>
        <w:t>EarSense integrates adaptive deep ear-canal electrophysiology enabled by shape-memory actuators and hydrogel electrodes with optical, thermal, electrodermal, and inertial sensing modalities</w:t>
      </w:r>
      <w:r w:rsidR="002A1030">
        <w:rPr>
          <w:rFonts w:ascii="Times New Roman" w:hAnsi="Times New Roman" w:cs="Times New Roman" w:hint="eastAsia"/>
        </w:rPr>
        <w:t xml:space="preserve"> (</w:t>
      </w:r>
      <w:r w:rsidR="002A1030" w:rsidRPr="00AE18C5">
        <w:rPr>
          <w:rFonts w:ascii="Times New Roman" w:hAnsi="Times New Roman" w:cs="Times New Roman"/>
          <w:b/>
          <w:bCs/>
        </w:rPr>
        <w:t>Fig. 1</w:t>
      </w:r>
      <w:r w:rsidR="003C5869" w:rsidRPr="00AE18C5">
        <w:rPr>
          <w:rFonts w:ascii="Times New Roman" w:hAnsi="Times New Roman" w:cs="Times New Roman"/>
        </w:rPr>
        <w:t>,</w:t>
      </w:r>
      <w:r w:rsidR="002A1030" w:rsidRPr="00AE18C5">
        <w:rPr>
          <w:rFonts w:ascii="Times New Roman" w:hAnsi="Times New Roman" w:cs="Times New Roman"/>
          <w:b/>
          <w:bCs/>
        </w:rPr>
        <w:t xml:space="preserve"> B </w:t>
      </w:r>
      <w:r w:rsidR="002A1030">
        <w:rPr>
          <w:rFonts w:ascii="Times New Roman" w:hAnsi="Times New Roman" w:cs="Times New Roman" w:hint="eastAsia"/>
        </w:rPr>
        <w:t xml:space="preserve">and </w:t>
      </w:r>
      <w:r w:rsidR="002A1030" w:rsidRPr="00AE18C5">
        <w:rPr>
          <w:rFonts w:ascii="Times New Roman" w:hAnsi="Times New Roman" w:cs="Times New Roman"/>
          <w:b/>
          <w:bCs/>
        </w:rPr>
        <w:t>C</w:t>
      </w:r>
      <w:r w:rsidR="002A1030">
        <w:rPr>
          <w:rFonts w:ascii="Times New Roman" w:hAnsi="Times New Roman" w:cs="Times New Roman" w:hint="eastAsia"/>
        </w:rPr>
        <w:t>)</w:t>
      </w:r>
      <w:r w:rsidR="000328A6" w:rsidRPr="000328A6">
        <w:rPr>
          <w:rFonts w:ascii="Times New Roman" w:hAnsi="Times New Roman" w:cs="Times New Roman"/>
        </w:rPr>
        <w:t xml:space="preserve">. The actuator–hydrogel interface establishes stable, low-impedance contact within the ear canal while maintaining gentle mechanical coupling, enabling high-fidelity electrophysiological recording during long-term wear. </w:t>
      </w:r>
      <w:r w:rsidR="004A4A51" w:rsidRPr="004A4A51">
        <w:rPr>
          <w:rFonts w:ascii="Times New Roman" w:hAnsi="Times New Roman" w:cs="Times New Roman"/>
        </w:rPr>
        <w:t xml:space="preserve">This configuration enables simultaneous acquisition of neural activity </w:t>
      </w:r>
      <w:r w:rsidR="003C5869">
        <w:rPr>
          <w:rFonts w:ascii="Times New Roman" w:hAnsi="Times New Roman" w:cs="Times New Roman" w:hint="eastAsia"/>
        </w:rPr>
        <w:t xml:space="preserve">via </w:t>
      </w:r>
      <w:r w:rsidR="004A4A51" w:rsidRPr="004A4A51">
        <w:rPr>
          <w:rFonts w:ascii="Times New Roman" w:hAnsi="Times New Roman" w:cs="Times New Roman"/>
        </w:rPr>
        <w:t>EEG, machine-learning</w:t>
      </w:r>
      <w:r w:rsidR="008B6F2B">
        <w:rPr>
          <w:rFonts w:ascii="Times New Roman" w:hAnsi="Times New Roman" w:cs="Times New Roman" w:hint="eastAsia"/>
        </w:rPr>
        <w:t xml:space="preserve"> (ML)</w:t>
      </w:r>
      <w:r w:rsidR="004A4A51" w:rsidRPr="004A4A51">
        <w:rPr>
          <w:rFonts w:ascii="Times New Roman" w:hAnsi="Times New Roman" w:cs="Times New Roman"/>
        </w:rPr>
        <w:t>–reconstructed ECG, vascular</w:t>
      </w:r>
      <w:r w:rsidR="00E253AB">
        <w:rPr>
          <w:rFonts w:ascii="Times New Roman" w:hAnsi="Times New Roman" w:cs="Times New Roman" w:hint="eastAsia"/>
        </w:rPr>
        <w:t xml:space="preserve"> and </w:t>
      </w:r>
      <w:r w:rsidR="00AE18C5">
        <w:rPr>
          <w:rFonts w:ascii="Times New Roman" w:hAnsi="Times New Roman" w:cs="Times New Roman" w:hint="eastAsia"/>
        </w:rPr>
        <w:t>respiration</w:t>
      </w:r>
      <w:r w:rsidR="004A4A51" w:rsidRPr="004A4A51">
        <w:rPr>
          <w:rFonts w:ascii="Times New Roman" w:hAnsi="Times New Roman" w:cs="Times New Roman"/>
        </w:rPr>
        <w:t xml:space="preserve"> dynamics via PPG, </w:t>
      </w:r>
      <w:r w:rsidR="00296ABC">
        <w:rPr>
          <w:rFonts w:ascii="Times New Roman" w:hAnsi="Times New Roman" w:cs="Times New Roman" w:hint="eastAsia"/>
        </w:rPr>
        <w:t>CBT</w:t>
      </w:r>
      <w:r w:rsidR="004A4A51" w:rsidRPr="004A4A51">
        <w:rPr>
          <w:rFonts w:ascii="Times New Roman" w:hAnsi="Times New Roman" w:cs="Times New Roman"/>
        </w:rPr>
        <w:t>, electrodermal activity</w:t>
      </w:r>
      <w:r w:rsidR="00C25AC6">
        <w:rPr>
          <w:rFonts w:ascii="Times New Roman" w:hAnsi="Times New Roman" w:cs="Times New Roman" w:hint="eastAsia"/>
        </w:rPr>
        <w:t xml:space="preserve"> via </w:t>
      </w:r>
      <w:r w:rsidR="00C25AC6" w:rsidRPr="00C25AC6">
        <w:rPr>
          <w:rFonts w:ascii="Times New Roman" w:hAnsi="Times New Roman" w:cs="Times New Roman"/>
        </w:rPr>
        <w:t>galvanic skin response (GSR)</w:t>
      </w:r>
      <w:r w:rsidR="004A4A51" w:rsidRPr="004A4A51">
        <w:rPr>
          <w:rFonts w:ascii="Times New Roman" w:hAnsi="Times New Roman" w:cs="Times New Roman"/>
        </w:rPr>
        <w:t>, and body motion from a single ear-worn device</w:t>
      </w:r>
      <w:r w:rsidR="002C13B4" w:rsidRPr="00D24361">
        <w:rPr>
          <w:rFonts w:ascii="Times New Roman" w:hAnsi="Times New Roman" w:cs="Times New Roman"/>
        </w:rPr>
        <w:t xml:space="preserve">. </w:t>
      </w:r>
    </w:p>
    <w:p w14:paraId="44ABAF23" w14:textId="06535BC0" w:rsidR="00C21C37" w:rsidRPr="00D24361" w:rsidRDefault="00C21C37" w:rsidP="00C21C37">
      <w:pPr>
        <w:spacing w:line="276" w:lineRule="auto"/>
        <w:jc w:val="both"/>
        <w:rPr>
          <w:rFonts w:ascii="Times New Roman" w:hAnsi="Times New Roman" w:cs="Times New Roman"/>
        </w:rPr>
      </w:pPr>
      <w:r w:rsidRPr="007D4551">
        <w:rPr>
          <w:rFonts w:ascii="Times New Roman" w:hAnsi="Times New Roman" w:cs="Times New Roman"/>
        </w:rPr>
        <w:t xml:space="preserve">Using this integrated sensing approach, we demonstrate continuous multimodal </w:t>
      </w:r>
      <w:r w:rsidR="00E253AB" w:rsidRPr="007D4551">
        <w:rPr>
          <w:rFonts w:ascii="Times New Roman" w:hAnsi="Times New Roman" w:cs="Times New Roman"/>
        </w:rPr>
        <w:t xml:space="preserve">physiological </w:t>
      </w:r>
      <w:r w:rsidRPr="007D4551">
        <w:rPr>
          <w:rFonts w:ascii="Times New Roman" w:hAnsi="Times New Roman" w:cs="Times New Roman"/>
        </w:rPr>
        <w:t xml:space="preserve">monitoring </w:t>
      </w:r>
      <w:r>
        <w:rPr>
          <w:rFonts w:ascii="Times New Roman" w:hAnsi="Times New Roman" w:cs="Times New Roman" w:hint="eastAsia"/>
        </w:rPr>
        <w:t>during</w:t>
      </w:r>
      <w:r w:rsidRPr="007D4551">
        <w:rPr>
          <w:rFonts w:ascii="Times New Roman" w:hAnsi="Times New Roman" w:cs="Times New Roman"/>
        </w:rPr>
        <w:t xml:space="preserve"> daily activities and sleep</w:t>
      </w:r>
      <w:r>
        <w:rPr>
          <w:rFonts w:ascii="Times New Roman" w:hAnsi="Times New Roman" w:cs="Times New Roman" w:hint="eastAsia"/>
        </w:rPr>
        <w:t xml:space="preserve"> </w:t>
      </w:r>
      <w:r w:rsidRPr="00D24361">
        <w:rPr>
          <w:rFonts w:ascii="Times New Roman" w:hAnsi="Times New Roman" w:cs="Times New Roman"/>
        </w:rPr>
        <w:t>(</w:t>
      </w:r>
      <w:r w:rsidRPr="00D24361">
        <w:rPr>
          <w:rFonts w:ascii="Times New Roman" w:hAnsi="Times New Roman" w:cs="Times New Roman"/>
          <w:b/>
          <w:bCs/>
        </w:rPr>
        <w:t>Fig</w:t>
      </w:r>
      <w:r>
        <w:rPr>
          <w:rFonts w:ascii="Times New Roman" w:hAnsi="Times New Roman" w:cs="Times New Roman" w:hint="eastAsia"/>
          <w:b/>
          <w:bCs/>
        </w:rPr>
        <w:t>.</w:t>
      </w:r>
      <w:r w:rsidRPr="00D24361">
        <w:rPr>
          <w:rFonts w:ascii="Times New Roman" w:hAnsi="Times New Roman" w:cs="Times New Roman"/>
          <w:b/>
          <w:bCs/>
        </w:rPr>
        <w:t xml:space="preserve"> 1</w:t>
      </w:r>
      <w:r w:rsidRPr="00A140AA">
        <w:rPr>
          <w:rFonts w:ascii="Times New Roman" w:hAnsi="Times New Roman" w:cs="Times New Roman"/>
        </w:rPr>
        <w:t>,</w:t>
      </w:r>
      <w:r>
        <w:rPr>
          <w:rFonts w:ascii="Times New Roman" w:hAnsi="Times New Roman" w:cs="Times New Roman"/>
          <w:b/>
          <w:bCs/>
        </w:rPr>
        <w:t xml:space="preserve"> </w:t>
      </w:r>
      <w:r>
        <w:rPr>
          <w:rFonts w:ascii="Times New Roman" w:hAnsi="Times New Roman" w:cs="Times New Roman" w:hint="eastAsia"/>
          <w:b/>
          <w:bCs/>
        </w:rPr>
        <w:t>D</w:t>
      </w:r>
      <w:r w:rsidRPr="00AB2BB3">
        <w:rPr>
          <w:rFonts w:ascii="Times New Roman" w:hAnsi="Times New Roman" w:cs="Times New Roman" w:hint="eastAsia"/>
        </w:rPr>
        <w:t xml:space="preserve"> </w:t>
      </w:r>
      <w:r>
        <w:rPr>
          <w:rFonts w:ascii="Times New Roman" w:hAnsi="Times New Roman" w:cs="Times New Roman" w:hint="eastAsia"/>
        </w:rPr>
        <w:t>and</w:t>
      </w:r>
      <w:r>
        <w:rPr>
          <w:rFonts w:ascii="Times New Roman" w:hAnsi="Times New Roman" w:cs="Times New Roman" w:hint="eastAsia"/>
          <w:b/>
          <w:bCs/>
        </w:rPr>
        <w:t xml:space="preserve"> E</w:t>
      </w:r>
      <w:r>
        <w:rPr>
          <w:rFonts w:ascii="Times New Roman" w:hAnsi="Times New Roman" w:cs="Times New Roman" w:hint="eastAsia"/>
        </w:rPr>
        <w:t>, and</w:t>
      </w:r>
      <w:r w:rsidRPr="00AD0137">
        <w:rPr>
          <w:rFonts w:ascii="Times New Roman" w:hAnsi="Times New Roman" w:cs="Times New Roman" w:hint="eastAsia"/>
        </w:rPr>
        <w:t xml:space="preserve"> </w:t>
      </w:r>
      <w:r>
        <w:rPr>
          <w:rFonts w:ascii="Times New Roman" w:hAnsi="Times New Roman" w:cs="Times New Roman" w:hint="eastAsia"/>
          <w:b/>
          <w:bCs/>
        </w:rPr>
        <w:t>fig. S1</w:t>
      </w:r>
      <w:r w:rsidRPr="00D24361">
        <w:rPr>
          <w:rFonts w:ascii="Times New Roman" w:hAnsi="Times New Roman" w:cs="Times New Roman"/>
        </w:rPr>
        <w:t>)</w:t>
      </w:r>
      <w:r w:rsidRPr="007D4551">
        <w:rPr>
          <w:rFonts w:ascii="Times New Roman" w:hAnsi="Times New Roman" w:cs="Times New Roman"/>
        </w:rPr>
        <w:t xml:space="preserve">. In human studies, EarSense captures coordinated brain–body signals that enable affective state assessment and </w:t>
      </w:r>
      <w:r w:rsidRPr="007D4551">
        <w:rPr>
          <w:rFonts w:ascii="Times New Roman" w:hAnsi="Times New Roman" w:cs="Times New Roman"/>
        </w:rPr>
        <w:lastRenderedPageBreak/>
        <w:t xml:space="preserve">automated sleep staging. </w:t>
      </w:r>
      <w:r w:rsidRPr="00D24361">
        <w:rPr>
          <w:rFonts w:ascii="Times New Roman" w:hAnsi="Times New Roman" w:cs="Times New Roman"/>
        </w:rPr>
        <w:t xml:space="preserve">Leveraging ML </w:t>
      </w:r>
      <w:r>
        <w:rPr>
          <w:rFonts w:ascii="Times New Roman" w:hAnsi="Times New Roman" w:cs="Times New Roman"/>
        </w:rPr>
        <w:t>algorithms</w:t>
      </w:r>
      <w:r w:rsidRPr="00D24361">
        <w:rPr>
          <w:rFonts w:ascii="Times New Roman" w:hAnsi="Times New Roman" w:cs="Times New Roman"/>
        </w:rPr>
        <w:t xml:space="preserve">, </w:t>
      </w:r>
      <w:r w:rsidRPr="00B57929">
        <w:rPr>
          <w:rFonts w:ascii="Times New Roman" w:hAnsi="Times New Roman" w:cs="Times New Roman"/>
        </w:rPr>
        <w:t xml:space="preserve">EarSense achieves </w:t>
      </w:r>
      <w:r w:rsidRPr="00D65321">
        <w:rPr>
          <w:rFonts w:ascii="Times New Roman" w:hAnsi="Times New Roman" w:cs="Times New Roman"/>
        </w:rPr>
        <w:t>quantitative assessment of affective state levels (R² &gt; 0.9)</w:t>
      </w:r>
      <w:r w:rsidRPr="00B57929">
        <w:rPr>
          <w:rFonts w:ascii="Times New Roman" w:hAnsi="Times New Roman" w:cs="Times New Roman"/>
        </w:rPr>
        <w:t xml:space="preserve">, 89.9% agreement with </w:t>
      </w:r>
      <w:r w:rsidR="003A40BD" w:rsidRPr="007D4551">
        <w:rPr>
          <w:rFonts w:ascii="Times New Roman" w:hAnsi="Times New Roman" w:cs="Times New Roman"/>
        </w:rPr>
        <w:t>polysomnography</w:t>
      </w:r>
      <w:r w:rsidR="003A40BD" w:rsidRPr="00B57929">
        <w:rPr>
          <w:rFonts w:ascii="Times New Roman" w:hAnsi="Times New Roman" w:cs="Times New Roman"/>
        </w:rPr>
        <w:t xml:space="preserve"> </w:t>
      </w:r>
      <w:r w:rsidR="003A40BD">
        <w:rPr>
          <w:rFonts w:ascii="Times New Roman" w:hAnsi="Times New Roman" w:cs="Times New Roman" w:hint="eastAsia"/>
        </w:rPr>
        <w:t>(</w:t>
      </w:r>
      <w:r w:rsidRPr="00B57929">
        <w:rPr>
          <w:rFonts w:ascii="Times New Roman" w:hAnsi="Times New Roman" w:cs="Times New Roman"/>
        </w:rPr>
        <w:t>PSG</w:t>
      </w:r>
      <w:r w:rsidR="003A40BD">
        <w:rPr>
          <w:rFonts w:ascii="Times New Roman" w:hAnsi="Times New Roman" w:cs="Times New Roman" w:hint="eastAsia"/>
        </w:rPr>
        <w:t>)</w:t>
      </w:r>
      <w:r w:rsidRPr="00B57929">
        <w:rPr>
          <w:rFonts w:ascii="Times New Roman" w:hAnsi="Times New Roman" w:cs="Times New Roman"/>
        </w:rPr>
        <w:t xml:space="preserve"> for sleep staging, and accurate prediction of </w:t>
      </w:r>
      <w:commentRangeStart w:id="1"/>
      <w:r w:rsidRPr="00B57929">
        <w:rPr>
          <w:rFonts w:ascii="Times New Roman" w:hAnsi="Times New Roman" w:cs="Times New Roman"/>
        </w:rPr>
        <w:t xml:space="preserve">next-day cognitive performance </w:t>
      </w:r>
      <w:commentRangeEnd w:id="1"/>
      <w:r w:rsidR="008A0EA0">
        <w:rPr>
          <w:rStyle w:val="af3"/>
        </w:rPr>
        <w:commentReference w:id="1"/>
      </w:r>
      <w:r w:rsidRPr="00B57929">
        <w:rPr>
          <w:rFonts w:ascii="Times New Roman" w:hAnsi="Times New Roman" w:cs="Times New Roman"/>
        </w:rPr>
        <w:t>(R² = 0.88)</w:t>
      </w:r>
      <w:r w:rsidRPr="003C0F9D">
        <w:rPr>
          <w:rFonts w:ascii="Times New Roman" w:hAnsi="Times New Roman" w:cs="Times New Roman"/>
        </w:rPr>
        <w:t xml:space="preserve"> </w:t>
      </w:r>
      <w:r w:rsidRPr="00D24361">
        <w:rPr>
          <w:rFonts w:ascii="Times New Roman" w:hAnsi="Times New Roman" w:cs="Times New Roman"/>
        </w:rPr>
        <w:t>(</w:t>
      </w:r>
      <w:r w:rsidRPr="00D24361">
        <w:rPr>
          <w:rFonts w:ascii="Times New Roman" w:hAnsi="Times New Roman" w:cs="Times New Roman"/>
          <w:b/>
          <w:bCs/>
        </w:rPr>
        <w:t>Fig</w:t>
      </w:r>
      <w:r>
        <w:rPr>
          <w:rFonts w:ascii="Times New Roman" w:hAnsi="Times New Roman" w:cs="Times New Roman" w:hint="eastAsia"/>
          <w:b/>
          <w:bCs/>
        </w:rPr>
        <w:t>.</w:t>
      </w:r>
      <w:r w:rsidRPr="00D24361">
        <w:rPr>
          <w:rFonts w:ascii="Times New Roman" w:hAnsi="Times New Roman" w:cs="Times New Roman"/>
          <w:b/>
          <w:bCs/>
        </w:rPr>
        <w:t xml:space="preserve"> 1</w:t>
      </w:r>
      <w:r>
        <w:rPr>
          <w:rFonts w:ascii="Times New Roman" w:hAnsi="Times New Roman" w:cs="Times New Roman" w:hint="eastAsia"/>
          <w:b/>
          <w:bCs/>
        </w:rPr>
        <w:t>F</w:t>
      </w:r>
      <w:r w:rsidRPr="00D24361">
        <w:rPr>
          <w:rFonts w:ascii="Times New Roman" w:hAnsi="Times New Roman" w:cs="Times New Roman"/>
        </w:rPr>
        <w:t>)</w:t>
      </w:r>
      <w:r>
        <w:rPr>
          <w:rFonts w:ascii="Times New Roman" w:hAnsi="Times New Roman" w:cs="Times New Roman" w:hint="eastAsia"/>
        </w:rPr>
        <w:t xml:space="preserve">. </w:t>
      </w:r>
      <w:r w:rsidRPr="00327C82">
        <w:rPr>
          <w:rFonts w:ascii="Times New Roman" w:hAnsi="Times New Roman" w:cs="Times New Roman"/>
        </w:rPr>
        <w:t xml:space="preserve">Together, these results establish the ear as a practical interface for integrated brain–body monitoring and </w:t>
      </w:r>
      <w:r w:rsidR="00DB16FB">
        <w:rPr>
          <w:rFonts w:ascii="Times New Roman" w:hAnsi="Times New Roman" w:cs="Times New Roman" w:hint="eastAsia"/>
        </w:rPr>
        <w:t>highlight</w:t>
      </w:r>
      <w:r w:rsidRPr="00327C82">
        <w:rPr>
          <w:rFonts w:ascii="Times New Roman" w:hAnsi="Times New Roman" w:cs="Times New Roman"/>
        </w:rPr>
        <w:t xml:space="preserve"> ear-worn devices as a scalable approach for </w:t>
      </w:r>
      <w:r w:rsidR="00DC22F6" w:rsidRPr="00327C82">
        <w:rPr>
          <w:rFonts w:ascii="Times New Roman" w:hAnsi="Times New Roman" w:cs="Times New Roman"/>
        </w:rPr>
        <w:t xml:space="preserve">real-world </w:t>
      </w:r>
      <w:r w:rsidRPr="00327C82">
        <w:rPr>
          <w:rFonts w:ascii="Times New Roman" w:hAnsi="Times New Roman" w:cs="Times New Roman"/>
        </w:rPr>
        <w:t>assessment of complex physiological states.</w:t>
      </w:r>
    </w:p>
    <w:p w14:paraId="561252C2" w14:textId="68BCA569" w:rsidR="00A92435" w:rsidRPr="00B729EE" w:rsidRDefault="00A92435" w:rsidP="000A49F8">
      <w:pPr>
        <w:spacing w:line="276" w:lineRule="auto"/>
        <w:jc w:val="both"/>
        <w:rPr>
          <w:rFonts w:ascii="Times New Roman" w:hAnsi="Times New Roman" w:cs="Times New Roman"/>
          <w:b/>
          <w:bCs/>
        </w:rPr>
      </w:pPr>
      <w:r w:rsidRPr="00A92435">
        <w:rPr>
          <w:rFonts w:ascii="Times New Roman" w:hAnsi="Times New Roman" w:cs="Times New Roman"/>
          <w:b/>
          <w:bCs/>
        </w:rPr>
        <w:t>Ear-worn multimodal sensing architecture</w:t>
      </w:r>
    </w:p>
    <w:p w14:paraId="1B5D2F70" w14:textId="26CA3A61" w:rsidR="00BE4884" w:rsidRDefault="00B43739" w:rsidP="000A49F8">
      <w:pPr>
        <w:spacing w:line="276" w:lineRule="auto"/>
        <w:jc w:val="both"/>
        <w:rPr>
          <w:rFonts w:ascii="Times New Roman" w:hAnsi="Times New Roman" w:cs="Times New Roman"/>
        </w:rPr>
      </w:pPr>
      <w:r w:rsidRPr="00B43739">
        <w:rPr>
          <w:rFonts w:ascii="Times New Roman" w:hAnsi="Times New Roman" w:cs="Times New Roman"/>
        </w:rPr>
        <w:t xml:space="preserve">To realize </w:t>
      </w:r>
      <w:r w:rsidR="00714806">
        <w:rPr>
          <w:rFonts w:ascii="Times New Roman" w:hAnsi="Times New Roman" w:cs="Times New Roman" w:hint="eastAsia"/>
        </w:rPr>
        <w:t>such</w:t>
      </w:r>
      <w:r w:rsidR="00714806" w:rsidRPr="00B43739">
        <w:rPr>
          <w:rFonts w:ascii="Times New Roman" w:hAnsi="Times New Roman" w:cs="Times New Roman"/>
        </w:rPr>
        <w:t xml:space="preserve"> </w:t>
      </w:r>
      <w:r w:rsidRPr="00B43739">
        <w:rPr>
          <w:rFonts w:ascii="Times New Roman" w:hAnsi="Times New Roman" w:cs="Times New Roman"/>
        </w:rPr>
        <w:t>integrated sensing, we designed an anatomically adaptive ear-worn system that combines deep ear-canal electrophysiology with multimodal physiological sensing.</w:t>
      </w:r>
      <w:r>
        <w:rPr>
          <w:rFonts w:ascii="Times New Roman" w:hAnsi="Times New Roman" w:cs="Times New Roman" w:hint="eastAsia"/>
        </w:rPr>
        <w:t xml:space="preserve"> </w:t>
      </w:r>
      <w:r w:rsidR="00BE4884" w:rsidRPr="00BE4884">
        <w:rPr>
          <w:rFonts w:ascii="Times New Roman" w:hAnsi="Times New Roman" w:cs="Times New Roman"/>
        </w:rPr>
        <w:t>EarSense comprises three</w:t>
      </w:r>
      <w:r w:rsidR="00A92435">
        <w:rPr>
          <w:rFonts w:ascii="Times New Roman" w:hAnsi="Times New Roman" w:cs="Times New Roman" w:hint="eastAsia"/>
        </w:rPr>
        <w:t xml:space="preserve"> primary components</w:t>
      </w:r>
      <w:r w:rsidR="00BE4884" w:rsidRPr="00BE4884">
        <w:rPr>
          <w:rFonts w:ascii="Times New Roman" w:hAnsi="Times New Roman" w:cs="Times New Roman"/>
        </w:rPr>
        <w:t xml:space="preserve">: a </w:t>
      </w:r>
      <w:r w:rsidR="00BE4884">
        <w:rPr>
          <w:rFonts w:ascii="Times New Roman" w:hAnsi="Times New Roman" w:cs="Times New Roman" w:hint="eastAsia"/>
        </w:rPr>
        <w:t xml:space="preserve">compact </w:t>
      </w:r>
      <w:r w:rsidR="00BE4884" w:rsidRPr="00BE4884">
        <w:rPr>
          <w:rFonts w:ascii="Times New Roman" w:hAnsi="Times New Roman" w:cs="Times New Roman"/>
        </w:rPr>
        <w:t xml:space="preserve">tip assembly </w:t>
      </w:r>
      <w:r w:rsidR="00C83F13">
        <w:rPr>
          <w:rFonts w:ascii="Times New Roman" w:hAnsi="Times New Roman" w:cs="Times New Roman"/>
        </w:rPr>
        <w:t>for</w:t>
      </w:r>
      <w:r w:rsidR="00A92435">
        <w:rPr>
          <w:rFonts w:ascii="Times New Roman" w:hAnsi="Times New Roman" w:cs="Times New Roman" w:hint="eastAsia"/>
        </w:rPr>
        <w:t xml:space="preserve"> </w:t>
      </w:r>
      <w:r w:rsidR="00BE4884" w:rsidRPr="00BE4884">
        <w:rPr>
          <w:rFonts w:ascii="Times New Roman" w:hAnsi="Times New Roman" w:cs="Times New Roman"/>
        </w:rPr>
        <w:t>electrophysiology</w:t>
      </w:r>
      <w:r w:rsidR="00BE4884">
        <w:rPr>
          <w:rFonts w:ascii="Times New Roman" w:hAnsi="Times New Roman" w:cs="Times New Roman" w:hint="eastAsia"/>
        </w:rPr>
        <w:t xml:space="preserve"> and </w:t>
      </w:r>
      <w:r w:rsidR="00BE4884" w:rsidRPr="00D24361">
        <w:rPr>
          <w:rFonts w:ascii="Times New Roman" w:hAnsi="Times New Roman" w:cs="Times New Roman"/>
        </w:rPr>
        <w:t>tympanic</w:t>
      </w:r>
      <w:r w:rsidR="00BE4884">
        <w:rPr>
          <w:rFonts w:ascii="Times New Roman" w:hAnsi="Times New Roman" w:cs="Times New Roman" w:hint="eastAsia"/>
        </w:rPr>
        <w:t xml:space="preserve"> CBT sensing;</w:t>
      </w:r>
      <w:r w:rsidR="00BE4884" w:rsidRPr="00BE4884">
        <w:rPr>
          <w:rFonts w:ascii="Times New Roman" w:hAnsi="Times New Roman" w:cs="Times New Roman"/>
        </w:rPr>
        <w:t xml:space="preserve"> a central flexible printed circuit board (FPCB) for signal acquisition</w:t>
      </w:r>
      <w:r w:rsidR="00C83F13">
        <w:rPr>
          <w:rFonts w:ascii="Times New Roman" w:hAnsi="Times New Roman" w:cs="Times New Roman"/>
        </w:rPr>
        <w:t xml:space="preserve"> and</w:t>
      </w:r>
      <w:r w:rsidR="00BE4884">
        <w:rPr>
          <w:rFonts w:ascii="Times New Roman" w:hAnsi="Times New Roman" w:cs="Times New Roman" w:hint="eastAsia"/>
        </w:rPr>
        <w:t xml:space="preserve"> wireless communication; and an</w:t>
      </w:r>
      <w:r w:rsidR="0051426E" w:rsidRPr="00BE4884">
        <w:rPr>
          <w:rFonts w:ascii="Times New Roman" w:hAnsi="Times New Roman" w:cs="Times New Roman"/>
        </w:rPr>
        <w:t xml:space="preserve"> </w:t>
      </w:r>
      <w:r w:rsidR="00BE4884" w:rsidRPr="00BE4884">
        <w:rPr>
          <w:rFonts w:ascii="Times New Roman" w:hAnsi="Times New Roman" w:cs="Times New Roman"/>
        </w:rPr>
        <w:t>adaptive</w:t>
      </w:r>
      <w:r w:rsidR="00BE4884">
        <w:rPr>
          <w:rFonts w:ascii="Times New Roman" w:hAnsi="Times New Roman" w:cs="Times New Roman" w:hint="eastAsia"/>
        </w:rPr>
        <w:t xml:space="preserve"> enclosure with a soft</w:t>
      </w:r>
      <w:r w:rsidR="00BE4884" w:rsidRPr="00BE4884">
        <w:rPr>
          <w:rFonts w:ascii="Times New Roman" w:hAnsi="Times New Roman" w:cs="Times New Roman"/>
        </w:rPr>
        <w:t xml:space="preserve"> hook</w:t>
      </w:r>
      <w:r w:rsidR="00BE4884">
        <w:rPr>
          <w:rFonts w:ascii="Times New Roman" w:hAnsi="Times New Roman" w:cs="Times New Roman" w:hint="eastAsia"/>
        </w:rPr>
        <w:t xml:space="preserve"> </w:t>
      </w:r>
      <w:r w:rsidR="00495796">
        <w:rPr>
          <w:rFonts w:ascii="Times New Roman" w:hAnsi="Times New Roman" w:cs="Times New Roman" w:hint="eastAsia"/>
        </w:rPr>
        <w:t xml:space="preserve">for device </w:t>
      </w:r>
      <w:r w:rsidR="00701BA6">
        <w:rPr>
          <w:rFonts w:ascii="Times New Roman" w:hAnsi="Times New Roman" w:cs="Times New Roman"/>
        </w:rPr>
        <w:t>stabiliz</w:t>
      </w:r>
      <w:r w:rsidR="00495796">
        <w:rPr>
          <w:rFonts w:ascii="Times New Roman" w:hAnsi="Times New Roman" w:cs="Times New Roman" w:hint="eastAsia"/>
        </w:rPr>
        <w:t>ation,</w:t>
      </w:r>
      <w:r w:rsidR="00BE4884" w:rsidRPr="00BE4884">
        <w:rPr>
          <w:rFonts w:ascii="Times New Roman" w:hAnsi="Times New Roman" w:cs="Times New Roman"/>
        </w:rPr>
        <w:t xml:space="preserve"> peripheral sensing</w:t>
      </w:r>
      <w:r w:rsidR="00495796">
        <w:rPr>
          <w:rFonts w:ascii="Times New Roman" w:hAnsi="Times New Roman" w:cs="Times New Roman" w:hint="eastAsia"/>
        </w:rPr>
        <w:t xml:space="preserve">, </w:t>
      </w:r>
      <w:r w:rsidR="00BE4884" w:rsidRPr="00BE4884">
        <w:rPr>
          <w:rFonts w:ascii="Times New Roman" w:hAnsi="Times New Roman" w:cs="Times New Roman"/>
        </w:rPr>
        <w:t xml:space="preserve">and power </w:t>
      </w:r>
      <w:r w:rsidR="00A7069E">
        <w:rPr>
          <w:rFonts w:ascii="Times New Roman" w:hAnsi="Times New Roman" w:cs="Times New Roman" w:hint="eastAsia"/>
        </w:rPr>
        <w:t>supply</w:t>
      </w:r>
      <w:r w:rsidR="00E8022F">
        <w:rPr>
          <w:rFonts w:ascii="Times New Roman" w:hAnsi="Times New Roman" w:cs="Times New Roman" w:hint="eastAsia"/>
        </w:rPr>
        <w:t xml:space="preserve"> </w:t>
      </w:r>
      <w:r w:rsidR="00495796">
        <w:rPr>
          <w:rFonts w:ascii="Times New Roman" w:hAnsi="Times New Roman" w:cs="Times New Roman" w:hint="eastAsia"/>
        </w:rPr>
        <w:t xml:space="preserve">housing </w:t>
      </w:r>
      <w:r w:rsidR="00C83F13" w:rsidRPr="00BE4884">
        <w:rPr>
          <w:rFonts w:ascii="Times New Roman" w:hAnsi="Times New Roman" w:cs="Times New Roman"/>
        </w:rPr>
        <w:t>(</w:t>
      </w:r>
      <w:r w:rsidR="00C83F13" w:rsidRPr="00E8022F">
        <w:rPr>
          <w:rFonts w:ascii="Times New Roman" w:hAnsi="Times New Roman" w:cs="Times New Roman"/>
          <w:b/>
          <w:bCs/>
        </w:rPr>
        <w:t>Fig. 1</w:t>
      </w:r>
      <w:r w:rsidR="00C83F13">
        <w:rPr>
          <w:rFonts w:ascii="Times New Roman" w:hAnsi="Times New Roman" w:cs="Times New Roman" w:hint="eastAsia"/>
        </w:rPr>
        <w:t xml:space="preserve">, </w:t>
      </w:r>
      <w:r w:rsidR="00C83F13" w:rsidRPr="00E8022F">
        <w:rPr>
          <w:rFonts w:ascii="Times New Roman" w:hAnsi="Times New Roman" w:cs="Times New Roman" w:hint="eastAsia"/>
          <w:b/>
          <w:bCs/>
        </w:rPr>
        <w:t>A</w:t>
      </w:r>
      <w:r w:rsidR="00C83F13">
        <w:rPr>
          <w:rFonts w:ascii="Times New Roman" w:hAnsi="Times New Roman" w:cs="Times New Roman" w:hint="eastAsia"/>
        </w:rPr>
        <w:t xml:space="preserve"> to </w:t>
      </w:r>
      <w:r w:rsidR="00C83F13" w:rsidRPr="00E8022F">
        <w:rPr>
          <w:rFonts w:ascii="Times New Roman" w:hAnsi="Times New Roman" w:cs="Times New Roman" w:hint="eastAsia"/>
          <w:b/>
          <w:bCs/>
        </w:rPr>
        <w:t>C</w:t>
      </w:r>
      <w:r w:rsidR="00C83F13" w:rsidRPr="00BE4884">
        <w:rPr>
          <w:rFonts w:ascii="Times New Roman" w:hAnsi="Times New Roman" w:cs="Times New Roman"/>
        </w:rPr>
        <w:t>)</w:t>
      </w:r>
      <w:r w:rsidR="00BE4884">
        <w:rPr>
          <w:rFonts w:ascii="Times New Roman" w:hAnsi="Times New Roman" w:cs="Times New Roman" w:hint="eastAsia"/>
        </w:rPr>
        <w:t xml:space="preserve">. </w:t>
      </w:r>
    </w:p>
    <w:p w14:paraId="1238220E" w14:textId="4812D365" w:rsidR="00AC676A" w:rsidRDefault="00E52381" w:rsidP="000A49F8">
      <w:pPr>
        <w:spacing w:line="276" w:lineRule="auto"/>
        <w:jc w:val="both"/>
        <w:rPr>
          <w:rFonts w:ascii="Times New Roman" w:hAnsi="Times New Roman" w:cs="Times New Roman"/>
        </w:rPr>
      </w:pPr>
      <w:r>
        <w:rPr>
          <w:rFonts w:ascii="Times New Roman" w:hAnsi="Times New Roman" w:cs="Times New Roman" w:hint="eastAsia"/>
        </w:rPr>
        <w:t>T</w:t>
      </w:r>
      <w:r w:rsidR="00AC676A">
        <w:rPr>
          <w:rFonts w:ascii="Times New Roman" w:hAnsi="Times New Roman" w:cs="Times New Roman" w:hint="eastAsia"/>
        </w:rPr>
        <w:t>he tip assembly</w:t>
      </w:r>
      <w:r>
        <w:rPr>
          <w:rFonts w:ascii="Times New Roman" w:hAnsi="Times New Roman" w:cs="Times New Roman" w:hint="eastAsia"/>
        </w:rPr>
        <w:t xml:space="preserve"> contains</w:t>
      </w:r>
      <w:r w:rsidR="00AC676A" w:rsidRPr="00AC676A">
        <w:rPr>
          <w:rFonts w:ascii="Times New Roman" w:hAnsi="Times New Roman" w:cs="Times New Roman"/>
        </w:rPr>
        <w:t xml:space="preserve"> </w:t>
      </w:r>
      <w:r w:rsidR="00AC676A" w:rsidRPr="00D24361">
        <w:rPr>
          <w:rFonts w:ascii="Times New Roman" w:hAnsi="Times New Roman" w:cs="Times New Roman"/>
        </w:rPr>
        <w:t>a four</w:t>
      </w:r>
      <w:r w:rsidR="00AC676A">
        <w:rPr>
          <w:rFonts w:ascii="Times New Roman" w:hAnsi="Times New Roman" w:cs="Times New Roman" w:hint="eastAsia"/>
        </w:rPr>
        <w:t>-</w:t>
      </w:r>
      <w:r w:rsidR="00AC676A" w:rsidRPr="00D24361">
        <w:rPr>
          <w:rFonts w:ascii="Times New Roman" w:hAnsi="Times New Roman" w:cs="Times New Roman"/>
        </w:rPr>
        <w:t>actuator</w:t>
      </w:r>
      <w:r w:rsidR="003B7C82">
        <w:rPr>
          <w:rFonts w:ascii="Times New Roman" w:hAnsi="Times New Roman" w:cs="Times New Roman" w:hint="eastAsia"/>
        </w:rPr>
        <w:t xml:space="preserve"> </w:t>
      </w:r>
      <w:r w:rsidR="00AA12B8">
        <w:rPr>
          <w:rFonts w:ascii="Times New Roman" w:hAnsi="Times New Roman" w:cs="Times New Roman" w:hint="eastAsia"/>
        </w:rPr>
        <w:t xml:space="preserve">hydrogel </w:t>
      </w:r>
      <w:r w:rsidR="00AC676A" w:rsidRPr="00D24361">
        <w:rPr>
          <w:rFonts w:ascii="Times New Roman" w:hAnsi="Times New Roman" w:cs="Times New Roman"/>
        </w:rPr>
        <w:t xml:space="preserve">array </w:t>
      </w:r>
      <w:r w:rsidR="00F1783C">
        <w:rPr>
          <w:rFonts w:ascii="Times New Roman" w:hAnsi="Times New Roman" w:cs="Times New Roman" w:hint="eastAsia"/>
        </w:rPr>
        <w:t>forming</w:t>
      </w:r>
      <w:r w:rsidR="00AA12B8">
        <w:rPr>
          <w:rFonts w:ascii="Times New Roman" w:hAnsi="Times New Roman" w:cs="Times New Roman" w:hint="eastAsia"/>
        </w:rPr>
        <w:t xml:space="preserve"> </w:t>
      </w:r>
      <w:r w:rsidR="003B7C82">
        <w:rPr>
          <w:rFonts w:ascii="Times New Roman" w:hAnsi="Times New Roman" w:cs="Times New Roman" w:hint="eastAsia"/>
        </w:rPr>
        <w:t xml:space="preserve">deep ear-canal </w:t>
      </w:r>
      <w:r w:rsidR="003B7C82" w:rsidRPr="00AC676A">
        <w:rPr>
          <w:rFonts w:ascii="Times New Roman" w:hAnsi="Times New Roman" w:cs="Times New Roman"/>
        </w:rPr>
        <w:t>electrophysiological interface</w:t>
      </w:r>
      <w:r w:rsidR="003B7C82" w:rsidDel="00AA12B8">
        <w:rPr>
          <w:rFonts w:ascii="Times New Roman" w:hAnsi="Times New Roman" w:cs="Times New Roman" w:hint="eastAsia"/>
        </w:rPr>
        <w:t xml:space="preserve"> </w:t>
      </w:r>
      <w:del w:id="2" w:author="Liu, Ruixiao" w:date="2026-03-24T16:32:00Z">
        <w:r w:rsidR="00F1783C" w:rsidDel="008A0EA0">
          <w:rPr>
            <w:rFonts w:ascii="Times New Roman" w:hAnsi="Times New Roman" w:cs="Times New Roman" w:hint="eastAsia"/>
          </w:rPr>
          <w:delText xml:space="preserve"> </w:delText>
        </w:r>
      </w:del>
      <w:r w:rsidR="00F1783C">
        <w:rPr>
          <w:rFonts w:ascii="Times New Roman" w:hAnsi="Times New Roman" w:cs="Times New Roman" w:hint="eastAsia"/>
        </w:rPr>
        <w:t xml:space="preserve">and </w:t>
      </w:r>
      <w:r w:rsidR="00AC676A" w:rsidRPr="00D24361">
        <w:rPr>
          <w:rFonts w:ascii="Times New Roman" w:hAnsi="Times New Roman" w:cs="Times New Roman"/>
        </w:rPr>
        <w:t>protrud</w:t>
      </w:r>
      <w:r w:rsidR="0051426E">
        <w:rPr>
          <w:rFonts w:ascii="Times New Roman" w:hAnsi="Times New Roman" w:cs="Times New Roman" w:hint="eastAsia"/>
        </w:rPr>
        <w:t>es</w:t>
      </w:r>
      <w:r w:rsidR="00AC676A" w:rsidRPr="00D24361">
        <w:rPr>
          <w:rFonts w:ascii="Times New Roman" w:hAnsi="Times New Roman" w:cs="Times New Roman"/>
        </w:rPr>
        <w:t xml:space="preserve"> from a </w:t>
      </w:r>
      <w:r w:rsidR="00AC676A">
        <w:rPr>
          <w:rFonts w:ascii="Times New Roman" w:hAnsi="Times New Roman" w:cs="Times New Roman" w:hint="eastAsia"/>
        </w:rPr>
        <w:t xml:space="preserve">soft </w:t>
      </w:r>
      <w:r w:rsidR="00AC676A" w:rsidRPr="00D24361">
        <w:rPr>
          <w:rFonts w:ascii="Times New Roman" w:hAnsi="Times New Roman" w:cs="Times New Roman"/>
        </w:rPr>
        <w:t>elastic ear tip</w:t>
      </w:r>
      <w:r w:rsidR="003B7C82">
        <w:rPr>
          <w:rFonts w:ascii="Times New Roman" w:hAnsi="Times New Roman" w:cs="Times New Roman" w:hint="eastAsia"/>
        </w:rPr>
        <w:t>.</w:t>
      </w:r>
      <w:r w:rsidR="003B7C82" w:rsidRPr="00D24361">
        <w:rPr>
          <w:rFonts w:ascii="Times New Roman" w:hAnsi="Times New Roman" w:cs="Times New Roman"/>
        </w:rPr>
        <w:t xml:space="preserve"> </w:t>
      </w:r>
      <w:r w:rsidR="003B7C82">
        <w:rPr>
          <w:rFonts w:ascii="Times New Roman" w:hAnsi="Times New Roman" w:cs="Times New Roman" w:hint="eastAsia"/>
        </w:rPr>
        <w:t>This</w:t>
      </w:r>
      <w:r w:rsidR="00AC676A">
        <w:rPr>
          <w:rFonts w:ascii="Times New Roman" w:hAnsi="Times New Roman" w:cs="Times New Roman" w:hint="eastAsia"/>
        </w:rPr>
        <w:t xml:space="preserve"> </w:t>
      </w:r>
      <w:r w:rsidR="00AC676A" w:rsidRPr="00D24361">
        <w:rPr>
          <w:rFonts w:ascii="Times New Roman" w:hAnsi="Times New Roman" w:cs="Times New Roman"/>
        </w:rPr>
        <w:t>multi</w:t>
      </w:r>
      <w:r w:rsidR="00AC676A">
        <w:rPr>
          <w:rFonts w:ascii="Times New Roman" w:hAnsi="Times New Roman" w:cs="Times New Roman" w:hint="eastAsia"/>
        </w:rPr>
        <w:t>-</w:t>
      </w:r>
      <w:r w:rsidR="00AC676A" w:rsidRPr="00D24361">
        <w:rPr>
          <w:rFonts w:ascii="Times New Roman" w:hAnsi="Times New Roman" w:cs="Times New Roman"/>
        </w:rPr>
        <w:t>actuat</w:t>
      </w:r>
      <w:r w:rsidR="00AC676A">
        <w:rPr>
          <w:rFonts w:ascii="Times New Roman" w:hAnsi="Times New Roman" w:cs="Times New Roman" w:hint="eastAsia"/>
        </w:rPr>
        <w:t>or</w:t>
      </w:r>
      <w:r w:rsidR="00AC676A" w:rsidRPr="00D24361">
        <w:rPr>
          <w:rFonts w:ascii="Times New Roman" w:hAnsi="Times New Roman" w:cs="Times New Roman"/>
        </w:rPr>
        <w:t xml:space="preserve"> architecture </w:t>
      </w:r>
      <w:r>
        <w:rPr>
          <w:rFonts w:ascii="Times New Roman" w:hAnsi="Times New Roman" w:cs="Times New Roman" w:hint="eastAsia"/>
        </w:rPr>
        <w:t xml:space="preserve">and </w:t>
      </w:r>
      <w:r w:rsidR="00AC676A" w:rsidRPr="00D24361">
        <w:rPr>
          <w:rFonts w:ascii="Times New Roman" w:hAnsi="Times New Roman" w:cs="Times New Roman"/>
        </w:rPr>
        <w:t xml:space="preserve">compliant </w:t>
      </w:r>
      <w:r>
        <w:rPr>
          <w:rFonts w:ascii="Times New Roman" w:hAnsi="Times New Roman" w:cs="Times New Roman"/>
        </w:rPr>
        <w:t>substrate</w:t>
      </w:r>
      <w:r>
        <w:rPr>
          <w:rFonts w:ascii="Times New Roman" w:hAnsi="Times New Roman" w:cs="Times New Roman" w:hint="eastAsia"/>
        </w:rPr>
        <w:t xml:space="preserve"> enable </w:t>
      </w:r>
      <w:r w:rsidR="00AC676A" w:rsidRPr="00D24361">
        <w:rPr>
          <w:rFonts w:ascii="Times New Roman" w:hAnsi="Times New Roman" w:cs="Times New Roman"/>
        </w:rPr>
        <w:t xml:space="preserve">stable and conformal electrode–skin contact </w:t>
      </w:r>
      <w:r>
        <w:rPr>
          <w:rFonts w:ascii="Times New Roman" w:hAnsi="Times New Roman" w:cs="Times New Roman" w:hint="eastAsia"/>
        </w:rPr>
        <w:t xml:space="preserve">inside </w:t>
      </w:r>
      <w:r w:rsidR="00AC676A" w:rsidRPr="00D24361">
        <w:rPr>
          <w:rFonts w:ascii="Times New Roman" w:hAnsi="Times New Roman" w:cs="Times New Roman"/>
        </w:rPr>
        <w:t>the ear canal</w:t>
      </w:r>
      <w:r w:rsidR="00E8022F">
        <w:rPr>
          <w:rFonts w:ascii="Times New Roman" w:hAnsi="Times New Roman" w:cs="Times New Roman" w:hint="eastAsia"/>
        </w:rPr>
        <w:t xml:space="preserve"> (</w:t>
      </w:r>
      <w:r w:rsidR="00E8022F" w:rsidRPr="00E8022F">
        <w:rPr>
          <w:rFonts w:ascii="Times New Roman" w:hAnsi="Times New Roman" w:cs="Times New Roman" w:hint="eastAsia"/>
          <w:b/>
          <w:bCs/>
        </w:rPr>
        <w:t>Fig. 1C</w:t>
      </w:r>
      <w:r>
        <w:rPr>
          <w:rFonts w:ascii="Times New Roman" w:hAnsi="Times New Roman" w:cs="Times New Roman" w:hint="eastAsia"/>
        </w:rPr>
        <w:t xml:space="preserve"> and</w:t>
      </w:r>
      <w:r w:rsidR="00E8022F">
        <w:rPr>
          <w:rFonts w:ascii="Times New Roman" w:hAnsi="Times New Roman" w:cs="Times New Roman" w:hint="eastAsia"/>
        </w:rPr>
        <w:t xml:space="preserve"> </w:t>
      </w:r>
      <w:r w:rsidR="00E8022F" w:rsidRPr="00E8022F">
        <w:rPr>
          <w:rFonts w:ascii="Times New Roman" w:hAnsi="Times New Roman" w:cs="Times New Roman" w:hint="eastAsia"/>
          <w:b/>
          <w:bCs/>
        </w:rPr>
        <w:t>fig. S2</w:t>
      </w:r>
      <w:r w:rsidR="00E8022F">
        <w:rPr>
          <w:rFonts w:ascii="Times New Roman" w:hAnsi="Times New Roman" w:cs="Times New Roman" w:hint="eastAsia"/>
        </w:rPr>
        <w:t>)</w:t>
      </w:r>
      <w:r w:rsidR="00AC676A" w:rsidRPr="00D24361">
        <w:rPr>
          <w:rFonts w:ascii="Times New Roman" w:hAnsi="Times New Roman" w:cs="Times New Roman"/>
        </w:rPr>
        <w:t xml:space="preserve">. </w:t>
      </w:r>
      <w:r w:rsidR="00AC676A" w:rsidRPr="00AC676A">
        <w:rPr>
          <w:rFonts w:ascii="Times New Roman" w:hAnsi="Times New Roman" w:cs="Times New Roman"/>
        </w:rPr>
        <w:t xml:space="preserve">The actuators </w:t>
      </w:r>
      <w:r w:rsidR="008232E7">
        <w:rPr>
          <w:rFonts w:ascii="Times New Roman" w:hAnsi="Times New Roman" w:cs="Times New Roman" w:hint="eastAsia"/>
        </w:rPr>
        <w:t>sur</w:t>
      </w:r>
      <w:r w:rsidR="00AC676A" w:rsidRPr="00AC676A">
        <w:rPr>
          <w:rFonts w:ascii="Times New Roman" w:hAnsi="Times New Roman" w:cs="Times New Roman"/>
        </w:rPr>
        <w:t xml:space="preserve">round a central holder </w:t>
      </w:r>
      <w:r w:rsidR="0046443A">
        <w:rPr>
          <w:rFonts w:ascii="Times New Roman" w:hAnsi="Times New Roman" w:cs="Times New Roman"/>
        </w:rPr>
        <w:t>containing</w:t>
      </w:r>
      <w:r w:rsidR="00977198" w:rsidRPr="00AC676A">
        <w:rPr>
          <w:rFonts w:ascii="Times New Roman" w:hAnsi="Times New Roman" w:cs="Times New Roman"/>
        </w:rPr>
        <w:t xml:space="preserve"> </w:t>
      </w:r>
      <w:r w:rsidR="00AC676A" w:rsidRPr="00AC676A">
        <w:rPr>
          <w:rFonts w:ascii="Times New Roman" w:hAnsi="Times New Roman" w:cs="Times New Roman"/>
        </w:rPr>
        <w:t>an infrared (IR) sensor for noncontact tympanic</w:t>
      </w:r>
      <w:r w:rsidR="00AC676A">
        <w:rPr>
          <w:rFonts w:ascii="Times New Roman" w:hAnsi="Times New Roman" w:cs="Times New Roman" w:hint="eastAsia"/>
        </w:rPr>
        <w:t xml:space="preserve"> </w:t>
      </w:r>
      <w:r w:rsidR="00AC676A" w:rsidRPr="00AC676A">
        <w:rPr>
          <w:rFonts w:ascii="Times New Roman" w:hAnsi="Times New Roman" w:cs="Times New Roman"/>
        </w:rPr>
        <w:t xml:space="preserve">CBT measurement. </w:t>
      </w:r>
    </w:p>
    <w:p w14:paraId="062DCDEB" w14:textId="35C8490E" w:rsidR="0051426E" w:rsidRDefault="00862F98" w:rsidP="000A49F8">
      <w:pPr>
        <w:spacing w:line="276" w:lineRule="auto"/>
        <w:jc w:val="both"/>
        <w:rPr>
          <w:rFonts w:ascii="Times New Roman" w:hAnsi="Times New Roman" w:cs="Times New Roman"/>
        </w:rPr>
      </w:pPr>
      <w:r>
        <w:rPr>
          <w:rFonts w:ascii="Times New Roman" w:hAnsi="Times New Roman" w:cs="Times New Roman" w:hint="eastAsia"/>
        </w:rPr>
        <w:t>All</w:t>
      </w:r>
      <w:r w:rsidRPr="00AC676A">
        <w:rPr>
          <w:rFonts w:ascii="Times New Roman" w:hAnsi="Times New Roman" w:cs="Times New Roman"/>
        </w:rPr>
        <w:t xml:space="preserve"> </w:t>
      </w:r>
      <w:r w:rsidR="00AC676A" w:rsidRPr="00AC676A">
        <w:rPr>
          <w:rFonts w:ascii="Times New Roman" w:hAnsi="Times New Roman" w:cs="Times New Roman"/>
        </w:rPr>
        <w:t xml:space="preserve">sensing and system components are distributed </w:t>
      </w:r>
      <w:r w:rsidR="00AC676A">
        <w:rPr>
          <w:rFonts w:ascii="Times New Roman" w:hAnsi="Times New Roman" w:cs="Times New Roman"/>
        </w:rPr>
        <w:t>across</w:t>
      </w:r>
      <w:r w:rsidR="00AC676A">
        <w:rPr>
          <w:rFonts w:ascii="Times New Roman" w:hAnsi="Times New Roman" w:cs="Times New Roman" w:hint="eastAsia"/>
        </w:rPr>
        <w:t xml:space="preserve"> the main enclosure and </w:t>
      </w:r>
      <w:r w:rsidR="00950B67">
        <w:rPr>
          <w:rFonts w:ascii="Times New Roman" w:hAnsi="Times New Roman" w:cs="Times New Roman" w:hint="eastAsia"/>
        </w:rPr>
        <w:t>ear</w:t>
      </w:r>
      <w:r w:rsidR="00AC676A" w:rsidRPr="00AC676A">
        <w:rPr>
          <w:rFonts w:ascii="Times New Roman" w:hAnsi="Times New Roman" w:cs="Times New Roman"/>
        </w:rPr>
        <w:t xml:space="preserve"> hook</w:t>
      </w:r>
      <w:r>
        <w:rPr>
          <w:rFonts w:ascii="Times New Roman" w:hAnsi="Times New Roman" w:cs="Times New Roman" w:hint="eastAsia"/>
        </w:rPr>
        <w:t xml:space="preserve">, interfacing </w:t>
      </w:r>
      <w:r>
        <w:rPr>
          <w:rFonts w:ascii="Times New Roman" w:hAnsi="Times New Roman" w:cs="Times New Roman"/>
        </w:rPr>
        <w:t>with</w:t>
      </w:r>
      <w:r>
        <w:rPr>
          <w:rFonts w:ascii="Times New Roman" w:hAnsi="Times New Roman" w:cs="Times New Roman" w:hint="eastAsia"/>
        </w:rPr>
        <w:t xml:space="preserve"> the FPCB </w:t>
      </w:r>
      <w:r w:rsidRPr="0051426E">
        <w:rPr>
          <w:rFonts w:ascii="Times New Roman" w:hAnsi="Times New Roman" w:cs="Times New Roman"/>
        </w:rPr>
        <w:t>through flexible interconnects</w:t>
      </w:r>
      <w:r>
        <w:rPr>
          <w:rFonts w:ascii="Times New Roman" w:hAnsi="Times New Roman" w:cs="Times New Roman" w:hint="eastAsia"/>
        </w:rPr>
        <w:t xml:space="preserve"> or compact wiring</w:t>
      </w:r>
      <w:r w:rsidR="00A139D4">
        <w:rPr>
          <w:rFonts w:ascii="Times New Roman" w:hAnsi="Times New Roman" w:cs="Times New Roman" w:hint="eastAsia"/>
        </w:rPr>
        <w:t xml:space="preserve"> (</w:t>
      </w:r>
      <w:r w:rsidR="00A139D4" w:rsidRPr="00A139D4">
        <w:rPr>
          <w:rFonts w:ascii="Times New Roman" w:hAnsi="Times New Roman" w:cs="Times New Roman" w:hint="eastAsia"/>
          <w:b/>
          <w:bCs/>
        </w:rPr>
        <w:t>Fig. 1B</w:t>
      </w:r>
      <w:r w:rsidR="00A139D4">
        <w:rPr>
          <w:rFonts w:ascii="Times New Roman" w:hAnsi="Times New Roman" w:cs="Times New Roman" w:hint="eastAsia"/>
        </w:rPr>
        <w:t>)</w:t>
      </w:r>
      <w:r w:rsidR="00AC676A" w:rsidRPr="00AC676A">
        <w:rPr>
          <w:rFonts w:ascii="Times New Roman" w:hAnsi="Times New Roman" w:cs="Times New Roman"/>
        </w:rPr>
        <w:t xml:space="preserve">. </w:t>
      </w:r>
      <w:r w:rsidR="0007324D">
        <w:rPr>
          <w:rFonts w:ascii="Times New Roman" w:hAnsi="Times New Roman" w:cs="Times New Roman" w:hint="eastAsia"/>
        </w:rPr>
        <w:t>A</w:t>
      </w:r>
      <w:r w:rsidR="0007324D" w:rsidRPr="00AC676A">
        <w:rPr>
          <w:rFonts w:ascii="Times New Roman" w:hAnsi="Times New Roman" w:cs="Times New Roman"/>
        </w:rPr>
        <w:t xml:space="preserve"> </w:t>
      </w:r>
      <w:r w:rsidR="00AC676A" w:rsidRPr="00AC676A">
        <w:rPr>
          <w:rFonts w:ascii="Times New Roman" w:hAnsi="Times New Roman" w:cs="Times New Roman"/>
        </w:rPr>
        <w:t>PPG sensor is oriented toward the vascular-rich concha</w:t>
      </w:r>
      <w:r w:rsidR="00F1783C">
        <w:rPr>
          <w:rFonts w:ascii="Times New Roman" w:hAnsi="Times New Roman" w:cs="Times New Roman" w:hint="eastAsia"/>
        </w:rPr>
        <w:t xml:space="preserve"> </w:t>
      </w:r>
      <w:r w:rsidR="00AC676A" w:rsidRPr="00AC676A">
        <w:rPr>
          <w:rFonts w:ascii="Times New Roman" w:hAnsi="Times New Roman" w:cs="Times New Roman"/>
        </w:rPr>
        <w:t xml:space="preserve">to capture pulsatile and respiration-modulated vascular signals. GSR electrodes positioned on the postauricular skin enable electrodermal sensing while </w:t>
      </w:r>
      <w:r w:rsidR="00D27FB0">
        <w:rPr>
          <w:rFonts w:ascii="Times New Roman" w:hAnsi="Times New Roman" w:cs="Times New Roman" w:hint="eastAsia"/>
        </w:rPr>
        <w:t>minimizing</w:t>
      </w:r>
      <w:r w:rsidR="00D27FB0" w:rsidRPr="00AC676A">
        <w:rPr>
          <w:rFonts w:ascii="Times New Roman" w:hAnsi="Times New Roman" w:cs="Times New Roman"/>
        </w:rPr>
        <w:t xml:space="preserve"> </w:t>
      </w:r>
      <w:r w:rsidR="00E8022F">
        <w:rPr>
          <w:rFonts w:ascii="Times New Roman" w:hAnsi="Times New Roman" w:cs="Times New Roman" w:hint="eastAsia"/>
        </w:rPr>
        <w:t>electrical crosstalk</w:t>
      </w:r>
      <w:r w:rsidR="00AC676A" w:rsidRPr="00AC676A">
        <w:rPr>
          <w:rFonts w:ascii="Times New Roman" w:hAnsi="Times New Roman" w:cs="Times New Roman"/>
        </w:rPr>
        <w:t xml:space="preserve"> </w:t>
      </w:r>
      <w:r w:rsidR="00E8022F">
        <w:rPr>
          <w:rFonts w:ascii="Times New Roman" w:hAnsi="Times New Roman" w:cs="Times New Roman" w:hint="eastAsia"/>
        </w:rPr>
        <w:t>between</w:t>
      </w:r>
      <w:r w:rsidR="00AC676A" w:rsidRPr="00AC676A">
        <w:rPr>
          <w:rFonts w:ascii="Times New Roman" w:hAnsi="Times New Roman" w:cs="Times New Roman"/>
        </w:rPr>
        <w:t xml:space="preserve"> electrophysiological</w:t>
      </w:r>
      <w:r w:rsidR="00E8022F">
        <w:rPr>
          <w:rFonts w:ascii="Times New Roman" w:hAnsi="Times New Roman" w:cs="Times New Roman" w:hint="eastAsia"/>
        </w:rPr>
        <w:t xml:space="preserve"> recordings</w:t>
      </w:r>
      <w:r w:rsidR="00AC676A" w:rsidRPr="00AC676A">
        <w:rPr>
          <w:rFonts w:ascii="Times New Roman" w:hAnsi="Times New Roman" w:cs="Times New Roman"/>
        </w:rPr>
        <w:t xml:space="preserve">. </w:t>
      </w:r>
      <w:r w:rsidR="0051426E">
        <w:rPr>
          <w:rFonts w:ascii="Times New Roman" w:hAnsi="Times New Roman" w:cs="Times New Roman"/>
        </w:rPr>
        <w:t>B</w:t>
      </w:r>
      <w:r w:rsidR="0051426E">
        <w:rPr>
          <w:rFonts w:ascii="Times New Roman" w:hAnsi="Times New Roman" w:cs="Times New Roman" w:hint="eastAsia"/>
        </w:rPr>
        <w:t>iopotential r</w:t>
      </w:r>
      <w:r w:rsidR="00AC676A" w:rsidRPr="00AC676A">
        <w:rPr>
          <w:rFonts w:ascii="Times New Roman" w:hAnsi="Times New Roman" w:cs="Times New Roman"/>
        </w:rPr>
        <w:t>eference</w:t>
      </w:r>
      <w:r w:rsidR="0051426E">
        <w:rPr>
          <w:rFonts w:ascii="Times New Roman" w:hAnsi="Times New Roman" w:cs="Times New Roman" w:hint="eastAsia"/>
        </w:rPr>
        <w:t xml:space="preserve"> (Ref)</w:t>
      </w:r>
      <w:r w:rsidR="00AC676A" w:rsidRPr="00AC676A">
        <w:rPr>
          <w:rFonts w:ascii="Times New Roman" w:hAnsi="Times New Roman" w:cs="Times New Roman"/>
        </w:rPr>
        <w:t xml:space="preserve"> and ground</w:t>
      </w:r>
      <w:r w:rsidR="0051426E">
        <w:rPr>
          <w:rFonts w:ascii="Times New Roman" w:hAnsi="Times New Roman" w:cs="Times New Roman" w:hint="eastAsia"/>
        </w:rPr>
        <w:t xml:space="preserve"> (GND)</w:t>
      </w:r>
      <w:r w:rsidR="00AC676A" w:rsidRPr="00AC676A">
        <w:rPr>
          <w:rFonts w:ascii="Times New Roman" w:hAnsi="Times New Roman" w:cs="Times New Roman"/>
        </w:rPr>
        <w:t xml:space="preserve"> electrodes are placed near the mastoid to minimize neural and muscular interference.</w:t>
      </w:r>
      <w:r w:rsidR="0051426E">
        <w:rPr>
          <w:rFonts w:ascii="Times New Roman" w:hAnsi="Times New Roman" w:cs="Times New Roman" w:hint="eastAsia"/>
        </w:rPr>
        <w:t xml:space="preserve"> </w:t>
      </w:r>
      <w:r w:rsidR="0051426E" w:rsidRPr="0051426E">
        <w:rPr>
          <w:rFonts w:ascii="Times New Roman" w:hAnsi="Times New Roman" w:cs="Times New Roman"/>
        </w:rPr>
        <w:t xml:space="preserve">Rechargeable lithium-ion batteries </w:t>
      </w:r>
      <w:r w:rsidR="0051426E">
        <w:rPr>
          <w:rFonts w:ascii="Times New Roman" w:hAnsi="Times New Roman" w:cs="Times New Roman" w:hint="eastAsia"/>
        </w:rPr>
        <w:t xml:space="preserve">are </w:t>
      </w:r>
      <w:r w:rsidR="00C402B9">
        <w:rPr>
          <w:rFonts w:ascii="Times New Roman" w:hAnsi="Times New Roman" w:cs="Times New Roman"/>
        </w:rPr>
        <w:t>housed</w:t>
      </w:r>
      <w:r w:rsidR="005E0F3F" w:rsidRPr="0051426E">
        <w:rPr>
          <w:rFonts w:ascii="Times New Roman" w:hAnsi="Times New Roman" w:cs="Times New Roman"/>
        </w:rPr>
        <w:t xml:space="preserve"> </w:t>
      </w:r>
      <w:r w:rsidR="0051426E" w:rsidRPr="00D24361">
        <w:rPr>
          <w:rFonts w:ascii="Times New Roman" w:hAnsi="Times New Roman" w:cs="Times New Roman"/>
        </w:rPr>
        <w:t xml:space="preserve">in the distal </w:t>
      </w:r>
      <w:r w:rsidR="0051426E" w:rsidRPr="0051426E">
        <w:rPr>
          <w:rFonts w:ascii="Times New Roman" w:hAnsi="Times New Roman" w:cs="Times New Roman"/>
        </w:rPr>
        <w:t>hook and</w:t>
      </w:r>
      <w:r w:rsidR="00C402B9">
        <w:rPr>
          <w:rFonts w:ascii="Times New Roman" w:hAnsi="Times New Roman" w:cs="Times New Roman"/>
        </w:rPr>
        <w:t xml:space="preserve"> support</w:t>
      </w:r>
      <w:r w:rsidR="0051426E" w:rsidRPr="0051426E">
        <w:rPr>
          <w:rFonts w:ascii="Times New Roman" w:hAnsi="Times New Roman" w:cs="Times New Roman"/>
        </w:rPr>
        <w:t xml:space="preserve"> docking-based charging. The complete system weighs less than 23 g</w:t>
      </w:r>
      <w:r w:rsidR="00556E20">
        <w:rPr>
          <w:rFonts w:ascii="Times New Roman" w:hAnsi="Times New Roman" w:cs="Times New Roman" w:hint="eastAsia"/>
        </w:rPr>
        <w:t>,</w:t>
      </w:r>
      <w:r w:rsidR="0051426E" w:rsidRPr="0051426E">
        <w:rPr>
          <w:rFonts w:ascii="Times New Roman" w:hAnsi="Times New Roman" w:cs="Times New Roman"/>
        </w:rPr>
        <w:t xml:space="preserve"> support</w:t>
      </w:r>
      <w:r w:rsidR="00556E20">
        <w:rPr>
          <w:rFonts w:ascii="Times New Roman" w:hAnsi="Times New Roman" w:cs="Times New Roman" w:hint="eastAsia"/>
        </w:rPr>
        <w:t>ing</w:t>
      </w:r>
      <w:r w:rsidR="0051426E" w:rsidRPr="0051426E">
        <w:rPr>
          <w:rFonts w:ascii="Times New Roman" w:hAnsi="Times New Roman" w:cs="Times New Roman"/>
        </w:rPr>
        <w:t xml:space="preserve"> comfortable long-term wear </w:t>
      </w:r>
      <w:r w:rsidR="00A139D4">
        <w:rPr>
          <w:rFonts w:ascii="Times New Roman" w:hAnsi="Times New Roman" w:cs="Times New Roman" w:hint="eastAsia"/>
        </w:rPr>
        <w:t>(</w:t>
      </w:r>
      <w:r w:rsidR="00A139D4" w:rsidRPr="00A139D4">
        <w:rPr>
          <w:rFonts w:ascii="Times New Roman" w:hAnsi="Times New Roman" w:cs="Times New Roman" w:hint="eastAsia"/>
          <w:b/>
          <w:bCs/>
        </w:rPr>
        <w:t>Fig. 1</w:t>
      </w:r>
      <w:r w:rsidR="00A139D4">
        <w:rPr>
          <w:rFonts w:ascii="Times New Roman" w:hAnsi="Times New Roman" w:cs="Times New Roman" w:hint="eastAsia"/>
        </w:rPr>
        <w:t xml:space="preserve">, </w:t>
      </w:r>
      <w:r w:rsidR="00A139D4" w:rsidRPr="00A139D4">
        <w:rPr>
          <w:rFonts w:ascii="Times New Roman" w:hAnsi="Times New Roman" w:cs="Times New Roman" w:hint="eastAsia"/>
          <w:b/>
          <w:bCs/>
        </w:rPr>
        <w:t>D</w:t>
      </w:r>
      <w:r w:rsidR="00A139D4">
        <w:rPr>
          <w:rFonts w:ascii="Times New Roman" w:hAnsi="Times New Roman" w:cs="Times New Roman" w:hint="eastAsia"/>
        </w:rPr>
        <w:t xml:space="preserve"> and </w:t>
      </w:r>
      <w:r w:rsidR="00A139D4" w:rsidRPr="00A139D4">
        <w:rPr>
          <w:rFonts w:ascii="Times New Roman" w:hAnsi="Times New Roman" w:cs="Times New Roman" w:hint="eastAsia"/>
          <w:b/>
          <w:bCs/>
        </w:rPr>
        <w:t>E</w:t>
      </w:r>
      <w:r w:rsidR="00A139D4">
        <w:rPr>
          <w:rFonts w:ascii="Times New Roman" w:hAnsi="Times New Roman" w:cs="Times New Roman" w:hint="eastAsia"/>
        </w:rPr>
        <w:t>)</w:t>
      </w:r>
      <w:r w:rsidR="0051426E" w:rsidRPr="0051426E">
        <w:rPr>
          <w:rFonts w:ascii="Times New Roman" w:hAnsi="Times New Roman" w:cs="Times New Roman"/>
        </w:rPr>
        <w:t>.</w:t>
      </w:r>
    </w:p>
    <w:p w14:paraId="0F3ADF94" w14:textId="5CE18093" w:rsidR="00E93719" w:rsidRPr="00D24361" w:rsidRDefault="00D72724" w:rsidP="000A49F8">
      <w:pPr>
        <w:spacing w:line="276" w:lineRule="auto"/>
        <w:jc w:val="both"/>
        <w:rPr>
          <w:rFonts w:ascii="Times New Roman" w:hAnsi="Times New Roman" w:cs="Times New Roman"/>
          <w:b/>
          <w:bCs/>
        </w:rPr>
      </w:pPr>
      <w:r>
        <w:rPr>
          <w:rFonts w:ascii="Times New Roman" w:hAnsi="Times New Roman" w:cs="Times New Roman" w:hint="eastAsia"/>
          <w:b/>
          <w:bCs/>
        </w:rPr>
        <w:t>Adaptive a</w:t>
      </w:r>
      <w:r w:rsidR="00E93719" w:rsidRPr="00D24361">
        <w:rPr>
          <w:rFonts w:ascii="Times New Roman" w:hAnsi="Times New Roman" w:cs="Times New Roman"/>
          <w:b/>
          <w:bCs/>
        </w:rPr>
        <w:t>ctuator</w:t>
      </w:r>
      <w:r w:rsidR="00753A76" w:rsidRPr="00D24361">
        <w:rPr>
          <w:rFonts w:ascii="Times New Roman" w:hAnsi="Times New Roman" w:cs="Times New Roman"/>
          <w:b/>
          <w:bCs/>
        </w:rPr>
        <w:t>-</w:t>
      </w:r>
      <w:r w:rsidR="00E93719" w:rsidRPr="00D24361">
        <w:rPr>
          <w:rFonts w:ascii="Times New Roman" w:hAnsi="Times New Roman" w:cs="Times New Roman"/>
          <w:b/>
          <w:bCs/>
        </w:rPr>
        <w:t xml:space="preserve">hydrogel </w:t>
      </w:r>
      <w:r w:rsidR="00397F2C" w:rsidRPr="00D24361">
        <w:rPr>
          <w:rFonts w:ascii="Times New Roman" w:hAnsi="Times New Roman" w:cs="Times New Roman"/>
          <w:b/>
          <w:bCs/>
        </w:rPr>
        <w:t>interface</w:t>
      </w:r>
      <w:r w:rsidR="00E93719" w:rsidRPr="00D24361">
        <w:rPr>
          <w:rFonts w:ascii="Times New Roman" w:hAnsi="Times New Roman" w:cs="Times New Roman"/>
          <w:b/>
          <w:bCs/>
        </w:rPr>
        <w:t xml:space="preserve"> for </w:t>
      </w:r>
      <w:r w:rsidR="00520DAB">
        <w:rPr>
          <w:rFonts w:ascii="Times New Roman" w:hAnsi="Times New Roman" w:cs="Times New Roman" w:hint="eastAsia"/>
          <w:b/>
          <w:bCs/>
        </w:rPr>
        <w:t>deep ear-canal electrophysiology</w:t>
      </w:r>
    </w:p>
    <w:p w14:paraId="321F7680" w14:textId="4C56C826" w:rsidR="00494A5D" w:rsidRPr="00D24361" w:rsidRDefault="00A36368" w:rsidP="000A49F8">
      <w:pPr>
        <w:spacing w:line="276" w:lineRule="auto"/>
        <w:jc w:val="both"/>
        <w:rPr>
          <w:rFonts w:ascii="Times New Roman" w:hAnsi="Times New Roman" w:cs="Times New Roman"/>
        </w:rPr>
      </w:pPr>
      <w:r w:rsidRPr="00D24361">
        <w:rPr>
          <w:rFonts w:ascii="Times New Roman" w:hAnsi="Times New Roman" w:cs="Times New Roman"/>
        </w:rPr>
        <w:t xml:space="preserve">Ear EEG </w:t>
      </w:r>
      <w:r w:rsidR="00194EEA">
        <w:rPr>
          <w:rFonts w:ascii="Times New Roman" w:hAnsi="Times New Roman" w:cs="Times New Roman"/>
        </w:rPr>
        <w:t>is</w:t>
      </w:r>
      <w:r w:rsidRPr="00D24361">
        <w:rPr>
          <w:rFonts w:ascii="Times New Roman" w:hAnsi="Times New Roman" w:cs="Times New Roman"/>
        </w:rPr>
        <w:t xml:space="preserve"> a </w:t>
      </w:r>
      <w:r w:rsidR="00434C3C" w:rsidRPr="00486696">
        <w:rPr>
          <w:rFonts w:ascii="Times New Roman" w:hAnsi="Times New Roman" w:cs="Times New Roman" w:hint="eastAsia"/>
        </w:rPr>
        <w:t>promising</w:t>
      </w:r>
      <w:r w:rsidRPr="00486696">
        <w:rPr>
          <w:rFonts w:ascii="Times New Roman" w:hAnsi="Times New Roman" w:cs="Times New Roman"/>
        </w:rPr>
        <w:t xml:space="preserve"> approach for wearable </w:t>
      </w:r>
      <w:r w:rsidR="00434C3C" w:rsidRPr="00486696">
        <w:rPr>
          <w:rFonts w:ascii="Times New Roman" w:hAnsi="Times New Roman" w:cs="Times New Roman" w:hint="eastAsia"/>
        </w:rPr>
        <w:t>neural monitoring</w:t>
      </w:r>
      <w:r w:rsidR="00486696" w:rsidRPr="00486696">
        <w:rPr>
          <w:rFonts w:ascii="Times New Roman" w:hAnsi="Times New Roman" w:cs="Times New Roman"/>
        </w:rPr>
        <w:t xml:space="preserve"> because of the ear’s </w:t>
      </w:r>
      <w:r w:rsidRPr="00486696">
        <w:rPr>
          <w:rFonts w:ascii="Times New Roman" w:hAnsi="Times New Roman" w:cs="Times New Roman"/>
        </w:rPr>
        <w:t xml:space="preserve">proximity to </w:t>
      </w:r>
      <w:r w:rsidR="00EA58CF">
        <w:rPr>
          <w:rFonts w:ascii="Times New Roman" w:hAnsi="Times New Roman" w:cs="Times New Roman" w:hint="eastAsia"/>
        </w:rPr>
        <w:t>brain</w:t>
      </w:r>
      <w:r w:rsidRPr="00D24361">
        <w:rPr>
          <w:rFonts w:ascii="Times New Roman" w:hAnsi="Times New Roman" w:cs="Times New Roman"/>
        </w:rPr>
        <w:t>, reduced hair-related impedance variability, and</w:t>
      </w:r>
      <w:r w:rsidR="008542B2">
        <w:rPr>
          <w:rFonts w:ascii="Times New Roman" w:hAnsi="Times New Roman" w:cs="Times New Roman" w:hint="eastAsia"/>
        </w:rPr>
        <w:t xml:space="preserve"> </w:t>
      </w:r>
      <w:r w:rsidRPr="00D24361">
        <w:rPr>
          <w:rFonts w:ascii="Times New Roman" w:hAnsi="Times New Roman" w:cs="Times New Roman"/>
        </w:rPr>
        <w:t xml:space="preserve">socially acceptable form factor. </w:t>
      </w:r>
      <w:r w:rsidR="00E83CE6" w:rsidRPr="00D24361">
        <w:rPr>
          <w:rFonts w:ascii="Times New Roman" w:hAnsi="Times New Roman" w:cs="Times New Roman"/>
        </w:rPr>
        <w:t>However, existing ear</w:t>
      </w:r>
      <w:r w:rsidR="00520DAB">
        <w:rPr>
          <w:rFonts w:ascii="Times New Roman" w:hAnsi="Times New Roman" w:cs="Times New Roman" w:hint="eastAsia"/>
        </w:rPr>
        <w:t>-</w:t>
      </w:r>
      <w:r w:rsidR="00E83CE6" w:rsidRPr="00D24361">
        <w:rPr>
          <w:rFonts w:ascii="Times New Roman" w:hAnsi="Times New Roman" w:cs="Times New Roman"/>
        </w:rPr>
        <w:t xml:space="preserve">EEG systems typically </w:t>
      </w:r>
      <w:r w:rsidR="009A1D6B">
        <w:rPr>
          <w:rFonts w:ascii="Times New Roman" w:hAnsi="Times New Roman" w:cs="Times New Roman"/>
        </w:rPr>
        <w:t>use</w:t>
      </w:r>
      <w:r w:rsidR="00E83CE6" w:rsidRPr="00D24361">
        <w:rPr>
          <w:rFonts w:ascii="Times New Roman" w:hAnsi="Times New Roman" w:cs="Times New Roman"/>
        </w:rPr>
        <w:t xml:space="preserve"> shallow ear-canal</w:t>
      </w:r>
      <w:r w:rsidR="00520DAB">
        <w:rPr>
          <w:rFonts w:ascii="Times New Roman" w:hAnsi="Times New Roman" w:cs="Times New Roman" w:hint="eastAsia"/>
        </w:rPr>
        <w:t xml:space="preserve"> </w:t>
      </w:r>
      <w:r w:rsidR="00C565C2" w:rsidRPr="00D24361">
        <w:rPr>
          <w:rFonts w:ascii="Times New Roman" w:hAnsi="Times New Roman" w:cs="Times New Roman"/>
        </w:rPr>
        <w:fldChar w:fldCharType="begin">
          <w:fldData xml:space="preserve">PEVuZE5vdGU+PENpdGU+PEF1dGhvcj5YdTwvQXV0aG9yPjxZZWFyPjIwMjM8L1llYXI+PFJlY051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</w:fldData>
        </w:fldChar>
      </w:r>
      <w:r w:rsidR="00D97210">
        <w:rPr>
          <w:rFonts w:ascii="Times New Roman" w:hAnsi="Times New Roman" w:cs="Times New Roman"/>
        </w:rPr>
        <w:instrText xml:space="preserve"> ADDIN EN.CITE </w:instrText>
      </w:r>
      <w:r w:rsidR="00D97210">
        <w:rPr>
          <w:rFonts w:ascii="Times New Roman" w:hAnsi="Times New Roman" w:cs="Times New Roman"/>
        </w:rPr>
        <w:fldChar w:fldCharType="begin">
          <w:fldData xml:space="preserve">PEVuZE5vdGU+PENpdGU+PEF1dGhvcj5YdTwvQXV0aG9yPjxZZWFyPjIwMjM8L1llYXI+PFJlY051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</w:fldData>
        </w:fldChar>
      </w:r>
      <w:r w:rsidR="00D97210">
        <w:rPr>
          <w:rFonts w:ascii="Times New Roman" w:hAnsi="Times New Roman" w:cs="Times New Roman"/>
        </w:rPr>
        <w:instrText xml:space="preserve"> ADDIN EN.CITE.DATA </w:instrText>
      </w:r>
      <w:r w:rsidR="00D97210">
        <w:rPr>
          <w:rFonts w:ascii="Times New Roman" w:hAnsi="Times New Roman" w:cs="Times New Roman"/>
        </w:rPr>
      </w:r>
      <w:r w:rsidR="00D97210">
        <w:rPr>
          <w:rFonts w:ascii="Times New Roman" w:hAnsi="Times New Roman" w:cs="Times New Roman"/>
        </w:rPr>
        <w:fldChar w:fldCharType="end"/>
      </w:r>
      <w:r w:rsidR="00C565C2" w:rsidRPr="00D24361">
        <w:rPr>
          <w:rFonts w:ascii="Times New Roman" w:hAnsi="Times New Roman" w:cs="Times New Roman"/>
        </w:rPr>
      </w:r>
      <w:r w:rsidR="00C565C2"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15, 17</w:t>
      </w:r>
      <w:r w:rsidR="008339F1" w:rsidRPr="00D24361">
        <w:rPr>
          <w:rFonts w:ascii="Times New Roman" w:hAnsi="Times New Roman" w:cs="Times New Roman"/>
          <w:noProof/>
        </w:rPr>
        <w:t>)</w:t>
      </w:r>
      <w:r w:rsidR="00C565C2" w:rsidRPr="00D24361">
        <w:rPr>
          <w:rFonts w:ascii="Times New Roman" w:hAnsi="Times New Roman" w:cs="Times New Roman"/>
        </w:rPr>
        <w:fldChar w:fldCharType="end"/>
      </w:r>
      <w:r w:rsidR="00C565C2" w:rsidRPr="00D24361">
        <w:rPr>
          <w:rFonts w:ascii="Times New Roman" w:hAnsi="Times New Roman" w:cs="Times New Roman"/>
        </w:rPr>
        <w:t xml:space="preserve"> </w:t>
      </w:r>
      <w:r w:rsidR="00E83CE6" w:rsidRPr="00D24361">
        <w:rPr>
          <w:rFonts w:ascii="Times New Roman" w:hAnsi="Times New Roman" w:cs="Times New Roman"/>
        </w:rPr>
        <w:t xml:space="preserve">or postauricular </w:t>
      </w:r>
      <w:r w:rsidR="00520DAB">
        <w:rPr>
          <w:rFonts w:ascii="Times New Roman" w:hAnsi="Times New Roman" w:cs="Times New Roman" w:hint="eastAsia"/>
        </w:rPr>
        <w:t>locations</w:t>
      </w:r>
      <w:r w:rsidR="00494A5D" w:rsidRPr="00D24361">
        <w:rPr>
          <w:rFonts w:ascii="Times New Roman" w:hAnsi="Times New Roman" w:cs="Times New Roman"/>
        </w:rPr>
        <w:t xml:space="preserve"> </w:t>
      </w:r>
      <w:r w:rsidR="00C565C2" w:rsidRPr="00D24361">
        <w:rPr>
          <w:rFonts w:ascii="Times New Roman" w:hAnsi="Times New Roman" w:cs="Times New Roman"/>
        </w:rPr>
        <w:fldChar w:fldCharType="begin"/>
      </w:r>
      <w:r w:rsidR="002D71F1">
        <w:rPr>
          <w:rFonts w:ascii="Times New Roman" w:hAnsi="Times New Roman" w:cs="Times New Roman"/>
        </w:rPr>
        <w:instrText xml:space="preserve"> ADDIN EN.CITE &lt;EndNote&gt;&lt;Cite&gt;&lt;Author&gt;Guermandi&lt;/Author&gt;&lt;Year&gt;2018&lt;/Year&gt;&lt;RecNum&gt;96&lt;/RecNum&gt;&lt;DisplayText&gt;(&lt;style face="italic"&gt;23&lt;/style&gt;)&lt;/DisplayText&gt;&lt;record&gt;&lt;rec-number&gt;96&lt;/rec-number&gt;&lt;foreign-keys&gt;&lt;key app="EN" db-id="0zwvdffvypze9tees0av5w9uvv5wtzztw9et" timestamp="1773171478"&gt;96&lt;/key&gt;&lt;/foreign-keys&gt;&lt;ref-type name="Conference Paper"&gt;47&lt;/ref-type&gt;&lt;contributors&gt;&lt;authors&gt;&lt;author&gt;Guermandi, Marco&lt;/author&gt;&lt;author&gt;Benatti, Simone&lt;/author&gt;&lt;author&gt;Kartsch Morinigo, Victor Javier&lt;/author&gt;&lt;author&gt;Bertini, Luca&lt;/author&gt;&lt;/authors&gt;&lt;/contributors&gt;&lt;titles&gt;&lt;title&gt;A Wearable Device for Minimally-Invasive Behind-the-Ear EEG and Evoked Potentials&lt;/title&gt;&lt;secondary-title&gt;2018 IEEE Biomedical Circuits and Systems Conference (BioCAS)&lt;/secondary-title&gt;&lt;/titles&gt;&lt;pages&gt;1-4&lt;/pages&gt;&lt;dates&gt;&lt;year&gt;2018&lt;/year&gt;&lt;/dates&gt;&lt;pub-location&gt;Cleveland, Ohio&lt;/pub-location&gt;&lt;publisher&gt;IEEE&lt;/publisher&gt;&lt;urls&gt;&lt;/urls&gt;&lt;electronic-resource-num&gt;10.1109/biocas.2018.8584814&lt;/electronic-resource-num&gt;&lt;/record&gt;&lt;/Cite&gt;&lt;/EndNote&gt;</w:instrText>
      </w:r>
      <w:r w:rsidR="00C565C2"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23</w:t>
      </w:r>
      <w:r w:rsidR="008339F1" w:rsidRPr="00D24361">
        <w:rPr>
          <w:rFonts w:ascii="Times New Roman" w:hAnsi="Times New Roman" w:cs="Times New Roman"/>
          <w:noProof/>
        </w:rPr>
        <w:t>)</w:t>
      </w:r>
      <w:r w:rsidR="00C565C2" w:rsidRPr="00D24361">
        <w:rPr>
          <w:rFonts w:ascii="Times New Roman" w:hAnsi="Times New Roman" w:cs="Times New Roman"/>
        </w:rPr>
        <w:fldChar w:fldCharType="end"/>
      </w:r>
      <w:r w:rsidR="00520DAB">
        <w:rPr>
          <w:rFonts w:ascii="Times New Roman" w:hAnsi="Times New Roman" w:cs="Times New Roman" w:hint="eastAsia"/>
        </w:rPr>
        <w:t>,</w:t>
      </w:r>
      <w:r w:rsidR="00C565C2" w:rsidRPr="00D24361">
        <w:rPr>
          <w:rFonts w:ascii="Times New Roman" w:hAnsi="Times New Roman" w:cs="Times New Roman"/>
        </w:rPr>
        <w:t xml:space="preserve"> </w:t>
      </w:r>
      <w:r w:rsidR="00494A5D" w:rsidRPr="00D24361">
        <w:rPr>
          <w:rFonts w:ascii="Times New Roman" w:hAnsi="Times New Roman" w:cs="Times New Roman"/>
        </w:rPr>
        <w:t xml:space="preserve">and rely on dry </w:t>
      </w:r>
      <w:r w:rsidR="00C565C2" w:rsidRPr="00D24361">
        <w:rPr>
          <w:rFonts w:ascii="Times New Roman" w:hAnsi="Times New Roman" w:cs="Times New Roman"/>
        </w:rPr>
        <w:fldChar w:fldCharType="begin"/>
      </w:r>
      <w:r w:rsidR="00D73F59">
        <w:rPr>
          <w:rFonts w:ascii="Times New Roman" w:hAnsi="Times New Roman" w:cs="Times New Roman"/>
        </w:rPr>
        <w:instrText xml:space="preserve"> ADDIN EN.CITE &lt;EndNote&gt;&lt;Cite&gt;&lt;Author&gt;Kappel&lt;/Author&gt;&lt;Year&gt;2019&lt;/Year&gt;&lt;RecNum&gt;16&lt;/RecNum&gt;&lt;DisplayText&gt;(&lt;style face="italic"&gt;24&lt;/style&gt;)&lt;/DisplayText&gt;&lt;record&gt;&lt;rec-number&gt;16&lt;/rec-number&gt;&lt;foreign-keys&gt;&lt;key app="EN" db-id="vsdez2av30rvdjerdv2vsxxywz2txxwvae0e" timestamp="1771195821"&gt;16&lt;/key&gt;&lt;/foreign-keys&gt;&lt;ref-type name="Journal Article"&gt;17&lt;/ref-type&gt;&lt;contributors&gt;&lt;authors&gt;&lt;author&gt;Kappel, S. L.&lt;/author&gt;&lt;author&gt;Rank, M. L.&lt;/author&gt;&lt;author&gt;Toft, H. O.&lt;/author&gt;&lt;author&gt;Andersen, M.&lt;/author&gt;&lt;author&gt;Kidmose, P.&lt;/author&gt;&lt;/authors&gt;&lt;/contributors&gt;&lt;titles&gt;&lt;title&gt;Dry-Contact Electrode Ear-EEG&lt;/title&gt;&lt;secondary-title&gt;IEEE Trans Biomed Eng&lt;/secondary-title&gt;&lt;/titles&gt;&lt;pages&gt;150-158&lt;/pages&gt;&lt;volume&gt;66&lt;/volume&gt;&lt;number&gt;1&lt;/number&gt;&lt;edition&gt;2018/07/12&lt;/edition&gt;&lt;keywords&gt;&lt;keyword&gt;Adult&lt;/keyword&gt;&lt;keyword&gt;Ear, External/*physiology&lt;/keyword&gt;&lt;keyword&gt;Electrodes&lt;/keyword&gt;&lt;keyword&gt;Electroencephalography/*instrumentation&lt;/keyword&gt;&lt;keyword&gt;Humans&lt;/keyword&gt;&lt;keyword&gt;Iridium&lt;/keyword&gt;&lt;keyword&gt;Monitoring, Ambulatory/*instrumentation&lt;/keyword&gt;&lt;keyword&gt;Prosthesis Design&lt;/keyword&gt;&lt;keyword&gt;Signal Processing, Computer-Assisted/instrumentation&lt;/keyword&gt;&lt;keyword&gt;*Wearable Electronic Devices&lt;/keyword&gt;&lt;/keywords&gt;&lt;dates&gt;&lt;year&gt;2019&lt;/year&gt;&lt;pub-dates&gt;&lt;date&gt;Jan&lt;/date&gt;&lt;/pub-dates&gt;&lt;/dates&gt;&lt;isbn&gt;1558-2531 (Electronic)&amp;#xD;0018-9294 (Linking)&lt;/isbn&gt;&lt;accession-num&gt;29993415&lt;/accession-num&gt;&lt;urls&gt;&lt;related-urls&gt;&lt;url&gt;https://www.ncbi.nlm.nih.gov/pubmed/29993415&lt;/url&gt;&lt;/related-urls&gt;&lt;/urls&gt;&lt;electronic-resource-num&gt;10.1109/TBME.2018.2835778&lt;/electronic-resource-num&gt;&lt;/record&gt;&lt;/Cite&gt;&lt;/EndNote&gt;</w:instrText>
      </w:r>
      <w:r w:rsidR="00C565C2"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24</w:t>
      </w:r>
      <w:r w:rsidR="008339F1" w:rsidRPr="00D24361">
        <w:rPr>
          <w:rFonts w:ascii="Times New Roman" w:hAnsi="Times New Roman" w:cs="Times New Roman"/>
          <w:noProof/>
        </w:rPr>
        <w:t>)</w:t>
      </w:r>
      <w:r w:rsidR="00C565C2" w:rsidRPr="00D24361">
        <w:rPr>
          <w:rFonts w:ascii="Times New Roman" w:hAnsi="Times New Roman" w:cs="Times New Roman"/>
        </w:rPr>
        <w:fldChar w:fldCharType="end"/>
      </w:r>
      <w:r w:rsidR="00C565C2" w:rsidRPr="00D24361">
        <w:rPr>
          <w:rFonts w:ascii="Times New Roman" w:hAnsi="Times New Roman" w:cs="Times New Roman"/>
        </w:rPr>
        <w:t xml:space="preserve"> </w:t>
      </w:r>
      <w:r w:rsidR="00494A5D" w:rsidRPr="00D24361">
        <w:rPr>
          <w:rFonts w:ascii="Times New Roman" w:hAnsi="Times New Roman" w:cs="Times New Roman"/>
        </w:rPr>
        <w:t>or short-</w:t>
      </w:r>
      <w:r w:rsidR="00421EA3">
        <w:rPr>
          <w:rFonts w:ascii="Times New Roman" w:hAnsi="Times New Roman" w:cs="Times New Roman" w:hint="eastAsia"/>
        </w:rPr>
        <w:t>lived</w:t>
      </w:r>
      <w:r w:rsidR="00494A5D" w:rsidRPr="00D24361">
        <w:rPr>
          <w:rFonts w:ascii="Times New Roman" w:hAnsi="Times New Roman" w:cs="Times New Roman"/>
        </w:rPr>
        <w:t xml:space="preserve"> </w:t>
      </w:r>
      <w:r w:rsidR="00421EA3">
        <w:rPr>
          <w:rFonts w:ascii="Times New Roman" w:hAnsi="Times New Roman" w:cs="Times New Roman" w:hint="eastAsia"/>
        </w:rPr>
        <w:t>electrodes</w:t>
      </w:r>
      <w:r w:rsidR="00C565C2" w:rsidRPr="00D24361">
        <w:rPr>
          <w:rFonts w:ascii="Times New Roman" w:hAnsi="Times New Roman" w:cs="Times New Roman"/>
        </w:rPr>
        <w:t xml:space="preserve"> </w:t>
      </w:r>
      <w:r w:rsidR="00C565C2" w:rsidRPr="00D24361">
        <w:rPr>
          <w:rFonts w:ascii="Times New Roman" w:hAnsi="Times New Roman" w:cs="Times New Roman"/>
        </w:rPr>
        <w:fldChar w:fldCharType="begin">
          <w:fldData xml:space="preserve">PEVuZE5vdGU+PENpdGU+PEF1dGhvcj5XYW5nPC9BdXRob3I+PFllYXI+MjAyMzwvWWVhcj48UmVj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</w:fldData>
        </w:fldChar>
      </w:r>
      <w:r w:rsidR="00996D5C">
        <w:rPr>
          <w:rFonts w:ascii="Times New Roman" w:hAnsi="Times New Roman" w:cs="Times New Roman"/>
        </w:rPr>
        <w:instrText xml:space="preserve"> ADDIN EN.CITE </w:instrText>
      </w:r>
      <w:r w:rsidR="00996D5C">
        <w:rPr>
          <w:rFonts w:ascii="Times New Roman" w:hAnsi="Times New Roman" w:cs="Times New Roman"/>
        </w:rPr>
        <w:fldChar w:fldCharType="begin">
          <w:fldData xml:space="preserve">PEVuZE5vdGU+PENpdGU+PEF1dGhvcj5XYW5nPC9BdXRob3I+PFllYXI+MjAyMzwvWWVhcj48UmVj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</w:fldData>
        </w:fldChar>
      </w:r>
      <w:r w:rsidR="00996D5C">
        <w:rPr>
          <w:rFonts w:ascii="Times New Roman" w:hAnsi="Times New Roman" w:cs="Times New Roman"/>
        </w:rPr>
        <w:instrText xml:space="preserve"> ADDIN EN.CITE.DATA </w:instrText>
      </w:r>
      <w:r w:rsidR="00996D5C">
        <w:rPr>
          <w:rFonts w:ascii="Times New Roman" w:hAnsi="Times New Roman" w:cs="Times New Roman"/>
        </w:rPr>
      </w:r>
      <w:r w:rsidR="00996D5C">
        <w:rPr>
          <w:rFonts w:ascii="Times New Roman" w:hAnsi="Times New Roman" w:cs="Times New Roman"/>
        </w:rPr>
        <w:fldChar w:fldCharType="end"/>
      </w:r>
      <w:r w:rsidR="00C565C2" w:rsidRPr="00D24361">
        <w:rPr>
          <w:rFonts w:ascii="Times New Roman" w:hAnsi="Times New Roman" w:cs="Times New Roman"/>
        </w:rPr>
      </w:r>
      <w:r w:rsidR="00C565C2"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16</w:t>
      </w:r>
      <w:r w:rsidR="008339F1" w:rsidRPr="00D24361">
        <w:rPr>
          <w:rFonts w:ascii="Times New Roman" w:hAnsi="Times New Roman" w:cs="Times New Roman"/>
          <w:noProof/>
        </w:rPr>
        <w:t>)</w:t>
      </w:r>
      <w:r w:rsidR="00C565C2" w:rsidRPr="00D24361">
        <w:rPr>
          <w:rFonts w:ascii="Times New Roman" w:hAnsi="Times New Roman" w:cs="Times New Roman"/>
        </w:rPr>
        <w:fldChar w:fldCharType="end"/>
      </w:r>
      <w:r w:rsidR="000226D3">
        <w:rPr>
          <w:rFonts w:ascii="Times New Roman" w:hAnsi="Times New Roman" w:cs="Times New Roman" w:hint="eastAsia"/>
        </w:rPr>
        <w:t xml:space="preserve">, </w:t>
      </w:r>
      <w:r w:rsidR="000226D3">
        <w:rPr>
          <w:rFonts w:ascii="Times New Roman" w:hAnsi="Times New Roman" w:cs="Times New Roman"/>
        </w:rPr>
        <w:t>resulting</w:t>
      </w:r>
      <w:r w:rsidR="000226D3">
        <w:rPr>
          <w:rFonts w:ascii="Times New Roman" w:hAnsi="Times New Roman" w:cs="Times New Roman" w:hint="eastAsia"/>
        </w:rPr>
        <w:t xml:space="preserve"> in </w:t>
      </w:r>
      <w:r w:rsidR="00494A5D" w:rsidRPr="00D24361">
        <w:rPr>
          <w:rFonts w:ascii="Times New Roman" w:hAnsi="Times New Roman" w:cs="Times New Roman"/>
        </w:rPr>
        <w:t xml:space="preserve">unstable contact, elevated impedance, </w:t>
      </w:r>
      <w:r w:rsidR="000226D3" w:rsidRPr="000226D3">
        <w:rPr>
          <w:rFonts w:ascii="Times New Roman" w:hAnsi="Times New Roman" w:cs="Times New Roman"/>
        </w:rPr>
        <w:t>motion sensitivity, and degraded signal fidelit</w:t>
      </w:r>
      <w:r w:rsidR="000226D3">
        <w:rPr>
          <w:rFonts w:ascii="Times New Roman" w:hAnsi="Times New Roman" w:cs="Times New Roman" w:hint="eastAsia"/>
        </w:rPr>
        <w:t>y</w:t>
      </w:r>
      <w:ins w:id="3" w:author="Ji, Sijie" w:date="2026-03-29T15:18:00Z">
        <w:r w:rsidR="00BF5D48">
          <w:rPr>
            <w:rFonts w:ascii="Times New Roman" w:hAnsi="Times New Roman" w:cs="Times New Roman" w:hint="eastAsia"/>
          </w:rPr>
          <w:t>.</w:t>
        </w:r>
      </w:ins>
      <w:del w:id="4" w:author="Ji, Sijie" w:date="2026-03-29T15:18:00Z">
        <w:r w:rsidR="00494A5D" w:rsidRPr="00D24361" w:rsidDel="00BF5D48">
          <w:rPr>
            <w:rFonts w:ascii="Times New Roman" w:hAnsi="Times New Roman" w:cs="Times New Roman"/>
          </w:rPr>
          <w:delText>.</w:delText>
        </w:r>
        <w:r w:rsidR="000226D3" w:rsidRPr="000226D3" w:rsidDel="00BF5D48">
          <w:rPr>
            <w:rFonts w:ascii="Times New Roman" w:hAnsi="Times New Roman" w:cs="Times New Roman"/>
          </w:rPr>
          <w:delText>.</w:delText>
        </w:r>
      </w:del>
    </w:p>
    <w:p w14:paraId="09877E1C" w14:textId="41A74C8D" w:rsidR="004F5D5F" w:rsidRPr="00D24361" w:rsidRDefault="00E93719" w:rsidP="003F1583">
      <w:pPr>
        <w:spacing w:line="276" w:lineRule="auto"/>
        <w:jc w:val="both"/>
        <w:rPr>
          <w:rFonts w:ascii="Times New Roman" w:hAnsi="Times New Roman" w:cs="Times New Roman"/>
        </w:rPr>
      </w:pPr>
      <w:bookmarkStart w:id="5" w:name="OLE_LINK76"/>
      <w:r w:rsidRPr="00D24361">
        <w:rPr>
          <w:rFonts w:ascii="Times New Roman" w:hAnsi="Times New Roman" w:cs="Times New Roman"/>
        </w:rPr>
        <w:t xml:space="preserve">To </w:t>
      </w:r>
      <w:r w:rsidR="003F1583">
        <w:rPr>
          <w:rFonts w:ascii="Times New Roman" w:hAnsi="Times New Roman" w:cs="Times New Roman" w:hint="eastAsia"/>
        </w:rPr>
        <w:t>address these challenges</w:t>
      </w:r>
      <w:r w:rsidRPr="00D24361">
        <w:rPr>
          <w:rFonts w:ascii="Times New Roman" w:hAnsi="Times New Roman" w:cs="Times New Roman"/>
        </w:rPr>
        <w:t xml:space="preserve">, EarSense </w:t>
      </w:r>
      <w:r w:rsidR="003F1583">
        <w:rPr>
          <w:rFonts w:ascii="Times New Roman" w:hAnsi="Times New Roman" w:cs="Times New Roman" w:hint="eastAsia"/>
        </w:rPr>
        <w:t>uses</w:t>
      </w:r>
      <w:r w:rsidR="003F1583" w:rsidRPr="00D24361">
        <w:rPr>
          <w:rFonts w:ascii="Times New Roman" w:hAnsi="Times New Roman" w:cs="Times New Roman"/>
        </w:rPr>
        <w:t xml:space="preserve"> </w:t>
      </w:r>
      <w:r w:rsidRPr="00D24361">
        <w:rPr>
          <w:rFonts w:ascii="Times New Roman" w:hAnsi="Times New Roman" w:cs="Times New Roman"/>
        </w:rPr>
        <w:t>a</w:t>
      </w:r>
      <w:r w:rsidR="00EC18E4">
        <w:rPr>
          <w:rFonts w:ascii="Times New Roman" w:hAnsi="Times New Roman" w:cs="Times New Roman" w:hint="eastAsia"/>
        </w:rPr>
        <w:t>n</w:t>
      </w:r>
      <w:r w:rsidRPr="00D24361">
        <w:rPr>
          <w:rFonts w:ascii="Times New Roman" w:hAnsi="Times New Roman" w:cs="Times New Roman"/>
        </w:rPr>
        <w:t xml:space="preserve"> actuator-hydrogel </w:t>
      </w:r>
      <w:r w:rsidR="00974E8C">
        <w:rPr>
          <w:rFonts w:ascii="Times New Roman" w:hAnsi="Times New Roman" w:cs="Times New Roman" w:hint="eastAsia"/>
        </w:rPr>
        <w:t>interface</w:t>
      </w:r>
      <w:r w:rsidRPr="00D24361">
        <w:rPr>
          <w:rFonts w:ascii="Times New Roman" w:hAnsi="Times New Roman" w:cs="Times New Roman"/>
        </w:rPr>
        <w:t xml:space="preserve"> </w:t>
      </w:r>
      <w:r w:rsidR="00FE57D7">
        <w:rPr>
          <w:rFonts w:ascii="Times New Roman" w:hAnsi="Times New Roman" w:cs="Times New Roman"/>
        </w:rPr>
        <w:t>that</w:t>
      </w:r>
      <w:r w:rsidRPr="00D24361">
        <w:rPr>
          <w:rFonts w:ascii="Times New Roman" w:hAnsi="Times New Roman" w:cs="Times New Roman"/>
        </w:rPr>
        <w:t xml:space="preserve"> </w:t>
      </w:r>
      <w:r w:rsidR="00753A76" w:rsidRPr="00D24361">
        <w:rPr>
          <w:rFonts w:ascii="Times New Roman" w:hAnsi="Times New Roman" w:cs="Times New Roman"/>
        </w:rPr>
        <w:t>establish</w:t>
      </w:r>
      <w:r w:rsidR="003F1583">
        <w:rPr>
          <w:rFonts w:ascii="Times New Roman" w:hAnsi="Times New Roman" w:cs="Times New Roman" w:hint="eastAsia"/>
        </w:rPr>
        <w:t>es</w:t>
      </w:r>
      <w:r w:rsidRPr="00D24361">
        <w:rPr>
          <w:rFonts w:ascii="Times New Roman" w:hAnsi="Times New Roman" w:cs="Times New Roman"/>
        </w:rPr>
        <w:t xml:space="preserve"> stable </w:t>
      </w:r>
      <w:r w:rsidR="00753A76" w:rsidRPr="00D24361">
        <w:rPr>
          <w:rFonts w:ascii="Times New Roman" w:hAnsi="Times New Roman" w:cs="Times New Roman"/>
        </w:rPr>
        <w:t xml:space="preserve">low-impedance </w:t>
      </w:r>
      <w:r w:rsidRPr="00D24361">
        <w:rPr>
          <w:rFonts w:ascii="Times New Roman" w:hAnsi="Times New Roman" w:cs="Times New Roman"/>
        </w:rPr>
        <w:t>contact at deep ear-canal locations</w:t>
      </w:r>
      <w:bookmarkEnd w:id="5"/>
      <w:r w:rsidR="008216D6" w:rsidRPr="00D24361">
        <w:rPr>
          <w:rFonts w:ascii="Times New Roman" w:hAnsi="Times New Roman" w:cs="Times New Roman"/>
        </w:rPr>
        <w:t xml:space="preserve"> (</w:t>
      </w:r>
      <w:r w:rsidR="008216D6" w:rsidRPr="00D24361">
        <w:rPr>
          <w:rFonts w:ascii="Times New Roman" w:hAnsi="Times New Roman" w:cs="Times New Roman"/>
          <w:b/>
          <w:bCs/>
        </w:rPr>
        <w:t>Fig</w:t>
      </w:r>
      <w:r w:rsidR="00974E8C">
        <w:rPr>
          <w:rFonts w:ascii="Times New Roman" w:hAnsi="Times New Roman" w:cs="Times New Roman" w:hint="eastAsia"/>
          <w:b/>
          <w:bCs/>
        </w:rPr>
        <w:t>.</w:t>
      </w:r>
      <w:r w:rsidR="008216D6" w:rsidRPr="00D24361">
        <w:rPr>
          <w:rFonts w:ascii="Times New Roman" w:hAnsi="Times New Roman" w:cs="Times New Roman"/>
          <w:b/>
          <w:bCs/>
        </w:rPr>
        <w:t xml:space="preserve"> 2</w:t>
      </w:r>
      <w:r w:rsidR="00974E8C">
        <w:rPr>
          <w:rFonts w:ascii="Times New Roman" w:hAnsi="Times New Roman" w:cs="Times New Roman" w:hint="eastAsia"/>
          <w:b/>
          <w:bCs/>
        </w:rPr>
        <w:t>A</w:t>
      </w:r>
      <w:r w:rsidR="008216D6" w:rsidRPr="00D24361">
        <w:rPr>
          <w:rFonts w:ascii="Times New Roman" w:hAnsi="Times New Roman" w:cs="Times New Roman"/>
        </w:rPr>
        <w:t>)</w:t>
      </w:r>
      <w:r w:rsidR="00FE57D7">
        <w:rPr>
          <w:rFonts w:ascii="Times New Roman" w:hAnsi="Times New Roman" w:cs="Times New Roman"/>
        </w:rPr>
        <w:t xml:space="preserve">. This </w:t>
      </w:r>
      <w:r w:rsidR="003F1583">
        <w:rPr>
          <w:rFonts w:ascii="Times New Roman" w:hAnsi="Times New Roman" w:cs="Times New Roman" w:hint="eastAsia"/>
        </w:rPr>
        <w:t xml:space="preserve">actuator </w:t>
      </w:r>
      <w:r w:rsidR="002B2CF8">
        <w:rPr>
          <w:rFonts w:ascii="Times New Roman" w:hAnsi="Times New Roman" w:cs="Times New Roman" w:hint="eastAsia"/>
        </w:rPr>
        <w:t>features</w:t>
      </w:r>
      <w:r w:rsidRPr="00D24361">
        <w:rPr>
          <w:rFonts w:ascii="Times New Roman" w:hAnsi="Times New Roman" w:cs="Times New Roman"/>
        </w:rPr>
        <w:t xml:space="preserve"> </w:t>
      </w:r>
      <w:r w:rsidR="00130F46" w:rsidRPr="00130F46">
        <w:rPr>
          <w:rFonts w:ascii="Times New Roman" w:hAnsi="Times New Roman" w:cs="Times New Roman"/>
        </w:rPr>
        <w:t xml:space="preserve">a bilayer </w:t>
      </w:r>
      <w:r w:rsidR="008216D6" w:rsidRPr="00D24361">
        <w:rPr>
          <w:rFonts w:ascii="Times New Roman" w:hAnsi="Times New Roman" w:cs="Times New Roman"/>
        </w:rPr>
        <w:t>of prestretched elas</w:t>
      </w:r>
      <w:r w:rsidR="006572BE">
        <w:rPr>
          <w:rFonts w:ascii="Times New Roman" w:hAnsi="Times New Roman" w:cs="Times New Roman" w:hint="eastAsia"/>
        </w:rPr>
        <w:t>tic</w:t>
      </w:r>
      <w:r w:rsidR="008216D6" w:rsidRPr="00D24361">
        <w:rPr>
          <w:rFonts w:ascii="Times New Roman" w:hAnsi="Times New Roman" w:cs="Times New Roman"/>
        </w:rPr>
        <w:t xml:space="preserve"> </w:t>
      </w:r>
      <w:r w:rsidR="006572BE" w:rsidRPr="00D24361">
        <w:rPr>
          <w:rFonts w:ascii="Times New Roman" w:hAnsi="Times New Roman" w:cs="Times New Roman"/>
        </w:rPr>
        <w:t xml:space="preserve">polydimethylsiloxane </w:t>
      </w:r>
      <w:r w:rsidR="006572BE">
        <w:rPr>
          <w:rFonts w:ascii="Times New Roman" w:hAnsi="Times New Roman" w:cs="Times New Roman" w:hint="eastAsia"/>
        </w:rPr>
        <w:t xml:space="preserve">(PDMS) </w:t>
      </w:r>
      <w:r w:rsidR="008216D6" w:rsidRPr="00D24361">
        <w:rPr>
          <w:rFonts w:ascii="Times New Roman" w:hAnsi="Times New Roman" w:cs="Times New Roman"/>
        </w:rPr>
        <w:t>and nickel–titanium (NiTi) shape memory alloy (SMA)</w:t>
      </w:r>
      <w:r w:rsidR="003F1583">
        <w:rPr>
          <w:rFonts w:ascii="Times New Roman" w:hAnsi="Times New Roman" w:cs="Times New Roman" w:hint="eastAsia"/>
        </w:rPr>
        <w:t xml:space="preserve">, </w:t>
      </w:r>
      <w:r w:rsidR="008216D6" w:rsidRPr="00D24361">
        <w:rPr>
          <w:rFonts w:ascii="Times New Roman" w:hAnsi="Times New Roman" w:cs="Times New Roman"/>
        </w:rPr>
        <w:t>enabl</w:t>
      </w:r>
      <w:r w:rsidR="00AD49E2">
        <w:rPr>
          <w:rFonts w:ascii="Times New Roman" w:hAnsi="Times New Roman" w:cs="Times New Roman" w:hint="eastAsia"/>
        </w:rPr>
        <w:t>ing</w:t>
      </w:r>
      <w:r w:rsidR="008216D6" w:rsidRPr="00D24361">
        <w:rPr>
          <w:rFonts w:ascii="Times New Roman" w:hAnsi="Times New Roman" w:cs="Times New Roman"/>
        </w:rPr>
        <w:t xml:space="preserve"> reversible actuation</w:t>
      </w:r>
      <w:r w:rsidR="009371BE" w:rsidRPr="00D24361">
        <w:rPr>
          <w:rFonts w:ascii="Times New Roman" w:hAnsi="Times New Roman" w:cs="Times New Roman"/>
        </w:rPr>
        <w:t xml:space="preserve"> (</w:t>
      </w:r>
      <w:r w:rsidR="009371BE" w:rsidRPr="00D24361">
        <w:rPr>
          <w:rFonts w:ascii="Times New Roman" w:hAnsi="Times New Roman" w:cs="Times New Roman"/>
          <w:b/>
          <w:bCs/>
        </w:rPr>
        <w:t>Fig</w:t>
      </w:r>
      <w:r w:rsidR="00974E8C">
        <w:rPr>
          <w:rFonts w:ascii="Times New Roman" w:hAnsi="Times New Roman" w:cs="Times New Roman" w:hint="eastAsia"/>
          <w:b/>
          <w:bCs/>
        </w:rPr>
        <w:t>.</w:t>
      </w:r>
      <w:r w:rsidR="009371BE" w:rsidRPr="00D24361">
        <w:rPr>
          <w:rFonts w:ascii="Times New Roman" w:hAnsi="Times New Roman" w:cs="Times New Roman"/>
          <w:b/>
          <w:bCs/>
        </w:rPr>
        <w:t xml:space="preserve"> 2</w:t>
      </w:r>
      <w:r w:rsidR="00974E8C">
        <w:rPr>
          <w:rFonts w:ascii="Times New Roman" w:hAnsi="Times New Roman" w:cs="Times New Roman" w:hint="eastAsia"/>
          <w:b/>
          <w:bCs/>
        </w:rPr>
        <w:t>B</w:t>
      </w:r>
      <w:r w:rsidR="009371BE" w:rsidRPr="00D24361">
        <w:rPr>
          <w:rFonts w:ascii="Times New Roman" w:hAnsi="Times New Roman" w:cs="Times New Roman"/>
        </w:rPr>
        <w:t>)</w:t>
      </w:r>
      <w:r w:rsidR="00747771" w:rsidRPr="00D24361">
        <w:rPr>
          <w:rFonts w:ascii="Times New Roman" w:hAnsi="Times New Roman" w:cs="Times New Roman"/>
        </w:rPr>
        <w:t xml:space="preserve">. </w:t>
      </w:r>
      <w:r w:rsidR="00413144" w:rsidRPr="00D24361">
        <w:rPr>
          <w:rFonts w:ascii="Times New Roman" w:hAnsi="Times New Roman" w:cs="Times New Roman"/>
        </w:rPr>
        <w:t xml:space="preserve">At low temperatures, </w:t>
      </w:r>
      <w:r w:rsidR="004F5D5F" w:rsidRPr="00D24361">
        <w:rPr>
          <w:rFonts w:ascii="Times New Roman" w:hAnsi="Times New Roman" w:cs="Times New Roman"/>
        </w:rPr>
        <w:t xml:space="preserve">the </w:t>
      </w:r>
      <w:r w:rsidR="00AD49E2">
        <w:rPr>
          <w:rFonts w:ascii="Times New Roman" w:hAnsi="Times New Roman" w:cs="Times New Roman"/>
        </w:rPr>
        <w:t>compliant</w:t>
      </w:r>
      <w:r w:rsidR="004F5D5F" w:rsidRPr="00D24361">
        <w:rPr>
          <w:rFonts w:ascii="Times New Roman" w:hAnsi="Times New Roman" w:cs="Times New Roman"/>
        </w:rPr>
        <w:t xml:space="preserve"> </w:t>
      </w:r>
      <w:r w:rsidR="004F5D5F" w:rsidRPr="00D24361">
        <w:rPr>
          <w:rFonts w:ascii="Times New Roman" w:hAnsi="Times New Roman" w:cs="Times New Roman"/>
        </w:rPr>
        <w:lastRenderedPageBreak/>
        <w:t xml:space="preserve">martensitic SMA </w:t>
      </w:r>
      <w:r w:rsidR="00AD49E2">
        <w:rPr>
          <w:rFonts w:ascii="Times New Roman" w:hAnsi="Times New Roman" w:cs="Times New Roman"/>
        </w:rPr>
        <w:t>permits</w:t>
      </w:r>
      <w:r w:rsidR="00AD49E2" w:rsidRPr="00D24361">
        <w:rPr>
          <w:rFonts w:ascii="Times New Roman" w:hAnsi="Times New Roman" w:cs="Times New Roman"/>
        </w:rPr>
        <w:t xml:space="preserve"> </w:t>
      </w:r>
      <w:r w:rsidR="004F5D5F" w:rsidRPr="00D24361">
        <w:rPr>
          <w:rFonts w:ascii="Times New Roman" w:hAnsi="Times New Roman" w:cs="Times New Roman"/>
        </w:rPr>
        <w:t xml:space="preserve">elastomer-driven bending, whereas heating induces transformation </w:t>
      </w:r>
      <w:r w:rsidR="00AD49E2">
        <w:rPr>
          <w:rFonts w:ascii="Times New Roman" w:hAnsi="Times New Roman" w:cs="Times New Roman"/>
        </w:rPr>
        <w:t xml:space="preserve">toward </w:t>
      </w:r>
      <w:r w:rsidR="004F5D5F" w:rsidRPr="00D24361">
        <w:rPr>
          <w:rFonts w:ascii="Times New Roman" w:hAnsi="Times New Roman" w:cs="Times New Roman"/>
        </w:rPr>
        <w:t>the stiffer austenitic phase</w:t>
      </w:r>
      <w:r w:rsidR="00AD49E2">
        <w:rPr>
          <w:rFonts w:ascii="Times New Roman" w:hAnsi="Times New Roman" w:cs="Times New Roman"/>
        </w:rPr>
        <w:t xml:space="preserve"> </w:t>
      </w:r>
      <w:r w:rsidR="004F5D5F" w:rsidRPr="00D24361">
        <w:rPr>
          <w:rFonts w:ascii="Times New Roman" w:hAnsi="Times New Roman" w:cs="Times New Roman"/>
        </w:rPr>
        <w:t>and driv</w:t>
      </w:r>
      <w:r w:rsidR="00AD49E2">
        <w:rPr>
          <w:rFonts w:ascii="Times New Roman" w:hAnsi="Times New Roman" w:cs="Times New Roman"/>
        </w:rPr>
        <w:t>es</w:t>
      </w:r>
      <w:r w:rsidR="004F5D5F" w:rsidRPr="00D24361">
        <w:rPr>
          <w:rFonts w:ascii="Times New Roman" w:hAnsi="Times New Roman" w:cs="Times New Roman"/>
        </w:rPr>
        <w:t xml:space="preserve"> recovery toward a straight</w:t>
      </w:r>
      <w:r w:rsidR="00AD49E2">
        <w:rPr>
          <w:rFonts w:ascii="Times New Roman" w:hAnsi="Times New Roman" w:cs="Times New Roman"/>
        </w:rPr>
        <w:t>er</w:t>
      </w:r>
      <w:r w:rsidR="004F5D5F" w:rsidRPr="00D24361">
        <w:rPr>
          <w:rFonts w:ascii="Times New Roman" w:hAnsi="Times New Roman" w:cs="Times New Roman"/>
        </w:rPr>
        <w:t xml:space="preserve"> configuration</w:t>
      </w:r>
      <w:r w:rsidR="00413144" w:rsidRPr="00D24361">
        <w:rPr>
          <w:rFonts w:ascii="Times New Roman" w:hAnsi="Times New Roman" w:cs="Times New Roman"/>
        </w:rPr>
        <w:t xml:space="preserve"> </w:t>
      </w:r>
      <w:r w:rsidR="009943EE" w:rsidRPr="00D24361">
        <w:rPr>
          <w:rFonts w:ascii="Times New Roman" w:hAnsi="Times New Roman" w:cs="Times New Roman"/>
        </w:rPr>
        <w:t>(</w:t>
      </w:r>
      <w:r w:rsidR="00EA7386" w:rsidRPr="00EA7386">
        <w:rPr>
          <w:rFonts w:ascii="Times New Roman" w:hAnsi="Times New Roman" w:cs="Times New Roman"/>
          <w:b/>
          <w:bCs/>
        </w:rPr>
        <w:t>text</w:t>
      </w:r>
      <w:r w:rsidR="00BC1EC0">
        <w:rPr>
          <w:rFonts w:ascii="Times New Roman" w:hAnsi="Times New Roman" w:cs="Times New Roman" w:hint="eastAsia"/>
          <w:b/>
          <w:bCs/>
        </w:rPr>
        <w:t xml:space="preserve"> S</w:t>
      </w:r>
      <w:r w:rsidR="009A6350">
        <w:rPr>
          <w:rFonts w:ascii="Times New Roman" w:hAnsi="Times New Roman" w:cs="Times New Roman" w:hint="eastAsia"/>
          <w:b/>
          <w:bCs/>
        </w:rPr>
        <w:t>2</w:t>
      </w:r>
      <w:r w:rsidR="00AD49E2">
        <w:rPr>
          <w:rFonts w:ascii="Times New Roman" w:hAnsi="Times New Roman" w:cs="Times New Roman"/>
        </w:rPr>
        <w:t xml:space="preserve"> and </w:t>
      </w:r>
      <w:r w:rsidR="00974E8C">
        <w:rPr>
          <w:rFonts w:ascii="Times New Roman" w:hAnsi="Times New Roman" w:cs="Times New Roman" w:hint="eastAsia"/>
          <w:b/>
          <w:bCs/>
        </w:rPr>
        <w:t>f</w:t>
      </w:r>
      <w:r w:rsidR="008B3109" w:rsidRPr="00D24361">
        <w:rPr>
          <w:rFonts w:ascii="Times New Roman" w:hAnsi="Times New Roman" w:cs="Times New Roman"/>
          <w:b/>
          <w:bCs/>
        </w:rPr>
        <w:t>ig</w:t>
      </w:r>
      <w:r w:rsidR="00974E8C">
        <w:rPr>
          <w:rFonts w:ascii="Times New Roman" w:hAnsi="Times New Roman" w:cs="Times New Roman" w:hint="eastAsia"/>
          <w:b/>
          <w:bCs/>
        </w:rPr>
        <w:t>.</w:t>
      </w:r>
      <w:r w:rsidR="008B3109" w:rsidRPr="00D24361">
        <w:rPr>
          <w:rFonts w:ascii="Times New Roman" w:hAnsi="Times New Roman" w:cs="Times New Roman"/>
          <w:b/>
          <w:bCs/>
        </w:rPr>
        <w:t xml:space="preserve"> S</w:t>
      </w:r>
      <w:r w:rsidR="004F5D5F" w:rsidRPr="00D24361">
        <w:rPr>
          <w:rFonts w:ascii="Times New Roman" w:hAnsi="Times New Roman" w:cs="Times New Roman"/>
          <w:b/>
          <w:bCs/>
        </w:rPr>
        <w:t>3</w:t>
      </w:r>
      <w:r w:rsidR="008B3109" w:rsidRPr="00D24361">
        <w:rPr>
          <w:rFonts w:ascii="Times New Roman" w:hAnsi="Times New Roman" w:cs="Times New Roman"/>
        </w:rPr>
        <w:t xml:space="preserve">). </w:t>
      </w:r>
    </w:p>
    <w:p w14:paraId="1C1CFFCA" w14:textId="578BEAB2" w:rsidR="009C6A23" w:rsidRPr="00D24361" w:rsidRDefault="009C6A23" w:rsidP="000A49F8">
      <w:pPr>
        <w:spacing w:line="276" w:lineRule="auto"/>
        <w:jc w:val="both"/>
        <w:rPr>
          <w:rFonts w:ascii="Times New Roman" w:hAnsi="Times New Roman" w:cs="Times New Roman"/>
        </w:rPr>
      </w:pPr>
      <w:r w:rsidRPr="00D24361">
        <w:rPr>
          <w:rFonts w:ascii="Times New Roman" w:hAnsi="Times New Roman" w:cs="Times New Roman"/>
        </w:rPr>
        <w:t xml:space="preserve">To optimize </w:t>
      </w:r>
      <w:r w:rsidR="004C57A4" w:rsidRPr="00D24361">
        <w:rPr>
          <w:rFonts w:ascii="Times New Roman" w:hAnsi="Times New Roman" w:cs="Times New Roman"/>
        </w:rPr>
        <w:t xml:space="preserve">in-ear </w:t>
      </w:r>
      <w:r w:rsidR="000A44AD">
        <w:rPr>
          <w:rFonts w:ascii="Times New Roman" w:hAnsi="Times New Roman" w:cs="Times New Roman"/>
        </w:rPr>
        <w:t>operation</w:t>
      </w:r>
      <w:r w:rsidR="000A44AD" w:rsidRPr="00D24361">
        <w:rPr>
          <w:rFonts w:ascii="Times New Roman" w:hAnsi="Times New Roman" w:cs="Times New Roman"/>
        </w:rPr>
        <w:t xml:space="preserve"> </w:t>
      </w:r>
      <w:r w:rsidR="004C57A4" w:rsidRPr="00D24361">
        <w:rPr>
          <w:rFonts w:ascii="Times New Roman" w:hAnsi="Times New Roman" w:cs="Times New Roman"/>
        </w:rPr>
        <w:t>and skin-safe heating</w:t>
      </w:r>
      <w:r w:rsidRPr="00D24361">
        <w:rPr>
          <w:rFonts w:ascii="Times New Roman" w:hAnsi="Times New Roman" w:cs="Times New Roman"/>
        </w:rPr>
        <w:t xml:space="preserve">, the SMA was thermally aged to tune its transformation behavior. </w:t>
      </w:r>
      <w:r w:rsidR="005B6C1C">
        <w:rPr>
          <w:rFonts w:ascii="Times New Roman" w:hAnsi="Times New Roman" w:cs="Times New Roman"/>
        </w:rPr>
        <w:t>A</w:t>
      </w:r>
      <w:r w:rsidRPr="00D24361">
        <w:rPr>
          <w:rFonts w:ascii="Times New Roman" w:hAnsi="Times New Roman" w:cs="Times New Roman"/>
        </w:rPr>
        <w:t>ging increase</w:t>
      </w:r>
      <w:r w:rsidR="00794B66">
        <w:rPr>
          <w:rFonts w:ascii="Times New Roman" w:hAnsi="Times New Roman" w:cs="Times New Roman" w:hint="eastAsia"/>
        </w:rPr>
        <w:t>s</w:t>
      </w:r>
      <w:r w:rsidRPr="00D24361">
        <w:rPr>
          <w:rFonts w:ascii="Times New Roman" w:hAnsi="Times New Roman" w:cs="Times New Roman"/>
        </w:rPr>
        <w:t xml:space="preserve"> martensitic-related character </w:t>
      </w:r>
      <w:r w:rsidR="00B858B6">
        <w:rPr>
          <w:rFonts w:ascii="Times New Roman" w:hAnsi="Times New Roman" w:cs="Times New Roman" w:hint="eastAsia"/>
        </w:rPr>
        <w:t xml:space="preserve">and </w:t>
      </w:r>
      <w:r w:rsidR="00B858B6" w:rsidRPr="002A34D6">
        <w:rPr>
          <w:rFonts w:ascii="Times New Roman" w:hAnsi="Times New Roman" w:cs="Times New Roman"/>
        </w:rPr>
        <w:t>reduce</w:t>
      </w:r>
      <w:r w:rsidR="00794B66">
        <w:rPr>
          <w:rFonts w:ascii="Times New Roman" w:hAnsi="Times New Roman" w:cs="Times New Roman" w:hint="eastAsia"/>
        </w:rPr>
        <w:t>s</w:t>
      </w:r>
      <w:r w:rsidR="00B858B6" w:rsidRPr="002A34D6">
        <w:rPr>
          <w:rFonts w:ascii="Times New Roman" w:hAnsi="Times New Roman" w:cs="Times New Roman"/>
        </w:rPr>
        <w:t xml:space="preserve"> stiffness</w:t>
      </w:r>
      <w:r w:rsidR="00B858B6" w:rsidRPr="00D24361">
        <w:rPr>
          <w:rFonts w:ascii="Times New Roman" w:hAnsi="Times New Roman" w:cs="Times New Roman"/>
        </w:rPr>
        <w:t xml:space="preserve"> </w:t>
      </w:r>
      <w:r w:rsidRPr="00D24361">
        <w:rPr>
          <w:rFonts w:ascii="Times New Roman" w:hAnsi="Times New Roman" w:cs="Times New Roman"/>
        </w:rPr>
        <w:t xml:space="preserve">at room </w:t>
      </w:r>
      <w:del w:id="6" w:author="Liu, Ruixiao" w:date="2026-03-24T16:33:00Z">
        <w:r w:rsidRPr="00D24361" w:rsidDel="008A0EA0">
          <w:rPr>
            <w:rFonts w:ascii="Times New Roman" w:hAnsi="Times New Roman" w:cs="Times New Roman"/>
          </w:rPr>
          <w:delText>temperature</w:delText>
        </w:r>
        <w:r w:rsidR="002A34D6" w:rsidDel="008A0EA0">
          <w:rPr>
            <w:rFonts w:ascii="Times New Roman" w:hAnsi="Times New Roman" w:cs="Times New Roman"/>
          </w:rPr>
          <w:delText xml:space="preserve">, </w:delText>
        </w:r>
        <w:r w:rsidR="002A34D6" w:rsidRPr="002A34D6" w:rsidDel="008A0EA0">
          <w:rPr>
            <w:rFonts w:ascii="Times New Roman" w:hAnsi="Times New Roman" w:cs="Times New Roman"/>
          </w:rPr>
          <w:delText xml:space="preserve"> and</w:delText>
        </w:r>
      </w:del>
      <w:ins w:id="7" w:author="Liu, Ruixiao" w:date="2026-03-27T11:06:00Z">
        <w:r w:rsidR="008C7204" w:rsidRPr="00D24361">
          <w:rPr>
            <w:rFonts w:ascii="Times New Roman" w:hAnsi="Times New Roman" w:cs="Times New Roman"/>
          </w:rPr>
          <w:t>temperature</w:t>
        </w:r>
        <w:r w:rsidR="008C7204">
          <w:rPr>
            <w:rFonts w:ascii="Times New Roman" w:hAnsi="Times New Roman" w:cs="Times New Roman"/>
          </w:rPr>
          <w:t xml:space="preserve"> and</w:t>
        </w:r>
      </w:ins>
      <w:r w:rsidR="002A34D6" w:rsidRPr="002A34D6">
        <w:rPr>
          <w:rFonts w:ascii="Times New Roman" w:hAnsi="Times New Roman" w:cs="Times New Roman"/>
        </w:rPr>
        <w:t xml:space="preserve"> sharpens thermal recovery through</w:t>
      </w:r>
      <w:r w:rsidRPr="00D24361">
        <w:rPr>
          <w:rFonts w:ascii="Times New Roman" w:hAnsi="Times New Roman" w:cs="Times New Roman"/>
        </w:rPr>
        <w:t xml:space="preserve"> Ni₄Ti₃ precipitation and associated coherency strains (</w:t>
      </w:r>
      <w:r w:rsidR="00D30928">
        <w:rPr>
          <w:rFonts w:ascii="Times New Roman" w:hAnsi="Times New Roman" w:cs="Times New Roman" w:hint="eastAsia"/>
          <w:b/>
          <w:bCs/>
        </w:rPr>
        <w:t>f</w:t>
      </w:r>
      <w:r w:rsidRPr="00D24361">
        <w:rPr>
          <w:rFonts w:ascii="Times New Roman" w:hAnsi="Times New Roman" w:cs="Times New Roman"/>
          <w:b/>
          <w:bCs/>
        </w:rPr>
        <w:t>ig</w:t>
      </w:r>
      <w:r w:rsidR="00EC5D59">
        <w:rPr>
          <w:rFonts w:ascii="Times New Roman" w:hAnsi="Times New Roman" w:cs="Times New Roman" w:hint="eastAsia"/>
          <w:b/>
          <w:bCs/>
        </w:rPr>
        <w:t>s</w:t>
      </w:r>
      <w:r w:rsidR="00D30928">
        <w:rPr>
          <w:rFonts w:ascii="Times New Roman" w:hAnsi="Times New Roman" w:cs="Times New Roman" w:hint="eastAsia"/>
          <w:b/>
          <w:bCs/>
        </w:rPr>
        <w:t>.</w:t>
      </w:r>
      <w:r w:rsidRPr="00D24361">
        <w:rPr>
          <w:rFonts w:ascii="Times New Roman" w:hAnsi="Times New Roman" w:cs="Times New Roman"/>
          <w:b/>
          <w:bCs/>
        </w:rPr>
        <w:t xml:space="preserve"> S4</w:t>
      </w:r>
      <w:r w:rsidR="00D30928">
        <w:rPr>
          <w:rFonts w:ascii="Times New Roman" w:hAnsi="Times New Roman" w:cs="Times New Roman" w:hint="eastAsia"/>
          <w:b/>
          <w:bCs/>
        </w:rPr>
        <w:t xml:space="preserve"> </w:t>
      </w:r>
      <w:r w:rsidR="00D30928" w:rsidRPr="00D30928">
        <w:rPr>
          <w:rFonts w:ascii="Times New Roman" w:hAnsi="Times New Roman" w:cs="Times New Roman" w:hint="eastAsia"/>
        </w:rPr>
        <w:t xml:space="preserve">to </w:t>
      </w:r>
      <w:r w:rsidRPr="00D24361">
        <w:rPr>
          <w:rFonts w:ascii="Times New Roman" w:hAnsi="Times New Roman" w:cs="Times New Roman"/>
          <w:b/>
          <w:bCs/>
        </w:rPr>
        <w:t>S6</w:t>
      </w:r>
      <w:r w:rsidR="003203C0">
        <w:rPr>
          <w:rFonts w:ascii="Times New Roman" w:hAnsi="Times New Roman" w:cs="Times New Roman" w:hint="eastAsia"/>
        </w:rPr>
        <w:t xml:space="preserve"> and</w:t>
      </w:r>
      <w:r w:rsidRPr="00D24361">
        <w:rPr>
          <w:rFonts w:ascii="Times New Roman" w:hAnsi="Times New Roman" w:cs="Times New Roman"/>
          <w:b/>
          <w:bCs/>
        </w:rPr>
        <w:t xml:space="preserve"> </w:t>
      </w:r>
      <w:r w:rsidR="00EA7386" w:rsidRPr="00EA7386">
        <w:rPr>
          <w:rFonts w:ascii="Times New Roman" w:hAnsi="Times New Roman" w:cs="Times New Roman"/>
          <w:b/>
          <w:bCs/>
        </w:rPr>
        <w:t>text</w:t>
      </w:r>
      <w:r w:rsidR="00EC5D59">
        <w:rPr>
          <w:rFonts w:ascii="Times New Roman" w:hAnsi="Times New Roman" w:cs="Times New Roman" w:hint="eastAsia"/>
          <w:b/>
          <w:bCs/>
        </w:rPr>
        <w:t xml:space="preserve"> S</w:t>
      </w:r>
      <w:r w:rsidR="004F35B7">
        <w:rPr>
          <w:rFonts w:ascii="Times New Roman" w:hAnsi="Times New Roman" w:cs="Times New Roman" w:hint="eastAsia"/>
          <w:b/>
          <w:bCs/>
        </w:rPr>
        <w:t>3</w:t>
      </w:r>
      <w:r w:rsidRPr="00D24361">
        <w:rPr>
          <w:rFonts w:ascii="Times New Roman" w:hAnsi="Times New Roman" w:cs="Times New Roman"/>
        </w:rPr>
        <w:t>)</w:t>
      </w:r>
      <w:r w:rsidR="00997B5F" w:rsidRPr="00D24361">
        <w:rPr>
          <w:rFonts w:ascii="Times New Roman" w:hAnsi="Times New Roman" w:cs="Times New Roman"/>
        </w:rPr>
        <w:t xml:space="preserve"> </w:t>
      </w:r>
      <w:r w:rsidR="00997B5F" w:rsidRPr="00D24361">
        <w:rPr>
          <w:rFonts w:ascii="Times New Roman" w:hAnsi="Times New Roman" w:cs="Times New Roman"/>
        </w:rPr>
        <w:fldChar w:fldCharType="begin">
          <w:fldData xml:space="preserve">PEVuZE5vdGU+PENpdGU+PEF1dGhvcj5GcmVuemVsPC9BdXRob3I+PFllYXI+MjAxMDwvWWVhcj48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==
</w:fldData>
        </w:fldChar>
      </w:r>
      <w:r w:rsidR="00FC530E">
        <w:rPr>
          <w:rFonts w:ascii="Times New Roman" w:hAnsi="Times New Roman" w:cs="Times New Roman"/>
        </w:rPr>
        <w:instrText xml:space="preserve"> ADDIN EN.CITE </w:instrText>
      </w:r>
      <w:r w:rsidR="00FC530E">
        <w:rPr>
          <w:rFonts w:ascii="Times New Roman" w:hAnsi="Times New Roman" w:cs="Times New Roman"/>
        </w:rPr>
        <w:fldChar w:fldCharType="begin">
          <w:fldData xml:space="preserve">PEVuZE5vdGU+PENpdGU+PEF1dGhvcj5GcmVuemVsPC9BdXRob3I+PFllYXI+MjAxMDwvWWVhcj48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==
</w:fldData>
        </w:fldChar>
      </w:r>
      <w:r w:rsidR="00FC530E">
        <w:rPr>
          <w:rFonts w:ascii="Times New Roman" w:hAnsi="Times New Roman" w:cs="Times New Roman"/>
        </w:rPr>
        <w:instrText xml:space="preserve"> ADDIN EN.CITE.DATA </w:instrText>
      </w:r>
      <w:r w:rsidR="00FC530E">
        <w:rPr>
          <w:rFonts w:ascii="Times New Roman" w:hAnsi="Times New Roman" w:cs="Times New Roman"/>
        </w:rPr>
      </w:r>
      <w:r w:rsidR="00FC530E">
        <w:rPr>
          <w:rFonts w:ascii="Times New Roman" w:hAnsi="Times New Roman" w:cs="Times New Roman"/>
        </w:rPr>
        <w:fldChar w:fldCharType="end"/>
      </w:r>
      <w:r w:rsidR="00997B5F" w:rsidRPr="00D24361">
        <w:rPr>
          <w:rFonts w:ascii="Times New Roman" w:hAnsi="Times New Roman" w:cs="Times New Roman"/>
        </w:rPr>
      </w:r>
      <w:r w:rsidR="00997B5F"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25, 26</w:t>
      </w:r>
      <w:r w:rsidR="008339F1" w:rsidRPr="00D24361">
        <w:rPr>
          <w:rFonts w:ascii="Times New Roman" w:hAnsi="Times New Roman" w:cs="Times New Roman"/>
          <w:noProof/>
        </w:rPr>
        <w:t>)</w:t>
      </w:r>
      <w:r w:rsidR="00997B5F" w:rsidRPr="00D24361">
        <w:rPr>
          <w:rFonts w:ascii="Times New Roman" w:hAnsi="Times New Roman" w:cs="Times New Roman"/>
        </w:rPr>
        <w:fldChar w:fldCharType="end"/>
      </w:r>
      <w:r w:rsidRPr="00D24361">
        <w:rPr>
          <w:rFonts w:ascii="Times New Roman" w:hAnsi="Times New Roman" w:cs="Times New Roman"/>
        </w:rPr>
        <w:t xml:space="preserve">. </w:t>
      </w:r>
      <w:r w:rsidR="002A34D6">
        <w:rPr>
          <w:rFonts w:ascii="Times New Roman" w:hAnsi="Times New Roman" w:cs="Times New Roman"/>
        </w:rPr>
        <w:t>With</w:t>
      </w:r>
      <w:r w:rsidR="00122D58">
        <w:rPr>
          <w:rFonts w:ascii="Times New Roman" w:hAnsi="Times New Roman" w:cs="Times New Roman" w:hint="eastAsia"/>
        </w:rPr>
        <w:t xml:space="preserve"> aged SMA </w:t>
      </w:r>
      <w:r w:rsidR="002A34D6">
        <w:rPr>
          <w:rFonts w:ascii="Times New Roman" w:hAnsi="Times New Roman" w:cs="Times New Roman"/>
        </w:rPr>
        <w:t>and</w:t>
      </w:r>
      <w:r w:rsidR="00122D58">
        <w:rPr>
          <w:rFonts w:ascii="Times New Roman" w:hAnsi="Times New Roman" w:cs="Times New Roman" w:hint="eastAsia"/>
        </w:rPr>
        <w:t xml:space="preserve"> optimized PDMS </w:t>
      </w:r>
      <w:r w:rsidR="00122D58">
        <w:rPr>
          <w:rFonts w:ascii="Times New Roman" w:hAnsi="Times New Roman" w:cs="Times New Roman"/>
        </w:rPr>
        <w:t>thickness</w:t>
      </w:r>
      <w:r w:rsidR="00122D58">
        <w:rPr>
          <w:rFonts w:ascii="Times New Roman" w:hAnsi="Times New Roman" w:cs="Times New Roman" w:hint="eastAsia"/>
        </w:rPr>
        <w:t xml:space="preserve"> and pre</w:t>
      </w:r>
      <w:ins w:id="8" w:author="Liu, Ruixiao" w:date="2026-03-24T16:34:00Z">
        <w:r w:rsidR="008A0EA0">
          <w:rPr>
            <w:rFonts w:ascii="Times New Roman" w:hAnsi="Times New Roman" w:cs="Times New Roman"/>
          </w:rPr>
          <w:t>-</w:t>
        </w:r>
      </w:ins>
      <w:r w:rsidR="00122D58">
        <w:rPr>
          <w:rFonts w:ascii="Times New Roman" w:hAnsi="Times New Roman" w:cs="Times New Roman" w:hint="eastAsia"/>
        </w:rPr>
        <w:t>stretch</w:t>
      </w:r>
      <w:r w:rsidR="002A34D6">
        <w:rPr>
          <w:rFonts w:ascii="Times New Roman" w:hAnsi="Times New Roman" w:cs="Times New Roman"/>
        </w:rPr>
        <w:t>, the actuator</w:t>
      </w:r>
      <w:r w:rsidR="00122D58">
        <w:rPr>
          <w:rFonts w:ascii="Times New Roman" w:hAnsi="Times New Roman" w:cs="Times New Roman" w:hint="eastAsia"/>
        </w:rPr>
        <w:t xml:space="preserve"> </w:t>
      </w:r>
      <w:r w:rsidR="002A34D6">
        <w:rPr>
          <w:rFonts w:ascii="Times New Roman" w:hAnsi="Times New Roman" w:cs="Times New Roman"/>
        </w:rPr>
        <w:t xml:space="preserve">showed </w:t>
      </w:r>
      <w:r w:rsidRPr="00D24361">
        <w:rPr>
          <w:rFonts w:ascii="Times New Roman" w:hAnsi="Times New Roman" w:cs="Times New Roman"/>
        </w:rPr>
        <w:t>nearly doubled bending curvature and recovery rate</w:t>
      </w:r>
      <w:r w:rsidR="00CE0B93">
        <w:rPr>
          <w:rFonts w:ascii="Times New Roman" w:hAnsi="Times New Roman" w:cs="Times New Roman" w:hint="eastAsia"/>
        </w:rPr>
        <w:t>s</w:t>
      </w:r>
      <w:r w:rsidRPr="00D24361">
        <w:rPr>
          <w:rFonts w:ascii="Times New Roman" w:hAnsi="Times New Roman" w:cs="Times New Roman"/>
        </w:rPr>
        <w:t xml:space="preserve"> exceeding 96% (</w:t>
      </w:r>
      <w:r w:rsidR="00D30928">
        <w:rPr>
          <w:rFonts w:ascii="Times New Roman" w:hAnsi="Times New Roman" w:cs="Times New Roman" w:hint="eastAsia"/>
          <w:b/>
          <w:bCs/>
        </w:rPr>
        <w:t>f</w:t>
      </w:r>
      <w:r w:rsidRPr="00D24361">
        <w:rPr>
          <w:rFonts w:ascii="Times New Roman" w:hAnsi="Times New Roman" w:cs="Times New Roman"/>
          <w:b/>
          <w:bCs/>
        </w:rPr>
        <w:t>ig</w:t>
      </w:r>
      <w:r w:rsidR="003203C0">
        <w:rPr>
          <w:rFonts w:ascii="Times New Roman" w:hAnsi="Times New Roman" w:cs="Times New Roman" w:hint="eastAsia"/>
          <w:b/>
          <w:bCs/>
        </w:rPr>
        <w:t>s</w:t>
      </w:r>
      <w:r w:rsidR="00D30928">
        <w:rPr>
          <w:rFonts w:ascii="Times New Roman" w:hAnsi="Times New Roman" w:cs="Times New Roman" w:hint="eastAsia"/>
          <w:b/>
          <w:bCs/>
        </w:rPr>
        <w:t>.</w:t>
      </w:r>
      <w:r w:rsidRPr="00D24361">
        <w:rPr>
          <w:rFonts w:ascii="Times New Roman" w:hAnsi="Times New Roman" w:cs="Times New Roman"/>
          <w:b/>
          <w:bCs/>
        </w:rPr>
        <w:t xml:space="preserve"> S7</w:t>
      </w:r>
      <w:r w:rsidR="00D30928">
        <w:rPr>
          <w:rFonts w:ascii="Times New Roman" w:hAnsi="Times New Roman" w:cs="Times New Roman" w:hint="eastAsia"/>
        </w:rPr>
        <w:t xml:space="preserve"> and</w:t>
      </w:r>
      <w:r w:rsidR="004C57A4" w:rsidRPr="00D24361">
        <w:rPr>
          <w:rFonts w:ascii="Times New Roman" w:hAnsi="Times New Roman" w:cs="Times New Roman"/>
          <w:b/>
          <w:bCs/>
        </w:rPr>
        <w:t xml:space="preserve"> </w:t>
      </w:r>
      <w:r w:rsidRPr="00D24361">
        <w:rPr>
          <w:rFonts w:ascii="Times New Roman" w:hAnsi="Times New Roman" w:cs="Times New Roman"/>
          <w:b/>
          <w:bCs/>
        </w:rPr>
        <w:t>S8</w:t>
      </w:r>
      <w:r w:rsidRPr="00D24361">
        <w:rPr>
          <w:rFonts w:ascii="Times New Roman" w:hAnsi="Times New Roman" w:cs="Times New Roman"/>
        </w:rPr>
        <w:t xml:space="preserve">). </w:t>
      </w:r>
      <w:r w:rsidR="002A34D6">
        <w:rPr>
          <w:rFonts w:ascii="Times New Roman" w:hAnsi="Times New Roman" w:cs="Times New Roman"/>
        </w:rPr>
        <w:t>A</w:t>
      </w:r>
      <w:r w:rsidR="002415E7" w:rsidRPr="002415E7">
        <w:rPr>
          <w:rFonts w:ascii="Times New Roman" w:hAnsi="Times New Roman" w:cs="Times New Roman" w:hint="eastAsia"/>
        </w:rPr>
        <w:t xml:space="preserve">lthough the free-state </w:t>
      </w:r>
      <w:r w:rsidR="002415E7" w:rsidRPr="002415E7">
        <w:rPr>
          <w:rFonts w:ascii="Times New Roman" w:hAnsi="Times New Roman" w:cs="Times New Roman"/>
        </w:rPr>
        <w:t xml:space="preserve">transformation temperatures </w:t>
      </w:r>
      <w:r w:rsidR="00965279">
        <w:rPr>
          <w:rFonts w:ascii="Times New Roman" w:hAnsi="Times New Roman" w:cs="Times New Roman" w:hint="eastAsia"/>
        </w:rPr>
        <w:t>exceed</w:t>
      </w:r>
      <w:r w:rsidR="002A34D6" w:rsidRPr="002A34D6">
        <w:rPr>
          <w:rFonts w:ascii="Times New Roman" w:hAnsi="Times New Roman" w:cs="Times New Roman"/>
        </w:rPr>
        <w:t xml:space="preserve"> </w:t>
      </w:r>
      <w:r w:rsidR="00965279">
        <w:rPr>
          <w:rFonts w:ascii="Times New Roman" w:hAnsi="Times New Roman" w:cs="Times New Roman" w:hint="eastAsia"/>
        </w:rPr>
        <w:t xml:space="preserve"> </w:t>
      </w:r>
      <w:r w:rsidR="000134EF">
        <w:rPr>
          <w:rFonts w:ascii="Times New Roman" w:hAnsi="Times New Roman" w:cs="Times New Roman" w:hint="eastAsia"/>
        </w:rPr>
        <w:t>skin-safe</w:t>
      </w:r>
      <w:r w:rsidR="002A34D6" w:rsidRPr="002A34D6">
        <w:rPr>
          <w:rFonts w:ascii="Times New Roman" w:hAnsi="Times New Roman" w:cs="Times New Roman"/>
        </w:rPr>
        <w:t xml:space="preserve"> </w:t>
      </w:r>
      <w:r w:rsidR="00487F9A">
        <w:rPr>
          <w:rFonts w:ascii="Times New Roman" w:hAnsi="Times New Roman" w:cs="Times New Roman" w:hint="eastAsia"/>
        </w:rPr>
        <w:t>threshold (</w:t>
      </w:r>
      <w:r w:rsidR="00487F9A" w:rsidRPr="00D24361">
        <w:rPr>
          <w:rFonts w:ascii="Times New Roman" w:hAnsi="Times New Roman" w:cs="Times New Roman"/>
        </w:rPr>
        <w:t>~45 °C</w:t>
      </w:r>
      <w:r w:rsidR="00487F9A">
        <w:rPr>
          <w:rFonts w:ascii="Times New Roman" w:hAnsi="Times New Roman" w:cs="Times New Roman" w:hint="eastAsia"/>
        </w:rPr>
        <w:t>)</w:t>
      </w:r>
      <w:r w:rsidR="002A34D6" w:rsidRPr="002A34D6">
        <w:rPr>
          <w:rFonts w:ascii="Times New Roman" w:hAnsi="Times New Roman" w:cs="Times New Roman"/>
        </w:rPr>
        <w:t>, the bilayer architecture induced</w:t>
      </w:r>
      <w:r w:rsidR="002415E7">
        <w:rPr>
          <w:rFonts w:ascii="Times New Roman" w:hAnsi="Times New Roman" w:cs="Times New Roman" w:hint="eastAsia"/>
        </w:rPr>
        <w:t xml:space="preserve"> </w:t>
      </w:r>
      <w:r w:rsidRPr="00D24361">
        <w:rPr>
          <w:rFonts w:ascii="Times New Roman" w:hAnsi="Times New Roman" w:cs="Times New Roman"/>
        </w:rPr>
        <w:t>stress-assisted reverse transformation</w:t>
      </w:r>
      <w:r w:rsidR="00997B5F" w:rsidRPr="00D24361">
        <w:rPr>
          <w:rFonts w:ascii="Times New Roman" w:hAnsi="Times New Roman" w:cs="Times New Roman"/>
        </w:rPr>
        <w:t xml:space="preserve"> </w:t>
      </w:r>
      <w:r w:rsidR="00997B5F" w:rsidRPr="00D24361">
        <w:rPr>
          <w:rFonts w:ascii="Times New Roman" w:hAnsi="Times New Roman" w:cs="Times New Roman"/>
        </w:rPr>
        <w:fldChar w:fldCharType="begin"/>
      </w:r>
      <w:r w:rsidR="00FC530E">
        <w:rPr>
          <w:rFonts w:ascii="Times New Roman" w:hAnsi="Times New Roman" w:cs="Times New Roman"/>
        </w:rPr>
        <w:instrText xml:space="preserve"> ADDIN EN.CITE &lt;EndNote&gt;&lt;Cite&gt;&lt;Author&gt;Kök&lt;/Author&gt;&lt;Year&gt;2016&lt;/Year&gt;&lt;RecNum&gt;28&lt;/RecNum&gt;&lt;DisplayText&gt;(&lt;style face="italic"&gt;27&lt;/style&gt;)&lt;/DisplayText&gt;&lt;record&gt;&lt;rec-number&gt;28&lt;/rec-number&gt;&lt;foreign-keys&gt;&lt;key app="EN" db-id="0zwvdffvypze9tees0av5w9uvv5wtzztw9et" timestamp="1773171428"&gt;28&lt;/key&gt;&lt;/foreign-keys&gt;&lt;ref-type name="Journal Article"&gt;17&lt;/ref-type&gt;&lt;contributors&gt;&lt;authors&gt;&lt;author&gt;Kök, M.&lt;/author&gt;&lt;author&gt;Dağdelen, F.&lt;/author&gt;&lt;author&gt;Aydoğdu, A.&lt;/author&gt;&lt;author&gt;Aydoğdu, Y.&lt;/author&gt;&lt;/authors&gt;&lt;/contributors&gt;&lt;titles&gt;&lt;title&gt;The change of transformation temperature on NiTi shape memory alloy by pressure and thermal ageing&lt;/title&gt;&lt;secondary-title&gt;Journal of Physics: Conference Series&lt;/secondary-title&gt;&lt;/titles&gt;&lt;periodical&gt;&lt;full-title&gt;Journal of Physics: Conference Series&lt;/full-title&gt;&lt;abbr-1&gt;J. Phys. Conf. Ser.&lt;/abbr-1&gt;&lt;/periodical&gt;&lt;pages&gt;012011&lt;/pages&gt;&lt;volume&gt;667&lt;/volume&gt;&lt;number&gt;1&lt;/number&gt;&lt;dates&gt;&lt;year&gt;2016&lt;/year&gt;&lt;pub-dates&gt;&lt;date&gt;2016/01/01&lt;/date&gt;&lt;/pub-dates&gt;&lt;/dates&gt;&lt;publisher&gt;IOP Publishing&lt;/publisher&gt;&lt;isbn&gt;1742-6596&amp;#xD;1742-6588&lt;/isbn&gt;&lt;urls&gt;&lt;related-urls&gt;&lt;url&gt;https://doi.org/10.1088/1742-6596/667/1/012011&lt;/url&gt;&lt;/related-urls&gt;&lt;/urls&gt;&lt;electronic-resource-num&gt;10.1088/1742-6596/667/1/012011&lt;/electronic-resource-num&gt;&lt;/record&gt;&lt;/Cite&gt;&lt;/EndNote&gt;</w:instrText>
      </w:r>
      <w:r w:rsidR="00997B5F"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27</w:t>
      </w:r>
      <w:r w:rsidR="008339F1" w:rsidRPr="00D24361">
        <w:rPr>
          <w:rFonts w:ascii="Times New Roman" w:hAnsi="Times New Roman" w:cs="Times New Roman"/>
          <w:noProof/>
        </w:rPr>
        <w:t>)</w:t>
      </w:r>
      <w:r w:rsidR="00997B5F" w:rsidRPr="00D24361">
        <w:rPr>
          <w:rFonts w:ascii="Times New Roman" w:hAnsi="Times New Roman" w:cs="Times New Roman"/>
        </w:rPr>
        <w:fldChar w:fldCharType="end"/>
      </w:r>
      <w:r w:rsidR="00A47174">
        <w:rPr>
          <w:rFonts w:ascii="Times New Roman" w:hAnsi="Times New Roman" w:cs="Times New Roman" w:hint="eastAsia"/>
        </w:rPr>
        <w:t xml:space="preserve"> (</w:t>
      </w:r>
      <w:r w:rsidR="00EA7386" w:rsidRPr="00EA7386">
        <w:rPr>
          <w:rFonts w:ascii="Times New Roman" w:hAnsi="Times New Roman" w:cs="Times New Roman"/>
          <w:b/>
          <w:bCs/>
        </w:rPr>
        <w:t>text</w:t>
      </w:r>
      <w:r w:rsidR="001C04DF">
        <w:rPr>
          <w:rFonts w:ascii="Times New Roman" w:hAnsi="Times New Roman" w:cs="Times New Roman" w:hint="eastAsia"/>
          <w:b/>
          <w:bCs/>
        </w:rPr>
        <w:t xml:space="preserve"> S4</w:t>
      </w:r>
      <w:r w:rsidR="00A47174">
        <w:rPr>
          <w:rFonts w:ascii="Times New Roman" w:hAnsi="Times New Roman" w:cs="Times New Roman" w:hint="eastAsia"/>
        </w:rPr>
        <w:t>)</w:t>
      </w:r>
      <w:r w:rsidR="002A34D6">
        <w:rPr>
          <w:rFonts w:ascii="Times New Roman" w:hAnsi="Times New Roman" w:cs="Times New Roman"/>
        </w:rPr>
        <w:t xml:space="preserve">, </w:t>
      </w:r>
      <w:r w:rsidR="009929EF">
        <w:rPr>
          <w:rFonts w:ascii="Times New Roman" w:hAnsi="Times New Roman" w:cs="Times New Roman" w:hint="eastAsia"/>
        </w:rPr>
        <w:t>enabl</w:t>
      </w:r>
      <w:r w:rsidR="002A34D6">
        <w:rPr>
          <w:rFonts w:ascii="Times New Roman" w:hAnsi="Times New Roman" w:cs="Times New Roman"/>
        </w:rPr>
        <w:t>ing</w:t>
      </w:r>
      <w:r w:rsidRPr="00D24361">
        <w:rPr>
          <w:rFonts w:ascii="Times New Roman" w:hAnsi="Times New Roman" w:cs="Times New Roman"/>
        </w:rPr>
        <w:t xml:space="preserve"> </w:t>
      </w:r>
      <w:r w:rsidR="002A34D6">
        <w:rPr>
          <w:rFonts w:ascii="Times New Roman" w:hAnsi="Times New Roman" w:cs="Times New Roman"/>
        </w:rPr>
        <w:t>full</w:t>
      </w:r>
      <w:r w:rsidRPr="00D24361">
        <w:rPr>
          <w:rFonts w:ascii="Times New Roman" w:hAnsi="Times New Roman" w:cs="Times New Roman"/>
        </w:rPr>
        <w:t xml:space="preserve"> recovery at ~45 °C within 1 min (</w:t>
      </w:r>
      <w:r w:rsidRPr="00D24361">
        <w:rPr>
          <w:rFonts w:ascii="Times New Roman" w:hAnsi="Times New Roman" w:cs="Times New Roman"/>
          <w:b/>
          <w:bCs/>
        </w:rPr>
        <w:t>Fig</w:t>
      </w:r>
      <w:r w:rsidR="00A47174">
        <w:rPr>
          <w:rFonts w:ascii="Times New Roman" w:hAnsi="Times New Roman" w:cs="Times New Roman" w:hint="eastAsia"/>
          <w:b/>
          <w:bCs/>
        </w:rPr>
        <w:t>.</w:t>
      </w:r>
      <w:r w:rsidRPr="00D24361">
        <w:rPr>
          <w:rFonts w:ascii="Times New Roman" w:hAnsi="Times New Roman" w:cs="Times New Roman"/>
          <w:b/>
          <w:bCs/>
        </w:rPr>
        <w:t xml:space="preserve"> 2</w:t>
      </w:r>
      <w:r w:rsidR="00A47174">
        <w:rPr>
          <w:rFonts w:ascii="Times New Roman" w:hAnsi="Times New Roman" w:cs="Times New Roman" w:hint="eastAsia"/>
          <w:b/>
          <w:bCs/>
        </w:rPr>
        <w:t>B</w:t>
      </w:r>
      <w:r w:rsidR="00743780">
        <w:rPr>
          <w:rFonts w:ascii="Times New Roman" w:hAnsi="Times New Roman" w:cs="Times New Roman" w:hint="eastAsia"/>
        </w:rPr>
        <w:t>,</w:t>
      </w:r>
      <w:r w:rsidRPr="00D24361">
        <w:rPr>
          <w:rFonts w:ascii="Times New Roman" w:hAnsi="Times New Roman" w:cs="Times New Roman"/>
          <w:b/>
          <w:bCs/>
        </w:rPr>
        <w:t xml:space="preserve"> </w:t>
      </w:r>
      <w:r w:rsidR="00A47174">
        <w:rPr>
          <w:rFonts w:ascii="Times New Roman" w:hAnsi="Times New Roman" w:cs="Times New Roman" w:hint="eastAsia"/>
          <w:b/>
          <w:bCs/>
        </w:rPr>
        <w:t xml:space="preserve">fig. </w:t>
      </w:r>
      <w:r w:rsidRPr="00D24361">
        <w:rPr>
          <w:rFonts w:ascii="Times New Roman" w:hAnsi="Times New Roman" w:cs="Times New Roman"/>
          <w:b/>
          <w:bCs/>
        </w:rPr>
        <w:t>S9</w:t>
      </w:r>
      <w:r w:rsidR="00743780">
        <w:rPr>
          <w:rFonts w:ascii="Times New Roman" w:hAnsi="Times New Roman" w:cs="Times New Roman" w:hint="eastAsia"/>
        </w:rPr>
        <w:t xml:space="preserve">, and </w:t>
      </w:r>
      <w:r w:rsidR="00743780">
        <w:rPr>
          <w:rFonts w:ascii="Times New Roman" w:hAnsi="Times New Roman" w:cs="Times New Roman" w:hint="eastAsia"/>
          <w:b/>
          <w:bCs/>
        </w:rPr>
        <w:t>m</w:t>
      </w:r>
      <w:r w:rsidR="00F819EC">
        <w:rPr>
          <w:rFonts w:ascii="Times New Roman" w:hAnsi="Times New Roman" w:cs="Times New Roman" w:hint="eastAsia"/>
          <w:b/>
          <w:bCs/>
        </w:rPr>
        <w:t>ovie</w:t>
      </w:r>
      <w:r w:rsidR="00A47174" w:rsidRPr="00A47174">
        <w:rPr>
          <w:rFonts w:ascii="Times New Roman" w:hAnsi="Times New Roman" w:cs="Times New Roman" w:hint="eastAsia"/>
          <w:b/>
          <w:bCs/>
        </w:rPr>
        <w:t xml:space="preserve"> S1</w:t>
      </w:r>
      <w:r w:rsidRPr="00D24361">
        <w:rPr>
          <w:rFonts w:ascii="Times New Roman" w:hAnsi="Times New Roman" w:cs="Times New Roman"/>
        </w:rPr>
        <w:t>).</w:t>
      </w:r>
    </w:p>
    <w:p w14:paraId="03604EA8" w14:textId="35AAAC15" w:rsidR="000134EF" w:rsidRDefault="008F65C1" w:rsidP="000A49F8">
      <w:pPr>
        <w:spacing w:line="276" w:lineRule="auto"/>
        <w:jc w:val="both"/>
        <w:rPr>
          <w:rFonts w:ascii="Times New Roman" w:hAnsi="Times New Roman" w:cs="Times New Roman"/>
        </w:rPr>
      </w:pPr>
      <w:r w:rsidRPr="00D24361">
        <w:rPr>
          <w:rFonts w:ascii="Times New Roman" w:hAnsi="Times New Roman" w:cs="Times New Roman"/>
        </w:rPr>
        <w:t xml:space="preserve">The actuator </w:t>
      </w:r>
      <w:r w:rsidR="002A34D6">
        <w:rPr>
          <w:rFonts w:ascii="Times New Roman" w:hAnsi="Times New Roman" w:cs="Times New Roman"/>
        </w:rPr>
        <w:t>showed no measurable</w:t>
      </w:r>
      <w:r w:rsidRPr="00D24361">
        <w:rPr>
          <w:rFonts w:ascii="Times New Roman" w:hAnsi="Times New Roman" w:cs="Times New Roman"/>
        </w:rPr>
        <w:t xml:space="preserve"> degradation over 800 heating–cooling cycles (</w:t>
      </w:r>
      <w:r w:rsidRPr="00D24361">
        <w:rPr>
          <w:rFonts w:ascii="Times New Roman" w:hAnsi="Times New Roman" w:cs="Times New Roman"/>
          <w:b/>
          <w:bCs/>
        </w:rPr>
        <w:t>Fig</w:t>
      </w:r>
      <w:r w:rsidR="00A47174">
        <w:rPr>
          <w:rFonts w:ascii="Times New Roman" w:hAnsi="Times New Roman" w:cs="Times New Roman" w:hint="eastAsia"/>
          <w:b/>
          <w:bCs/>
        </w:rPr>
        <w:t>.</w:t>
      </w:r>
      <w:r w:rsidRPr="00D24361">
        <w:rPr>
          <w:rFonts w:ascii="Times New Roman" w:hAnsi="Times New Roman" w:cs="Times New Roman"/>
          <w:b/>
          <w:bCs/>
        </w:rPr>
        <w:t xml:space="preserve"> 2</w:t>
      </w:r>
      <w:r w:rsidR="002415E7">
        <w:rPr>
          <w:rFonts w:ascii="Times New Roman" w:hAnsi="Times New Roman" w:cs="Times New Roman" w:hint="eastAsia"/>
          <w:b/>
          <w:bCs/>
        </w:rPr>
        <w:t>C</w:t>
      </w:r>
      <w:r w:rsidR="00743780">
        <w:rPr>
          <w:rFonts w:ascii="Times New Roman" w:hAnsi="Times New Roman" w:cs="Times New Roman" w:hint="eastAsia"/>
        </w:rPr>
        <w:t xml:space="preserve"> and</w:t>
      </w:r>
      <w:r w:rsidR="00A47174">
        <w:rPr>
          <w:rFonts w:ascii="Times New Roman" w:hAnsi="Times New Roman" w:cs="Times New Roman" w:hint="eastAsia"/>
          <w:b/>
          <w:bCs/>
        </w:rPr>
        <w:t xml:space="preserve"> fig.</w:t>
      </w:r>
      <w:r w:rsidRPr="00D24361">
        <w:rPr>
          <w:rFonts w:ascii="Times New Roman" w:hAnsi="Times New Roman" w:cs="Times New Roman"/>
          <w:b/>
          <w:bCs/>
        </w:rPr>
        <w:t xml:space="preserve"> S10</w:t>
      </w:r>
      <w:r w:rsidRPr="00D24361">
        <w:rPr>
          <w:rFonts w:ascii="Times New Roman" w:hAnsi="Times New Roman" w:cs="Times New Roman"/>
        </w:rPr>
        <w:t>)</w:t>
      </w:r>
      <w:r w:rsidR="002A34D6">
        <w:rPr>
          <w:rFonts w:ascii="Times New Roman" w:hAnsi="Times New Roman" w:cs="Times New Roman"/>
        </w:rPr>
        <w:t>,</w:t>
      </w:r>
      <w:r w:rsidRPr="00D24361">
        <w:rPr>
          <w:rFonts w:ascii="Times New Roman" w:hAnsi="Times New Roman" w:cs="Times New Roman"/>
        </w:rPr>
        <w:t xml:space="preserve"> support</w:t>
      </w:r>
      <w:r w:rsidR="002A34D6">
        <w:rPr>
          <w:rFonts w:ascii="Times New Roman" w:hAnsi="Times New Roman" w:cs="Times New Roman"/>
        </w:rPr>
        <w:t>ed</w:t>
      </w:r>
      <w:r w:rsidRPr="00D24361">
        <w:rPr>
          <w:rFonts w:ascii="Times New Roman" w:hAnsi="Times New Roman" w:cs="Times New Roman"/>
        </w:rPr>
        <w:t xml:space="preserve"> a 0.2</w:t>
      </w:r>
      <w:r w:rsidR="005A4EB9">
        <w:rPr>
          <w:rFonts w:ascii="Times New Roman" w:hAnsi="Times New Roman" w:cs="Times New Roman" w:hint="eastAsia"/>
        </w:rPr>
        <w:t>-</w:t>
      </w:r>
      <w:r w:rsidRPr="00D24361">
        <w:rPr>
          <w:rFonts w:ascii="Times New Roman" w:hAnsi="Times New Roman" w:cs="Times New Roman"/>
        </w:rPr>
        <w:t>g load without</w:t>
      </w:r>
      <w:r w:rsidR="00DD3642">
        <w:rPr>
          <w:rFonts w:ascii="Times New Roman" w:hAnsi="Times New Roman" w:cs="Times New Roman" w:hint="eastAsia"/>
        </w:rPr>
        <w:t xml:space="preserve"> </w:t>
      </w:r>
      <w:r w:rsidRPr="00D24361">
        <w:rPr>
          <w:rFonts w:ascii="Times New Roman" w:hAnsi="Times New Roman" w:cs="Times New Roman"/>
        </w:rPr>
        <w:t xml:space="preserve">curvature </w:t>
      </w:r>
      <w:r w:rsidR="00965279">
        <w:rPr>
          <w:rFonts w:ascii="Times New Roman" w:hAnsi="Times New Roman" w:cs="Times New Roman" w:hint="eastAsia"/>
        </w:rPr>
        <w:t>loss</w:t>
      </w:r>
      <w:r w:rsidR="00965279" w:rsidRPr="00D24361">
        <w:rPr>
          <w:rFonts w:ascii="Times New Roman" w:hAnsi="Times New Roman" w:cs="Times New Roman"/>
        </w:rPr>
        <w:t xml:space="preserve"> </w:t>
      </w:r>
      <w:r w:rsidRPr="00D24361">
        <w:rPr>
          <w:rFonts w:ascii="Times New Roman" w:hAnsi="Times New Roman" w:cs="Times New Roman"/>
        </w:rPr>
        <w:t>(</w:t>
      </w:r>
      <w:r w:rsidR="00A47174">
        <w:rPr>
          <w:rFonts w:ascii="Times New Roman" w:hAnsi="Times New Roman" w:cs="Times New Roman" w:hint="eastAsia"/>
          <w:b/>
          <w:bCs/>
        </w:rPr>
        <w:t>f</w:t>
      </w:r>
      <w:r w:rsidRPr="00D24361">
        <w:rPr>
          <w:rFonts w:ascii="Times New Roman" w:hAnsi="Times New Roman" w:cs="Times New Roman"/>
          <w:b/>
          <w:bCs/>
        </w:rPr>
        <w:t>ig</w:t>
      </w:r>
      <w:r w:rsidR="00A47174">
        <w:rPr>
          <w:rFonts w:ascii="Times New Roman" w:hAnsi="Times New Roman" w:cs="Times New Roman" w:hint="eastAsia"/>
          <w:b/>
          <w:bCs/>
        </w:rPr>
        <w:t>.</w:t>
      </w:r>
      <w:r w:rsidRPr="00D24361">
        <w:rPr>
          <w:rFonts w:ascii="Times New Roman" w:hAnsi="Times New Roman" w:cs="Times New Roman"/>
          <w:b/>
          <w:bCs/>
        </w:rPr>
        <w:t xml:space="preserve"> S11</w:t>
      </w:r>
      <w:r w:rsidR="00743780">
        <w:rPr>
          <w:rFonts w:ascii="Times New Roman" w:hAnsi="Times New Roman" w:cs="Times New Roman" w:hint="eastAsia"/>
        </w:rPr>
        <w:t xml:space="preserve"> and</w:t>
      </w:r>
      <w:r w:rsidR="00F819EC">
        <w:rPr>
          <w:rFonts w:ascii="Times New Roman" w:hAnsi="Times New Roman" w:cs="Times New Roman" w:hint="eastAsia"/>
          <w:b/>
          <w:bCs/>
        </w:rPr>
        <w:t xml:space="preserve"> </w:t>
      </w:r>
      <w:r w:rsidR="00743780">
        <w:rPr>
          <w:rFonts w:ascii="Times New Roman" w:hAnsi="Times New Roman" w:cs="Times New Roman" w:hint="eastAsia"/>
          <w:b/>
          <w:bCs/>
        </w:rPr>
        <w:t>m</w:t>
      </w:r>
      <w:r w:rsidR="00F819EC">
        <w:rPr>
          <w:rFonts w:ascii="Times New Roman" w:hAnsi="Times New Roman" w:cs="Times New Roman" w:hint="eastAsia"/>
          <w:b/>
          <w:bCs/>
        </w:rPr>
        <w:t>ovie S2</w:t>
      </w:r>
      <w:r w:rsidRPr="00D24361">
        <w:rPr>
          <w:rFonts w:ascii="Times New Roman" w:hAnsi="Times New Roman" w:cs="Times New Roman"/>
        </w:rPr>
        <w:t>)</w:t>
      </w:r>
      <w:r w:rsidR="002A34D6">
        <w:rPr>
          <w:rFonts w:ascii="Times New Roman" w:hAnsi="Times New Roman" w:cs="Times New Roman"/>
        </w:rPr>
        <w:t>, and</w:t>
      </w:r>
      <w:r w:rsidRPr="00D24361">
        <w:rPr>
          <w:rFonts w:ascii="Times New Roman" w:hAnsi="Times New Roman" w:cs="Times New Roman"/>
        </w:rPr>
        <w:t xml:space="preserve"> full</w:t>
      </w:r>
      <w:r w:rsidR="002A34D6">
        <w:rPr>
          <w:rFonts w:ascii="Times New Roman" w:hAnsi="Times New Roman" w:cs="Times New Roman"/>
        </w:rPr>
        <w:t>y</w:t>
      </w:r>
      <w:r w:rsidRPr="00D24361">
        <w:rPr>
          <w:rFonts w:ascii="Times New Roman" w:hAnsi="Times New Roman" w:cs="Times New Roman"/>
        </w:rPr>
        <w:t xml:space="preserve"> recover</w:t>
      </w:r>
      <w:r w:rsidR="002A34D6">
        <w:rPr>
          <w:rFonts w:ascii="Times New Roman" w:hAnsi="Times New Roman" w:cs="Times New Roman"/>
        </w:rPr>
        <w:t>ed after</w:t>
      </w:r>
      <w:r w:rsidRPr="00D24361">
        <w:rPr>
          <w:rFonts w:ascii="Times New Roman" w:hAnsi="Times New Roman" w:cs="Times New Roman"/>
        </w:rPr>
        <w:t xml:space="preserve"> rolling, folding, and twisting</w:t>
      </w:r>
      <w:r w:rsidR="00A47174">
        <w:rPr>
          <w:rFonts w:ascii="Times New Roman" w:hAnsi="Times New Roman" w:cs="Times New Roman" w:hint="eastAsia"/>
        </w:rPr>
        <w:t xml:space="preserve"> (</w:t>
      </w:r>
      <w:r w:rsidR="00A47174">
        <w:rPr>
          <w:rFonts w:ascii="Times New Roman" w:hAnsi="Times New Roman" w:cs="Times New Roman" w:hint="eastAsia"/>
          <w:b/>
          <w:bCs/>
        </w:rPr>
        <w:t>f</w:t>
      </w:r>
      <w:r w:rsidR="00A47174" w:rsidRPr="00D24361">
        <w:rPr>
          <w:rFonts w:ascii="Times New Roman" w:hAnsi="Times New Roman" w:cs="Times New Roman"/>
          <w:b/>
          <w:bCs/>
        </w:rPr>
        <w:t>ig</w:t>
      </w:r>
      <w:r w:rsidR="00A47174">
        <w:rPr>
          <w:rFonts w:ascii="Times New Roman" w:hAnsi="Times New Roman" w:cs="Times New Roman" w:hint="eastAsia"/>
          <w:b/>
          <w:bCs/>
        </w:rPr>
        <w:t>.</w:t>
      </w:r>
      <w:r w:rsidR="00A47174" w:rsidRPr="00D24361">
        <w:rPr>
          <w:rFonts w:ascii="Times New Roman" w:hAnsi="Times New Roman" w:cs="Times New Roman"/>
          <w:b/>
          <w:bCs/>
        </w:rPr>
        <w:t xml:space="preserve"> S12</w:t>
      </w:r>
      <w:r w:rsidR="00743780">
        <w:rPr>
          <w:rFonts w:ascii="Times New Roman" w:hAnsi="Times New Roman" w:cs="Times New Roman" w:hint="eastAsia"/>
        </w:rPr>
        <w:t xml:space="preserve"> and</w:t>
      </w:r>
      <w:r w:rsidR="00F819EC">
        <w:rPr>
          <w:rFonts w:ascii="Times New Roman" w:hAnsi="Times New Roman" w:cs="Times New Roman" w:hint="eastAsia"/>
          <w:b/>
          <w:bCs/>
        </w:rPr>
        <w:t xml:space="preserve"> </w:t>
      </w:r>
      <w:r w:rsidR="00743780">
        <w:rPr>
          <w:rFonts w:ascii="Times New Roman" w:hAnsi="Times New Roman" w:cs="Times New Roman" w:hint="eastAsia"/>
          <w:b/>
          <w:bCs/>
        </w:rPr>
        <w:t>m</w:t>
      </w:r>
      <w:r w:rsidR="00F819EC">
        <w:rPr>
          <w:rFonts w:ascii="Times New Roman" w:hAnsi="Times New Roman" w:cs="Times New Roman" w:hint="eastAsia"/>
          <w:b/>
          <w:bCs/>
        </w:rPr>
        <w:t>ovie S3</w:t>
      </w:r>
      <w:r w:rsidR="00A47174">
        <w:rPr>
          <w:rFonts w:ascii="Times New Roman" w:hAnsi="Times New Roman" w:cs="Times New Roman" w:hint="eastAsia"/>
        </w:rPr>
        <w:t>)</w:t>
      </w:r>
      <w:r w:rsidR="00C31419">
        <w:rPr>
          <w:rFonts w:ascii="Times New Roman" w:hAnsi="Times New Roman" w:cs="Times New Roman" w:hint="eastAsia"/>
        </w:rPr>
        <w:t xml:space="preserve">. </w:t>
      </w:r>
      <w:r w:rsidRPr="00D24361">
        <w:rPr>
          <w:rFonts w:ascii="Times New Roman" w:hAnsi="Times New Roman" w:cs="Times New Roman"/>
        </w:rPr>
        <w:t>A four-actuator array was constructed to provide stable multipoint contact and multichannel recording in the ear</w:t>
      </w:r>
      <w:r w:rsidR="00F819EC">
        <w:rPr>
          <w:rFonts w:ascii="Times New Roman" w:hAnsi="Times New Roman" w:cs="Times New Roman" w:hint="eastAsia"/>
        </w:rPr>
        <w:t xml:space="preserve"> </w:t>
      </w:r>
      <w:r w:rsidRPr="00D24361">
        <w:rPr>
          <w:rFonts w:ascii="Times New Roman" w:hAnsi="Times New Roman" w:cs="Times New Roman"/>
        </w:rPr>
        <w:t>canal</w:t>
      </w:r>
      <w:r w:rsidR="00B2601E">
        <w:rPr>
          <w:rFonts w:ascii="Times New Roman" w:hAnsi="Times New Roman" w:cs="Times New Roman" w:hint="eastAsia"/>
        </w:rPr>
        <w:t xml:space="preserve"> (</w:t>
      </w:r>
      <w:r w:rsidR="00B2601E" w:rsidRPr="00D24361">
        <w:rPr>
          <w:rFonts w:ascii="Times New Roman" w:hAnsi="Times New Roman" w:cs="Times New Roman"/>
          <w:b/>
          <w:bCs/>
        </w:rPr>
        <w:t>Fig</w:t>
      </w:r>
      <w:r w:rsidR="00B2601E">
        <w:rPr>
          <w:rFonts w:ascii="Times New Roman" w:hAnsi="Times New Roman" w:cs="Times New Roman" w:hint="eastAsia"/>
          <w:b/>
          <w:bCs/>
        </w:rPr>
        <w:t>.</w:t>
      </w:r>
      <w:r w:rsidR="00B2601E" w:rsidRPr="00D24361">
        <w:rPr>
          <w:rFonts w:ascii="Times New Roman" w:hAnsi="Times New Roman" w:cs="Times New Roman"/>
          <w:b/>
          <w:bCs/>
        </w:rPr>
        <w:t xml:space="preserve"> 2</w:t>
      </w:r>
      <w:r w:rsidR="00B2601E">
        <w:rPr>
          <w:rFonts w:ascii="Times New Roman" w:hAnsi="Times New Roman" w:cs="Times New Roman" w:hint="eastAsia"/>
          <w:b/>
          <w:bCs/>
        </w:rPr>
        <w:t>D</w:t>
      </w:r>
      <w:r w:rsidR="00B2601E">
        <w:rPr>
          <w:rFonts w:ascii="Times New Roman" w:hAnsi="Times New Roman" w:cs="Times New Roman" w:hint="eastAsia"/>
        </w:rPr>
        <w:t>)</w:t>
      </w:r>
      <w:r w:rsidRPr="00D24361">
        <w:rPr>
          <w:rFonts w:ascii="Times New Roman" w:hAnsi="Times New Roman" w:cs="Times New Roman"/>
        </w:rPr>
        <w:t xml:space="preserve">. </w:t>
      </w:r>
      <w:r w:rsidR="00FE70D4" w:rsidRPr="00D24361">
        <w:rPr>
          <w:rFonts w:ascii="Times New Roman" w:hAnsi="Times New Roman" w:cs="Times New Roman"/>
        </w:rPr>
        <w:t xml:space="preserve">At physiological temperature (~37 °C), the array remains in its </w:t>
      </w:r>
      <w:r w:rsidR="00A62E9E">
        <w:rPr>
          <w:rFonts w:ascii="Times New Roman" w:hAnsi="Times New Roman" w:cs="Times New Roman" w:hint="eastAsia"/>
        </w:rPr>
        <w:t xml:space="preserve">default </w:t>
      </w:r>
      <w:r w:rsidR="00FE70D4" w:rsidRPr="00D24361">
        <w:rPr>
          <w:rFonts w:ascii="Times New Roman" w:hAnsi="Times New Roman" w:cs="Times New Roman"/>
        </w:rPr>
        <w:t>open configuration, minimizing power consumption</w:t>
      </w:r>
      <w:r w:rsidR="00C31419">
        <w:rPr>
          <w:rFonts w:ascii="Times New Roman" w:hAnsi="Times New Roman" w:cs="Times New Roman" w:hint="eastAsia"/>
        </w:rPr>
        <w:t>.</w:t>
      </w:r>
      <w:r w:rsidR="00FE70D4" w:rsidRPr="00D24361">
        <w:rPr>
          <w:rFonts w:ascii="Times New Roman" w:hAnsi="Times New Roman" w:cs="Times New Roman"/>
        </w:rPr>
        <w:t xml:space="preserve"> </w:t>
      </w:r>
      <w:r w:rsidR="00C31419">
        <w:rPr>
          <w:rFonts w:ascii="Times New Roman" w:hAnsi="Times New Roman" w:cs="Times New Roman" w:hint="eastAsia"/>
        </w:rPr>
        <w:t>B</w:t>
      </w:r>
      <w:r w:rsidR="00FE70D4" w:rsidRPr="00D24361">
        <w:rPr>
          <w:rFonts w:ascii="Times New Roman" w:hAnsi="Times New Roman" w:cs="Times New Roman"/>
        </w:rPr>
        <w:t>rief heating to 45 °</w:t>
      </w:r>
      <w:del w:id="9" w:author="Liu, Ruixiao" w:date="2026-03-24T16:38:00Z">
        <w:r w:rsidR="00FE70D4" w:rsidRPr="00D24361" w:rsidDel="008A0EA0">
          <w:rPr>
            <w:rFonts w:ascii="Times New Roman" w:hAnsi="Times New Roman" w:cs="Times New Roman"/>
          </w:rPr>
          <w:delText>C  induces</w:delText>
        </w:r>
      </w:del>
      <w:ins w:id="10" w:author="Liu, Ruixiao" w:date="2026-03-24T16:38:00Z">
        <w:r w:rsidR="008A0EA0" w:rsidRPr="00D24361">
          <w:rPr>
            <w:rFonts w:ascii="Times New Roman" w:hAnsi="Times New Roman" w:cs="Times New Roman"/>
          </w:rPr>
          <w:t>C induces</w:t>
        </w:r>
      </w:ins>
      <w:r w:rsidR="00FE70D4" w:rsidRPr="00D24361">
        <w:rPr>
          <w:rFonts w:ascii="Times New Roman" w:hAnsi="Times New Roman" w:cs="Times New Roman"/>
        </w:rPr>
        <w:t xml:space="preserve"> transition to a closed state for insertion or retraction, followed by </w:t>
      </w:r>
      <w:r w:rsidR="000F5584">
        <w:rPr>
          <w:rFonts w:ascii="Times New Roman" w:hAnsi="Times New Roman" w:cs="Times New Roman" w:hint="eastAsia"/>
        </w:rPr>
        <w:t>re</w:t>
      </w:r>
      <w:r w:rsidR="00FE70D4" w:rsidRPr="00D24361">
        <w:rPr>
          <w:rFonts w:ascii="Times New Roman" w:hAnsi="Times New Roman" w:cs="Times New Roman"/>
        </w:rPr>
        <w:t>open</w:t>
      </w:r>
      <w:r w:rsidR="000F5584">
        <w:rPr>
          <w:rFonts w:ascii="Times New Roman" w:hAnsi="Times New Roman" w:cs="Times New Roman" w:hint="eastAsia"/>
        </w:rPr>
        <w:t>ing</w:t>
      </w:r>
      <w:r w:rsidR="00FE70D4" w:rsidRPr="00D24361">
        <w:rPr>
          <w:rFonts w:ascii="Times New Roman" w:hAnsi="Times New Roman" w:cs="Times New Roman"/>
        </w:rPr>
        <w:t xml:space="preserve"> after cooling</w:t>
      </w:r>
      <w:r w:rsidR="00BA7B45">
        <w:rPr>
          <w:rFonts w:ascii="Times New Roman" w:hAnsi="Times New Roman" w:cs="Times New Roman" w:hint="eastAsia"/>
        </w:rPr>
        <w:t xml:space="preserve"> (</w:t>
      </w:r>
      <w:r w:rsidR="00BA7B45">
        <w:rPr>
          <w:rFonts w:ascii="Times New Roman" w:hAnsi="Times New Roman" w:cs="Times New Roman" w:hint="eastAsia"/>
          <w:b/>
          <w:bCs/>
        </w:rPr>
        <w:t xml:space="preserve">fig. </w:t>
      </w:r>
      <w:r w:rsidR="00BA7B45" w:rsidRPr="00D24361">
        <w:rPr>
          <w:rFonts w:ascii="Times New Roman" w:hAnsi="Times New Roman" w:cs="Times New Roman"/>
          <w:b/>
          <w:bCs/>
        </w:rPr>
        <w:t>S9</w:t>
      </w:r>
      <w:r w:rsidR="00BA7B45">
        <w:rPr>
          <w:rFonts w:ascii="Times New Roman" w:hAnsi="Times New Roman" w:cs="Times New Roman" w:hint="eastAsia"/>
        </w:rPr>
        <w:t>)</w:t>
      </w:r>
      <w:r w:rsidR="00FE70D4" w:rsidRPr="00D24361">
        <w:rPr>
          <w:rFonts w:ascii="Times New Roman" w:hAnsi="Times New Roman" w:cs="Times New Roman"/>
        </w:rPr>
        <w:t>, with synchronized actuation across all units (</w:t>
      </w:r>
      <w:r w:rsidR="00BA7B45" w:rsidRPr="00BA7B45">
        <w:rPr>
          <w:rFonts w:ascii="Times New Roman" w:hAnsi="Times New Roman" w:cs="Times New Roman" w:hint="eastAsia"/>
          <w:b/>
          <w:bCs/>
        </w:rPr>
        <w:t>fig.</w:t>
      </w:r>
      <w:r w:rsidR="00BA7B45">
        <w:rPr>
          <w:rFonts w:ascii="Times New Roman" w:hAnsi="Times New Roman" w:cs="Times New Roman" w:hint="eastAsia"/>
        </w:rPr>
        <w:t xml:space="preserve"> </w:t>
      </w:r>
      <w:r w:rsidR="00FE70D4" w:rsidRPr="00D24361">
        <w:rPr>
          <w:rFonts w:ascii="Times New Roman" w:hAnsi="Times New Roman" w:cs="Times New Roman"/>
          <w:b/>
          <w:bCs/>
        </w:rPr>
        <w:t>S13</w:t>
      </w:r>
      <w:r w:rsidR="0084510B">
        <w:rPr>
          <w:rFonts w:ascii="Times New Roman" w:hAnsi="Times New Roman" w:cs="Times New Roman" w:hint="eastAsia"/>
        </w:rPr>
        <w:t xml:space="preserve"> and</w:t>
      </w:r>
      <w:r w:rsidR="00B2601E">
        <w:rPr>
          <w:rFonts w:ascii="Times New Roman" w:hAnsi="Times New Roman" w:cs="Times New Roman" w:hint="eastAsia"/>
          <w:b/>
          <w:bCs/>
        </w:rPr>
        <w:t xml:space="preserve"> </w:t>
      </w:r>
      <w:r w:rsidR="0084510B">
        <w:rPr>
          <w:rFonts w:ascii="Times New Roman" w:hAnsi="Times New Roman" w:cs="Times New Roman" w:hint="eastAsia"/>
          <w:b/>
          <w:bCs/>
        </w:rPr>
        <w:t>m</w:t>
      </w:r>
      <w:r w:rsidR="00F819EC">
        <w:rPr>
          <w:rFonts w:ascii="Times New Roman" w:hAnsi="Times New Roman" w:cs="Times New Roman" w:hint="eastAsia"/>
          <w:b/>
          <w:bCs/>
        </w:rPr>
        <w:t>ovie</w:t>
      </w:r>
      <w:r w:rsidR="00B2601E">
        <w:rPr>
          <w:rFonts w:ascii="Times New Roman" w:hAnsi="Times New Roman" w:cs="Times New Roman" w:hint="eastAsia"/>
          <w:b/>
          <w:bCs/>
        </w:rPr>
        <w:t xml:space="preserve"> S</w:t>
      </w:r>
      <w:r w:rsidR="00F819EC">
        <w:rPr>
          <w:rFonts w:ascii="Times New Roman" w:hAnsi="Times New Roman" w:cs="Times New Roman" w:hint="eastAsia"/>
          <w:b/>
          <w:bCs/>
        </w:rPr>
        <w:t>4</w:t>
      </w:r>
      <w:r w:rsidR="00FE70D4" w:rsidRPr="00D24361">
        <w:rPr>
          <w:rFonts w:ascii="Times New Roman" w:hAnsi="Times New Roman" w:cs="Times New Roman"/>
        </w:rPr>
        <w:t xml:space="preserve">). </w:t>
      </w:r>
      <w:r w:rsidRPr="00D24361">
        <w:rPr>
          <w:rFonts w:ascii="Times New Roman" w:hAnsi="Times New Roman" w:cs="Times New Roman"/>
        </w:rPr>
        <w:t xml:space="preserve">The </w:t>
      </w:r>
      <w:r w:rsidR="005D1FB2">
        <w:rPr>
          <w:rFonts w:ascii="Times New Roman" w:hAnsi="Times New Roman" w:cs="Times New Roman"/>
        </w:rPr>
        <w:t>array</w:t>
      </w:r>
      <w:r w:rsidRPr="00D24361">
        <w:rPr>
          <w:rFonts w:ascii="Times New Roman" w:hAnsi="Times New Roman" w:cs="Times New Roman"/>
        </w:rPr>
        <w:t xml:space="preserve"> spans </w:t>
      </w:r>
      <w:r w:rsidR="00BA7B45">
        <w:rPr>
          <w:rFonts w:ascii="Times New Roman" w:hAnsi="Times New Roman" w:cs="Times New Roman" w:hint="eastAsia"/>
        </w:rPr>
        <w:t xml:space="preserve">an equivalent diameter from </w:t>
      </w:r>
      <w:r w:rsidRPr="00D24361">
        <w:rPr>
          <w:rFonts w:ascii="Times New Roman" w:hAnsi="Times New Roman" w:cs="Times New Roman"/>
        </w:rPr>
        <w:t xml:space="preserve">~4 mm </w:t>
      </w:r>
      <w:r w:rsidR="00F7612E">
        <w:rPr>
          <w:rFonts w:ascii="Times New Roman" w:hAnsi="Times New Roman" w:cs="Times New Roman" w:hint="eastAsia"/>
        </w:rPr>
        <w:t xml:space="preserve">(closed) </w:t>
      </w:r>
      <w:r w:rsidRPr="00D24361">
        <w:rPr>
          <w:rFonts w:ascii="Times New Roman" w:hAnsi="Times New Roman" w:cs="Times New Roman"/>
        </w:rPr>
        <w:t>to ~10 mm</w:t>
      </w:r>
      <w:r w:rsidR="005D1FB2">
        <w:rPr>
          <w:rFonts w:ascii="Times New Roman" w:hAnsi="Times New Roman" w:cs="Times New Roman"/>
        </w:rPr>
        <w:t xml:space="preserve"> </w:t>
      </w:r>
      <w:r w:rsidR="00F7612E">
        <w:rPr>
          <w:rFonts w:ascii="Times New Roman" w:hAnsi="Times New Roman" w:cs="Times New Roman" w:hint="eastAsia"/>
        </w:rPr>
        <w:t>(open)</w:t>
      </w:r>
      <w:r w:rsidRPr="00D24361">
        <w:rPr>
          <w:rFonts w:ascii="Times New Roman" w:hAnsi="Times New Roman" w:cs="Times New Roman"/>
        </w:rPr>
        <w:t>, encompassing the average human ear-canal diameter (~7 mm)</w:t>
      </w:r>
      <w:r w:rsidR="00C31419">
        <w:rPr>
          <w:rFonts w:ascii="Times New Roman" w:hAnsi="Times New Roman" w:cs="Times New Roman" w:hint="eastAsia"/>
        </w:rPr>
        <w:t xml:space="preserve"> and </w:t>
      </w:r>
      <w:r w:rsidRPr="00D24361">
        <w:rPr>
          <w:rFonts w:ascii="Times New Roman" w:hAnsi="Times New Roman" w:cs="Times New Roman"/>
        </w:rPr>
        <w:t>enabling easy insertion and reliable post-insertion contact</w:t>
      </w:r>
      <w:r w:rsidR="002848D5">
        <w:rPr>
          <w:rFonts w:ascii="Times New Roman" w:hAnsi="Times New Roman" w:cs="Times New Roman" w:hint="eastAsia"/>
        </w:rPr>
        <w:t xml:space="preserve"> </w:t>
      </w:r>
      <w:r w:rsidRPr="00D24361">
        <w:rPr>
          <w:rFonts w:ascii="Times New Roman" w:hAnsi="Times New Roman" w:cs="Times New Roman"/>
        </w:rPr>
        <w:t>(</w:t>
      </w:r>
      <w:r w:rsidRPr="00D24361">
        <w:rPr>
          <w:rFonts w:ascii="Times New Roman" w:hAnsi="Times New Roman" w:cs="Times New Roman"/>
          <w:b/>
          <w:bCs/>
        </w:rPr>
        <w:t>Fig</w:t>
      </w:r>
      <w:r w:rsidR="002848D5">
        <w:rPr>
          <w:rFonts w:ascii="Times New Roman" w:hAnsi="Times New Roman" w:cs="Times New Roman" w:hint="eastAsia"/>
          <w:b/>
          <w:bCs/>
        </w:rPr>
        <w:t>.</w:t>
      </w:r>
      <w:r w:rsidRPr="00D24361">
        <w:rPr>
          <w:rFonts w:ascii="Times New Roman" w:hAnsi="Times New Roman" w:cs="Times New Roman"/>
          <w:b/>
          <w:bCs/>
        </w:rPr>
        <w:t xml:space="preserve"> 2</w:t>
      </w:r>
      <w:r w:rsidR="002848D5" w:rsidRPr="000134EF">
        <w:rPr>
          <w:rFonts w:ascii="Times New Roman" w:hAnsi="Times New Roman" w:cs="Times New Roman"/>
        </w:rPr>
        <w:t xml:space="preserve">, </w:t>
      </w:r>
      <w:r w:rsidR="002848D5">
        <w:rPr>
          <w:rFonts w:ascii="Times New Roman" w:hAnsi="Times New Roman" w:cs="Times New Roman" w:hint="eastAsia"/>
          <w:b/>
          <w:bCs/>
        </w:rPr>
        <w:t xml:space="preserve">D </w:t>
      </w:r>
      <w:r w:rsidR="002848D5" w:rsidRPr="002848D5">
        <w:rPr>
          <w:rFonts w:ascii="Times New Roman" w:hAnsi="Times New Roman" w:cs="Times New Roman" w:hint="eastAsia"/>
        </w:rPr>
        <w:t>and</w:t>
      </w:r>
      <w:r w:rsidR="002848D5">
        <w:rPr>
          <w:rFonts w:ascii="Times New Roman" w:hAnsi="Times New Roman" w:cs="Times New Roman" w:hint="eastAsia"/>
          <w:b/>
          <w:bCs/>
        </w:rPr>
        <w:t xml:space="preserve"> E</w:t>
      </w:r>
      <w:r w:rsidR="0084510B">
        <w:rPr>
          <w:rFonts w:ascii="Times New Roman" w:hAnsi="Times New Roman" w:cs="Times New Roman" w:hint="eastAsia"/>
          <w:b/>
          <w:bCs/>
        </w:rPr>
        <w:t xml:space="preserve"> </w:t>
      </w:r>
      <w:r w:rsidR="0084510B" w:rsidRPr="000134EF">
        <w:rPr>
          <w:rFonts w:ascii="Times New Roman" w:hAnsi="Times New Roman" w:cs="Times New Roman"/>
        </w:rPr>
        <w:t>and</w:t>
      </w:r>
      <w:r w:rsidR="0084510B">
        <w:rPr>
          <w:rFonts w:ascii="Times New Roman" w:hAnsi="Times New Roman" w:cs="Times New Roman" w:hint="eastAsia"/>
          <w:b/>
          <w:bCs/>
        </w:rPr>
        <w:t xml:space="preserve"> m</w:t>
      </w:r>
      <w:r w:rsidR="00F819EC">
        <w:rPr>
          <w:rFonts w:ascii="Times New Roman" w:hAnsi="Times New Roman" w:cs="Times New Roman" w:hint="eastAsia"/>
          <w:b/>
          <w:bCs/>
        </w:rPr>
        <w:t>ovie</w:t>
      </w:r>
      <w:r w:rsidR="00B2601E">
        <w:rPr>
          <w:rFonts w:ascii="Times New Roman" w:hAnsi="Times New Roman" w:cs="Times New Roman" w:hint="eastAsia"/>
          <w:b/>
          <w:bCs/>
        </w:rPr>
        <w:t xml:space="preserve"> S</w:t>
      </w:r>
      <w:r w:rsidR="00F819EC">
        <w:rPr>
          <w:rFonts w:ascii="Times New Roman" w:hAnsi="Times New Roman" w:cs="Times New Roman" w:hint="eastAsia"/>
          <w:b/>
          <w:bCs/>
        </w:rPr>
        <w:t>5</w:t>
      </w:r>
      <w:r w:rsidRPr="00D24361">
        <w:rPr>
          <w:rFonts w:ascii="Times New Roman" w:hAnsi="Times New Roman" w:cs="Times New Roman"/>
        </w:rPr>
        <w:t xml:space="preserve">). </w:t>
      </w:r>
      <w:r w:rsidR="00684B68">
        <w:rPr>
          <w:rFonts w:ascii="Times New Roman" w:hAnsi="Times New Roman" w:cs="Times New Roman"/>
        </w:rPr>
        <w:t>C</w:t>
      </w:r>
      <w:r w:rsidRPr="00D24361">
        <w:rPr>
          <w:rFonts w:ascii="Times New Roman" w:hAnsi="Times New Roman" w:cs="Times New Roman"/>
        </w:rPr>
        <w:t xml:space="preserve">ontact pressure in the open state </w:t>
      </w:r>
      <w:r w:rsidR="00965279" w:rsidRPr="00D24361">
        <w:rPr>
          <w:rFonts w:ascii="Times New Roman" w:hAnsi="Times New Roman" w:cs="Times New Roman"/>
        </w:rPr>
        <w:t>remain</w:t>
      </w:r>
      <w:r w:rsidR="00965279">
        <w:rPr>
          <w:rFonts w:ascii="Times New Roman" w:hAnsi="Times New Roman" w:cs="Times New Roman" w:hint="eastAsia"/>
        </w:rPr>
        <w:t>ed</w:t>
      </w:r>
      <w:r w:rsidR="00965279" w:rsidRPr="00D24361">
        <w:rPr>
          <w:rFonts w:ascii="Times New Roman" w:hAnsi="Times New Roman" w:cs="Times New Roman"/>
        </w:rPr>
        <w:t xml:space="preserve"> </w:t>
      </w:r>
      <w:r w:rsidRPr="00D24361">
        <w:rPr>
          <w:rFonts w:ascii="Times New Roman" w:hAnsi="Times New Roman" w:cs="Times New Roman"/>
        </w:rPr>
        <w:t>below the skin perception threshold (~20 kPa)</w:t>
      </w:r>
      <w:r w:rsidR="00B2601E">
        <w:rPr>
          <w:rFonts w:ascii="Times New Roman" w:hAnsi="Times New Roman" w:cs="Times New Roman" w:hint="eastAsia"/>
        </w:rPr>
        <w:t xml:space="preserve"> </w:t>
      </w:r>
      <w:r w:rsidR="00B2601E">
        <w:rPr>
          <w:rFonts w:ascii="Times New Roman" w:hAnsi="Times New Roman" w:cs="Times New Roman"/>
        </w:rPr>
        <w:fldChar w:fldCharType="begin">
          <w:fldData xml:space="preserve">PEVuZE5vdGU+PENpdGU+PEF1dGhvcj5XYW5nPC9BdXRob3I+PFllYXI+MjAyMzwvWWVhcj48UmVj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</w:fldData>
        </w:fldChar>
      </w:r>
      <w:r w:rsidR="00996D5C">
        <w:rPr>
          <w:rFonts w:ascii="Times New Roman" w:hAnsi="Times New Roman" w:cs="Times New Roman"/>
        </w:rPr>
        <w:instrText xml:space="preserve"> ADDIN EN.CITE </w:instrText>
      </w:r>
      <w:r w:rsidR="00996D5C">
        <w:rPr>
          <w:rFonts w:ascii="Times New Roman" w:hAnsi="Times New Roman" w:cs="Times New Roman"/>
        </w:rPr>
        <w:fldChar w:fldCharType="begin">
          <w:fldData xml:space="preserve">PEVuZE5vdGU+PENpdGU+PEF1dGhvcj5XYW5nPC9BdXRob3I+PFllYXI+MjAyMzwvWWVhcj48UmVj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</w:fldData>
        </w:fldChar>
      </w:r>
      <w:r w:rsidR="00996D5C">
        <w:rPr>
          <w:rFonts w:ascii="Times New Roman" w:hAnsi="Times New Roman" w:cs="Times New Roman"/>
        </w:rPr>
        <w:instrText xml:space="preserve"> ADDIN EN.CITE.DATA </w:instrText>
      </w:r>
      <w:r w:rsidR="00996D5C">
        <w:rPr>
          <w:rFonts w:ascii="Times New Roman" w:hAnsi="Times New Roman" w:cs="Times New Roman"/>
        </w:rPr>
      </w:r>
      <w:r w:rsidR="00996D5C">
        <w:rPr>
          <w:rFonts w:ascii="Times New Roman" w:hAnsi="Times New Roman" w:cs="Times New Roman"/>
        </w:rPr>
        <w:fldChar w:fldCharType="end"/>
      </w:r>
      <w:r w:rsidR="00B2601E">
        <w:rPr>
          <w:rFonts w:ascii="Times New Roman" w:hAnsi="Times New Roman" w:cs="Times New Roman"/>
        </w:rPr>
      </w:r>
      <w:r w:rsidR="00B2601E">
        <w:rPr>
          <w:rFonts w:ascii="Times New Roman" w:hAnsi="Times New Roman" w:cs="Times New Roman"/>
        </w:rPr>
        <w:fldChar w:fldCharType="separate"/>
      </w:r>
      <w:r w:rsidR="00B2601E">
        <w:rPr>
          <w:rFonts w:ascii="Times New Roman" w:hAnsi="Times New Roman" w:cs="Times New Roman"/>
          <w:noProof/>
        </w:rPr>
        <w:t>(</w:t>
      </w:r>
      <w:r w:rsidR="00B2601E" w:rsidRPr="00B2601E">
        <w:rPr>
          <w:rFonts w:ascii="Times New Roman" w:hAnsi="Times New Roman" w:cs="Times New Roman"/>
          <w:i/>
          <w:noProof/>
        </w:rPr>
        <w:t>16</w:t>
      </w:r>
      <w:r w:rsidR="00B2601E">
        <w:rPr>
          <w:rFonts w:ascii="Times New Roman" w:hAnsi="Times New Roman" w:cs="Times New Roman"/>
          <w:noProof/>
        </w:rPr>
        <w:t>)</w:t>
      </w:r>
      <w:r w:rsidR="00B2601E">
        <w:rPr>
          <w:rFonts w:ascii="Times New Roman" w:hAnsi="Times New Roman" w:cs="Times New Roman"/>
        </w:rPr>
        <w:fldChar w:fldCharType="end"/>
      </w:r>
      <w:r w:rsidRPr="00D24361">
        <w:rPr>
          <w:rFonts w:ascii="Times New Roman" w:hAnsi="Times New Roman" w:cs="Times New Roman"/>
        </w:rPr>
        <w:t xml:space="preserve">, </w:t>
      </w:r>
      <w:r w:rsidR="00684B68">
        <w:rPr>
          <w:rFonts w:ascii="Times New Roman" w:hAnsi="Times New Roman" w:cs="Times New Roman"/>
        </w:rPr>
        <w:t>supporting</w:t>
      </w:r>
      <w:r w:rsidRPr="00D24361">
        <w:rPr>
          <w:rFonts w:ascii="Times New Roman" w:hAnsi="Times New Roman" w:cs="Times New Roman"/>
        </w:rPr>
        <w:t xml:space="preserve"> comfortable long-term wear (</w:t>
      </w:r>
      <w:r w:rsidRPr="00D24361">
        <w:rPr>
          <w:rFonts w:ascii="Times New Roman" w:hAnsi="Times New Roman" w:cs="Times New Roman"/>
          <w:b/>
          <w:bCs/>
        </w:rPr>
        <w:t>Fig</w:t>
      </w:r>
      <w:r w:rsidR="002848D5">
        <w:rPr>
          <w:rFonts w:ascii="Times New Roman" w:hAnsi="Times New Roman" w:cs="Times New Roman" w:hint="eastAsia"/>
          <w:b/>
          <w:bCs/>
        </w:rPr>
        <w:t>.</w:t>
      </w:r>
      <w:r w:rsidRPr="00D24361">
        <w:rPr>
          <w:rFonts w:ascii="Times New Roman" w:hAnsi="Times New Roman" w:cs="Times New Roman"/>
          <w:b/>
          <w:bCs/>
        </w:rPr>
        <w:t xml:space="preserve"> 2</w:t>
      </w:r>
      <w:r w:rsidR="00586EAA">
        <w:rPr>
          <w:rFonts w:ascii="Times New Roman" w:hAnsi="Times New Roman" w:cs="Times New Roman" w:hint="eastAsia"/>
          <w:b/>
          <w:bCs/>
        </w:rPr>
        <w:t>F</w:t>
      </w:r>
      <w:r w:rsidRPr="00D24361">
        <w:rPr>
          <w:rFonts w:ascii="Times New Roman" w:hAnsi="Times New Roman" w:cs="Times New Roman"/>
        </w:rPr>
        <w:t>).</w:t>
      </w:r>
    </w:p>
    <w:p w14:paraId="67954FB4" w14:textId="2C584EAD" w:rsidR="00C5651F" w:rsidRPr="00D24361" w:rsidRDefault="00027BFC" w:rsidP="000A49F8">
      <w:pPr>
        <w:spacing w:line="276" w:lineRule="auto"/>
        <w:jc w:val="both"/>
        <w:rPr>
          <w:rFonts w:ascii="Times New Roman" w:hAnsi="Times New Roman" w:cs="Times New Roman"/>
        </w:rPr>
      </w:pPr>
      <w:r w:rsidRPr="00D24361">
        <w:rPr>
          <w:rFonts w:ascii="Times New Roman" w:hAnsi="Times New Roman" w:cs="Times New Roman"/>
        </w:rPr>
        <w:t xml:space="preserve">To ensure low-impedance </w:t>
      </w:r>
      <w:r w:rsidR="005F3A99">
        <w:rPr>
          <w:rFonts w:ascii="Times New Roman" w:hAnsi="Times New Roman" w:cs="Times New Roman" w:hint="eastAsia"/>
        </w:rPr>
        <w:t>coupling</w:t>
      </w:r>
      <w:r w:rsidRPr="00D24361">
        <w:rPr>
          <w:rFonts w:ascii="Times New Roman" w:hAnsi="Times New Roman" w:cs="Times New Roman"/>
        </w:rPr>
        <w:t xml:space="preserve">, a water-retentive ionically conductive acrylamide-based  hydrogel </w:t>
      </w:r>
      <w:r w:rsidR="00954E3C" w:rsidRPr="00D24361">
        <w:rPr>
          <w:rFonts w:ascii="Times New Roman" w:hAnsi="Times New Roman" w:cs="Times New Roman"/>
        </w:rPr>
        <w:t>(WR-IC-PAAm)</w:t>
      </w:r>
      <w:r w:rsidR="00954E3C">
        <w:rPr>
          <w:rFonts w:ascii="Times New Roman" w:hAnsi="Times New Roman" w:cs="Times New Roman"/>
        </w:rPr>
        <w:t xml:space="preserve"> </w:t>
      </w:r>
      <w:r w:rsidRPr="00D24361">
        <w:rPr>
          <w:rFonts w:ascii="Times New Roman" w:hAnsi="Times New Roman" w:cs="Times New Roman"/>
        </w:rPr>
        <w:t xml:space="preserve">was integrated onto the actuator tips </w:t>
      </w:r>
      <w:r w:rsidR="00954E3C">
        <w:rPr>
          <w:rFonts w:ascii="Times New Roman" w:hAnsi="Times New Roman" w:cs="Times New Roman"/>
        </w:rPr>
        <w:t xml:space="preserve">by </w:t>
      </w:r>
      <w:r w:rsidRPr="00D24361">
        <w:rPr>
          <w:rFonts w:ascii="Times New Roman" w:hAnsi="Times New Roman" w:cs="Times New Roman"/>
        </w:rPr>
        <w:t>in situ interfacial bonding</w:t>
      </w:r>
      <w:r w:rsidR="008B1C7D" w:rsidRPr="00D24361">
        <w:rPr>
          <w:rFonts w:ascii="Times New Roman" w:hAnsi="Times New Roman" w:cs="Times New Roman"/>
        </w:rPr>
        <w:t xml:space="preserve"> (</w:t>
      </w:r>
      <w:r w:rsidR="008B1C7D" w:rsidRPr="00D24361">
        <w:rPr>
          <w:rFonts w:ascii="Times New Roman" w:hAnsi="Times New Roman" w:cs="Times New Roman"/>
          <w:b/>
          <w:bCs/>
        </w:rPr>
        <w:t>Fig</w:t>
      </w:r>
      <w:r w:rsidR="0023694F">
        <w:rPr>
          <w:rFonts w:ascii="Times New Roman" w:hAnsi="Times New Roman" w:cs="Times New Roman" w:hint="eastAsia"/>
          <w:b/>
          <w:bCs/>
        </w:rPr>
        <w:t>.</w:t>
      </w:r>
      <w:r w:rsidR="008B1C7D" w:rsidRPr="00D24361">
        <w:rPr>
          <w:rFonts w:ascii="Times New Roman" w:hAnsi="Times New Roman" w:cs="Times New Roman"/>
          <w:b/>
          <w:bCs/>
        </w:rPr>
        <w:t xml:space="preserve"> 2</w:t>
      </w:r>
      <w:r w:rsidR="00710013" w:rsidRPr="00710013">
        <w:rPr>
          <w:rFonts w:ascii="Times New Roman" w:hAnsi="Times New Roman" w:cs="Times New Roman" w:hint="eastAsia"/>
        </w:rPr>
        <w:t>,</w:t>
      </w:r>
      <w:r w:rsidR="00710013">
        <w:rPr>
          <w:rFonts w:ascii="Times New Roman" w:hAnsi="Times New Roman" w:cs="Times New Roman" w:hint="eastAsia"/>
          <w:b/>
          <w:bCs/>
        </w:rPr>
        <w:t xml:space="preserve"> A </w:t>
      </w:r>
      <w:r w:rsidR="00710013" w:rsidRPr="00710013">
        <w:rPr>
          <w:rFonts w:ascii="Times New Roman" w:hAnsi="Times New Roman" w:cs="Times New Roman" w:hint="eastAsia"/>
        </w:rPr>
        <w:t>and</w:t>
      </w:r>
      <w:r w:rsidR="00710013">
        <w:rPr>
          <w:rFonts w:ascii="Times New Roman" w:hAnsi="Times New Roman" w:cs="Times New Roman" w:hint="eastAsia"/>
          <w:b/>
          <w:bCs/>
        </w:rPr>
        <w:t xml:space="preserve"> </w:t>
      </w:r>
      <w:r w:rsidR="0023694F">
        <w:rPr>
          <w:rFonts w:ascii="Times New Roman" w:hAnsi="Times New Roman" w:cs="Times New Roman" w:hint="eastAsia"/>
          <w:b/>
          <w:bCs/>
        </w:rPr>
        <w:t>G</w:t>
      </w:r>
      <w:r w:rsidR="0084510B">
        <w:rPr>
          <w:rFonts w:ascii="Times New Roman" w:hAnsi="Times New Roman" w:cs="Times New Roman" w:hint="eastAsia"/>
        </w:rPr>
        <w:t xml:space="preserve"> and</w:t>
      </w:r>
      <w:r w:rsidR="008B1C7D" w:rsidRPr="00D24361">
        <w:rPr>
          <w:rFonts w:ascii="Times New Roman" w:hAnsi="Times New Roman" w:cs="Times New Roman"/>
          <w:b/>
          <w:bCs/>
        </w:rPr>
        <w:t xml:space="preserve"> </w:t>
      </w:r>
      <w:r w:rsidR="0023694F">
        <w:rPr>
          <w:rFonts w:ascii="Times New Roman" w:hAnsi="Times New Roman" w:cs="Times New Roman" w:hint="eastAsia"/>
          <w:b/>
          <w:bCs/>
        </w:rPr>
        <w:t>f</w:t>
      </w:r>
      <w:r w:rsidR="008B1C7D" w:rsidRPr="00D24361">
        <w:rPr>
          <w:rFonts w:ascii="Times New Roman" w:hAnsi="Times New Roman" w:cs="Times New Roman"/>
          <w:b/>
          <w:bCs/>
        </w:rPr>
        <w:t>ig</w:t>
      </w:r>
      <w:r w:rsidR="0084510B">
        <w:rPr>
          <w:rFonts w:ascii="Times New Roman" w:hAnsi="Times New Roman" w:cs="Times New Roman" w:hint="eastAsia"/>
          <w:b/>
          <w:bCs/>
        </w:rPr>
        <w:t>s</w:t>
      </w:r>
      <w:r w:rsidR="0023694F">
        <w:rPr>
          <w:rFonts w:ascii="Times New Roman" w:hAnsi="Times New Roman" w:cs="Times New Roman" w:hint="eastAsia"/>
          <w:b/>
          <w:bCs/>
        </w:rPr>
        <w:t>.</w:t>
      </w:r>
      <w:r w:rsidR="008B1C7D" w:rsidRPr="00D24361">
        <w:rPr>
          <w:rFonts w:ascii="Times New Roman" w:hAnsi="Times New Roman" w:cs="Times New Roman"/>
          <w:b/>
          <w:bCs/>
        </w:rPr>
        <w:t xml:space="preserve"> S</w:t>
      </w:r>
      <w:r w:rsidR="0024468A" w:rsidRPr="00D24361">
        <w:rPr>
          <w:rFonts w:ascii="Times New Roman" w:hAnsi="Times New Roman" w:cs="Times New Roman"/>
          <w:b/>
          <w:bCs/>
        </w:rPr>
        <w:t>14</w:t>
      </w:r>
      <w:r w:rsidR="00710013">
        <w:rPr>
          <w:rFonts w:ascii="Times New Roman" w:hAnsi="Times New Roman" w:cs="Times New Roman" w:hint="eastAsia"/>
          <w:b/>
          <w:bCs/>
        </w:rPr>
        <w:t xml:space="preserve"> </w:t>
      </w:r>
      <w:r w:rsidR="00710013" w:rsidRPr="00710013">
        <w:rPr>
          <w:rFonts w:ascii="Times New Roman" w:hAnsi="Times New Roman" w:cs="Times New Roman" w:hint="eastAsia"/>
        </w:rPr>
        <w:t>and</w:t>
      </w:r>
      <w:r w:rsidR="00710013">
        <w:rPr>
          <w:rFonts w:ascii="Times New Roman" w:hAnsi="Times New Roman" w:cs="Times New Roman" w:hint="eastAsia"/>
          <w:b/>
          <w:bCs/>
        </w:rPr>
        <w:t xml:space="preserve"> S15</w:t>
      </w:r>
      <w:r w:rsidR="008B1C7D" w:rsidRPr="00D24361">
        <w:rPr>
          <w:rFonts w:ascii="Times New Roman" w:hAnsi="Times New Roman" w:cs="Times New Roman"/>
        </w:rPr>
        <w:t>)</w:t>
      </w:r>
      <w:r w:rsidR="00FD4AEF" w:rsidRPr="00D24361">
        <w:rPr>
          <w:rFonts w:ascii="Times New Roman" w:hAnsi="Times New Roman" w:cs="Times New Roman"/>
        </w:rPr>
        <w:t xml:space="preserve"> </w:t>
      </w:r>
      <w:r w:rsidR="00FD4AEF" w:rsidRPr="00D24361">
        <w:rPr>
          <w:rFonts w:ascii="Times New Roman" w:hAnsi="Times New Roman" w:cs="Times New Roman"/>
        </w:rPr>
        <w:fldChar w:fldCharType="begin">
          <w:fldData xml:space="preserve">PEVuZE5vdGU+PENpdGU+PEF1dGhvcj5DaGVuPC9BdXRob3I+PFllYXI+MjAxODwvWWVhcj48UmVj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</w:fldData>
        </w:fldChar>
      </w:r>
      <w:r w:rsidR="00B11DFA">
        <w:rPr>
          <w:rFonts w:ascii="Times New Roman" w:hAnsi="Times New Roman" w:cs="Times New Roman"/>
        </w:rPr>
        <w:instrText xml:space="preserve"> ADDIN EN.CITE </w:instrText>
      </w:r>
      <w:r w:rsidR="00B11DFA">
        <w:rPr>
          <w:rFonts w:ascii="Times New Roman" w:hAnsi="Times New Roman" w:cs="Times New Roman"/>
        </w:rPr>
        <w:fldChar w:fldCharType="begin">
          <w:fldData xml:space="preserve">PEVuZE5vdGU+PENpdGU+PEF1dGhvcj5DaGVuPC9BdXRob3I+PFllYXI+MjAxODwvWWVhcj48UmVj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</w:fldData>
        </w:fldChar>
      </w:r>
      <w:r w:rsidR="00B11DFA">
        <w:rPr>
          <w:rFonts w:ascii="Times New Roman" w:hAnsi="Times New Roman" w:cs="Times New Roman"/>
        </w:rPr>
        <w:instrText xml:space="preserve"> ADDIN EN.CITE.DATA </w:instrText>
      </w:r>
      <w:r w:rsidR="00B11DFA">
        <w:rPr>
          <w:rFonts w:ascii="Times New Roman" w:hAnsi="Times New Roman" w:cs="Times New Roman"/>
        </w:rPr>
      </w:r>
      <w:r w:rsidR="00B11DFA">
        <w:rPr>
          <w:rFonts w:ascii="Times New Roman" w:hAnsi="Times New Roman" w:cs="Times New Roman"/>
        </w:rPr>
        <w:fldChar w:fldCharType="end"/>
      </w:r>
      <w:r w:rsidR="00FD4AEF" w:rsidRPr="00D24361">
        <w:rPr>
          <w:rFonts w:ascii="Times New Roman" w:hAnsi="Times New Roman" w:cs="Times New Roman"/>
        </w:rPr>
      </w:r>
      <w:r w:rsidR="00FD4AEF"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28-31</w:t>
      </w:r>
      <w:r w:rsidR="008339F1" w:rsidRPr="00D24361">
        <w:rPr>
          <w:rFonts w:ascii="Times New Roman" w:hAnsi="Times New Roman" w:cs="Times New Roman"/>
          <w:noProof/>
        </w:rPr>
        <w:t>)</w:t>
      </w:r>
      <w:r w:rsidR="00FD4AEF" w:rsidRPr="00D24361">
        <w:rPr>
          <w:rFonts w:ascii="Times New Roman" w:hAnsi="Times New Roman" w:cs="Times New Roman"/>
        </w:rPr>
        <w:fldChar w:fldCharType="end"/>
      </w:r>
      <w:r w:rsidRPr="00D24361">
        <w:rPr>
          <w:rFonts w:ascii="Times New Roman" w:hAnsi="Times New Roman" w:cs="Times New Roman"/>
        </w:rPr>
        <w:t>.</w:t>
      </w:r>
      <w:r w:rsidR="008B1C7D" w:rsidRPr="00D24361">
        <w:rPr>
          <w:rFonts w:ascii="Times New Roman" w:hAnsi="Times New Roman" w:cs="Times New Roman"/>
        </w:rPr>
        <w:t xml:space="preserve"> </w:t>
      </w:r>
      <w:r w:rsidR="00954E3C">
        <w:rPr>
          <w:rFonts w:ascii="Times New Roman" w:hAnsi="Times New Roman" w:cs="Times New Roman"/>
        </w:rPr>
        <w:t>L</w:t>
      </w:r>
      <w:r w:rsidR="0024468A" w:rsidRPr="00D24361">
        <w:rPr>
          <w:rFonts w:ascii="Times New Roman" w:hAnsi="Times New Roman" w:cs="Times New Roman"/>
        </w:rPr>
        <w:t xml:space="preserve">ithium chloride in the glycerol–water cosolvent enhances </w:t>
      </w:r>
      <w:r w:rsidR="00922DAA" w:rsidRPr="00D24361">
        <w:rPr>
          <w:rFonts w:ascii="Times New Roman" w:hAnsi="Times New Roman" w:cs="Times New Roman"/>
        </w:rPr>
        <w:t xml:space="preserve">hydration </w:t>
      </w:r>
      <w:r w:rsidR="0016505C" w:rsidRPr="00D24361">
        <w:rPr>
          <w:rFonts w:ascii="Times New Roman" w:hAnsi="Times New Roman" w:cs="Times New Roman"/>
        </w:rPr>
        <w:fldChar w:fldCharType="begin">
          <w:fldData xml:space="preserve">PEVuZE5vdGU+PENpdGU+PEF1dGhvcj5GdTwvQXV0aG9yPjxZZWFyPjIwMjQ8L1llYXI+PFJlY051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</w:fldData>
        </w:fldChar>
      </w:r>
      <w:r w:rsidR="00FC530E">
        <w:rPr>
          <w:rFonts w:ascii="Times New Roman" w:hAnsi="Times New Roman" w:cs="Times New Roman"/>
        </w:rPr>
        <w:instrText xml:space="preserve"> ADDIN EN.CITE </w:instrText>
      </w:r>
      <w:r w:rsidR="00FC530E">
        <w:rPr>
          <w:rFonts w:ascii="Times New Roman" w:hAnsi="Times New Roman" w:cs="Times New Roman"/>
        </w:rPr>
        <w:fldChar w:fldCharType="begin">
          <w:fldData xml:space="preserve">PEVuZE5vdGU+PENpdGU+PEF1dGhvcj5GdTwvQXV0aG9yPjxZZWFyPjIwMjQ8L1llYXI+PFJlY051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</w:fldData>
        </w:fldChar>
      </w:r>
      <w:r w:rsidR="00FC530E">
        <w:rPr>
          <w:rFonts w:ascii="Times New Roman" w:hAnsi="Times New Roman" w:cs="Times New Roman"/>
        </w:rPr>
        <w:instrText xml:space="preserve"> ADDIN EN.CITE.DATA </w:instrText>
      </w:r>
      <w:r w:rsidR="00FC530E">
        <w:rPr>
          <w:rFonts w:ascii="Times New Roman" w:hAnsi="Times New Roman" w:cs="Times New Roman"/>
        </w:rPr>
      </w:r>
      <w:r w:rsidR="00FC530E">
        <w:rPr>
          <w:rFonts w:ascii="Times New Roman" w:hAnsi="Times New Roman" w:cs="Times New Roman"/>
        </w:rPr>
        <w:fldChar w:fldCharType="end"/>
      </w:r>
      <w:r w:rsidR="0016505C" w:rsidRPr="00D24361">
        <w:rPr>
          <w:rFonts w:ascii="Times New Roman" w:hAnsi="Times New Roman" w:cs="Times New Roman"/>
        </w:rPr>
      </w:r>
      <w:r w:rsidR="0016505C"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32, 33</w:t>
      </w:r>
      <w:r w:rsidR="008339F1" w:rsidRPr="00D24361">
        <w:rPr>
          <w:rFonts w:ascii="Times New Roman" w:hAnsi="Times New Roman" w:cs="Times New Roman"/>
          <w:noProof/>
        </w:rPr>
        <w:t>)</w:t>
      </w:r>
      <w:r w:rsidR="0016505C" w:rsidRPr="00D24361">
        <w:rPr>
          <w:rFonts w:ascii="Times New Roman" w:hAnsi="Times New Roman" w:cs="Times New Roman"/>
        </w:rPr>
        <w:fldChar w:fldCharType="end"/>
      </w:r>
      <w:r w:rsidR="0016505C" w:rsidRPr="00D24361">
        <w:rPr>
          <w:rFonts w:ascii="Times New Roman" w:hAnsi="Times New Roman" w:cs="Times New Roman"/>
        </w:rPr>
        <w:t xml:space="preserve"> </w:t>
      </w:r>
      <w:r w:rsidR="00954E3C">
        <w:rPr>
          <w:rFonts w:ascii="Times New Roman" w:hAnsi="Times New Roman" w:cs="Times New Roman"/>
        </w:rPr>
        <w:t>and</w:t>
      </w:r>
      <w:r w:rsidR="00922DAA" w:rsidRPr="00D24361">
        <w:rPr>
          <w:rFonts w:ascii="Times New Roman" w:hAnsi="Times New Roman" w:cs="Times New Roman"/>
        </w:rPr>
        <w:t xml:space="preserve"> ionic conductivity</w:t>
      </w:r>
      <w:r w:rsidR="0016505C" w:rsidRPr="00D24361">
        <w:rPr>
          <w:rFonts w:ascii="Times New Roman" w:hAnsi="Times New Roman" w:cs="Times New Roman"/>
        </w:rPr>
        <w:t xml:space="preserve"> </w:t>
      </w:r>
      <w:r w:rsidR="0016505C" w:rsidRPr="00D24361">
        <w:rPr>
          <w:rFonts w:ascii="Times New Roman" w:hAnsi="Times New Roman" w:cs="Times New Roman"/>
        </w:rPr>
        <w:fldChar w:fldCharType="begin"/>
      </w:r>
      <w:r w:rsidR="002D71F1">
        <w:rPr>
          <w:rFonts w:ascii="Times New Roman" w:hAnsi="Times New Roman" w:cs="Times New Roman"/>
        </w:rPr>
        <w:instrText xml:space="preserve"> ADDIN EN.CITE &lt;EndNote&gt;&lt;Cite&gt;&lt;Author&gt;Scalco de Vasconcelos&lt;/Author&gt;&lt;Year&gt;2025&lt;/Year&gt;&lt;RecNum&gt;39&lt;/RecNum&gt;&lt;DisplayText&gt;(&lt;style face="italic"&gt;34&lt;/style&gt;)&lt;/DisplayText&gt;&lt;record&gt;&lt;rec-number&gt;39&lt;/rec-number&gt;&lt;foreign-keys&gt;&lt;key app="EN" db-id="0zwvdffvypze9tees0av5w9uvv5wtzztw9et" timestamp="1773171428"&gt;39&lt;/key&gt;&lt;/foreign-keys&gt;&lt;ref-type name="Journal Article"&gt;17&lt;/ref-type&gt;&lt;contributors&gt;&lt;authors&gt;&lt;author&gt;Scalco de Vasconcelos, Luize&lt;/author&gt;&lt;author&gt;Yan, Yichen&lt;/author&gt;&lt;author&gt;Maharjan, Pukar&lt;/author&gt;&lt;author&gt;Kumar, Satyam&lt;/author&gt;&lt;author&gt;Zhang, Minsu&lt;/author&gt;&lt;author&gt;Yao, Bowen&lt;/author&gt;&lt;author&gt;Li, Hongbian&lt;/author&gt;&lt;author&gt;Duan, Sidi&lt;/author&gt;&lt;author&gt;Li, Eric&lt;/author&gt;&lt;author&gt;Williams, Eric&lt;/author&gt;&lt;author&gt;Tiku, Sandhya&lt;/author&gt;&lt;author&gt;Vidal, Pablo&lt;/author&gt;&lt;author&gt;Solorzano-Vargas, R. Sergio&lt;/author&gt;&lt;author&gt;Hong, Wen&lt;/author&gt;&lt;author&gt;Du, Yingjie&lt;/author&gt;&lt;author&gt;Liu, Zixiao&lt;/author&gt;&lt;author&gt;Iwane, Fumiaki&lt;/author&gt;&lt;author&gt;Block, Charles&lt;/author&gt;&lt;author&gt;Repetski, Andrew T.&lt;/author&gt;&lt;author&gt;Tan, Philip&lt;/author&gt;&lt;author&gt;Wang, Pulin&lt;/author&gt;&lt;author&gt;Martín, Martín G.&lt;/author&gt;&lt;author&gt;Millán, José del R.&lt;/author&gt;&lt;author&gt;He, Ximin&lt;/author&gt;&lt;author&gt;Lu, Nanshu&lt;/author&gt;&lt;/authors&gt;&lt;/contributors&gt;&lt;titles&gt;&lt;title&gt;On-scalp printing of personalized electroencephalography e-tattoos&lt;/title&gt;&lt;secondary-title&gt;Cell Biomaterials&lt;/secondary-title&gt;&lt;/titles&gt;&lt;periodical&gt;&lt;full-title&gt;Cell Biomaterials&lt;/full-title&gt;&lt;abbr-1&gt;Cell Biomater.&lt;/abbr-1&gt;&lt;/periodical&gt;&lt;pages&gt;100004&lt;/pages&gt;&lt;volume&gt;1&lt;/volume&gt;&lt;number&gt;1&lt;/number&gt;&lt;section&gt;100004&lt;/section&gt;&lt;dates&gt;&lt;year&gt;2025&lt;/year&gt;&lt;/dates&gt;&lt;isbn&gt;30505623&lt;/isbn&gt;&lt;urls&gt;&lt;/urls&gt;&lt;electronic-resource-num&gt;10.1016/j.celbio.2024.100004&lt;/electronic-resource-num&gt;&lt;/record&gt;&lt;/Cite&gt;&lt;/EndNote&gt;</w:instrText>
      </w:r>
      <w:r w:rsidR="0016505C"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34</w:t>
      </w:r>
      <w:r w:rsidR="008339F1" w:rsidRPr="00D24361">
        <w:rPr>
          <w:rFonts w:ascii="Times New Roman" w:hAnsi="Times New Roman" w:cs="Times New Roman"/>
          <w:noProof/>
        </w:rPr>
        <w:t>)</w:t>
      </w:r>
      <w:r w:rsidR="0016505C" w:rsidRPr="00D24361">
        <w:rPr>
          <w:rFonts w:ascii="Times New Roman" w:hAnsi="Times New Roman" w:cs="Times New Roman"/>
        </w:rPr>
        <w:fldChar w:fldCharType="end"/>
      </w:r>
      <w:r w:rsidR="0024468A" w:rsidRPr="00D24361">
        <w:rPr>
          <w:rFonts w:ascii="Times New Roman" w:hAnsi="Times New Roman" w:cs="Times New Roman"/>
        </w:rPr>
        <w:t xml:space="preserve"> with</w:t>
      </w:r>
      <w:r w:rsidR="00922DAA" w:rsidRPr="00D24361">
        <w:rPr>
          <w:rFonts w:ascii="Times New Roman" w:hAnsi="Times New Roman" w:cs="Times New Roman"/>
        </w:rPr>
        <w:t>out</w:t>
      </w:r>
      <w:r w:rsidR="0024468A" w:rsidRPr="00D24361">
        <w:rPr>
          <w:rFonts w:ascii="Times New Roman" w:hAnsi="Times New Roman" w:cs="Times New Roman"/>
        </w:rPr>
        <w:t xml:space="preserve"> </w:t>
      </w:r>
      <w:r w:rsidR="00197CEB" w:rsidRPr="00D24361">
        <w:rPr>
          <w:rFonts w:ascii="Times New Roman" w:hAnsi="Times New Roman" w:cs="Times New Roman"/>
        </w:rPr>
        <w:t xml:space="preserve">compromising </w:t>
      </w:r>
      <w:r w:rsidR="00922DAA" w:rsidRPr="00D24361">
        <w:rPr>
          <w:rFonts w:ascii="Times New Roman" w:hAnsi="Times New Roman" w:cs="Times New Roman"/>
        </w:rPr>
        <w:t>softnes</w:t>
      </w:r>
      <w:r w:rsidR="0024468A" w:rsidRPr="00D24361">
        <w:rPr>
          <w:rFonts w:ascii="Times New Roman" w:hAnsi="Times New Roman" w:cs="Times New Roman"/>
        </w:rPr>
        <w:t>s</w:t>
      </w:r>
      <w:r w:rsidR="009034E3" w:rsidRPr="00D24361">
        <w:rPr>
          <w:rFonts w:ascii="Times New Roman" w:hAnsi="Times New Roman" w:cs="Times New Roman"/>
        </w:rPr>
        <w:t xml:space="preserve"> (</w:t>
      </w:r>
      <w:r w:rsidR="0023694F">
        <w:rPr>
          <w:rFonts w:ascii="Times New Roman" w:hAnsi="Times New Roman" w:cs="Times New Roman" w:hint="eastAsia"/>
          <w:b/>
          <w:bCs/>
        </w:rPr>
        <w:t>f</w:t>
      </w:r>
      <w:r w:rsidR="00A551E5" w:rsidRPr="00D24361">
        <w:rPr>
          <w:rFonts w:ascii="Times New Roman" w:hAnsi="Times New Roman" w:cs="Times New Roman"/>
          <w:b/>
          <w:bCs/>
        </w:rPr>
        <w:t>ig</w:t>
      </w:r>
      <w:r w:rsidR="0084510B">
        <w:rPr>
          <w:rFonts w:ascii="Times New Roman" w:hAnsi="Times New Roman" w:cs="Times New Roman" w:hint="eastAsia"/>
          <w:b/>
          <w:bCs/>
        </w:rPr>
        <w:t>s</w:t>
      </w:r>
      <w:r w:rsidR="0023694F">
        <w:rPr>
          <w:rFonts w:ascii="Times New Roman" w:hAnsi="Times New Roman" w:cs="Times New Roman" w:hint="eastAsia"/>
          <w:b/>
          <w:bCs/>
        </w:rPr>
        <w:t>.</w:t>
      </w:r>
      <w:r w:rsidR="00A551E5" w:rsidRPr="00D24361">
        <w:rPr>
          <w:rFonts w:ascii="Times New Roman" w:hAnsi="Times New Roman" w:cs="Times New Roman"/>
          <w:b/>
          <w:bCs/>
        </w:rPr>
        <w:t xml:space="preserve"> S1</w:t>
      </w:r>
      <w:r w:rsidR="0023694F">
        <w:rPr>
          <w:rFonts w:ascii="Times New Roman" w:hAnsi="Times New Roman" w:cs="Times New Roman" w:hint="eastAsia"/>
          <w:b/>
          <w:bCs/>
        </w:rPr>
        <w:t xml:space="preserve">6 </w:t>
      </w:r>
      <w:r w:rsidR="0023694F" w:rsidRPr="0023694F">
        <w:rPr>
          <w:rFonts w:ascii="Times New Roman" w:hAnsi="Times New Roman" w:cs="Times New Roman" w:hint="eastAsia"/>
        </w:rPr>
        <w:t xml:space="preserve">to </w:t>
      </w:r>
      <w:r w:rsidR="00A551E5" w:rsidRPr="00D24361">
        <w:rPr>
          <w:rFonts w:ascii="Times New Roman" w:hAnsi="Times New Roman" w:cs="Times New Roman"/>
          <w:b/>
          <w:bCs/>
        </w:rPr>
        <w:t>S1</w:t>
      </w:r>
      <w:r w:rsidR="0023694F">
        <w:rPr>
          <w:rFonts w:ascii="Times New Roman" w:hAnsi="Times New Roman" w:cs="Times New Roman" w:hint="eastAsia"/>
          <w:b/>
          <w:bCs/>
        </w:rPr>
        <w:t>8</w:t>
      </w:r>
      <w:r w:rsidR="009034E3" w:rsidRPr="00D24361">
        <w:rPr>
          <w:rFonts w:ascii="Times New Roman" w:hAnsi="Times New Roman" w:cs="Times New Roman"/>
        </w:rPr>
        <w:t>)</w:t>
      </w:r>
      <w:r w:rsidR="0024468A" w:rsidRPr="00D24361">
        <w:rPr>
          <w:rFonts w:ascii="Times New Roman" w:hAnsi="Times New Roman" w:cs="Times New Roman"/>
        </w:rPr>
        <w:t>.</w:t>
      </w:r>
      <w:r w:rsidR="009034E3" w:rsidRPr="00D24361">
        <w:rPr>
          <w:rFonts w:ascii="Times New Roman" w:hAnsi="Times New Roman" w:cs="Times New Roman"/>
        </w:rPr>
        <w:t xml:space="preserve"> </w:t>
      </w:r>
      <w:r w:rsidR="005F3A99">
        <w:rPr>
          <w:rFonts w:ascii="Times New Roman" w:hAnsi="Times New Roman" w:cs="Times New Roman" w:hint="eastAsia"/>
        </w:rPr>
        <w:t>T</w:t>
      </w:r>
      <w:r w:rsidR="00C5651F" w:rsidRPr="00D24361">
        <w:rPr>
          <w:rFonts w:ascii="Times New Roman" w:hAnsi="Times New Roman" w:cs="Times New Roman"/>
        </w:rPr>
        <w:t>h</w:t>
      </w:r>
      <w:r w:rsidR="00954E3C">
        <w:rPr>
          <w:rFonts w:ascii="Times New Roman" w:hAnsi="Times New Roman" w:cs="Times New Roman"/>
        </w:rPr>
        <w:t>is</w:t>
      </w:r>
      <w:r w:rsidR="00C5651F" w:rsidRPr="00D24361">
        <w:rPr>
          <w:rFonts w:ascii="Times New Roman" w:hAnsi="Times New Roman" w:cs="Times New Roman"/>
        </w:rPr>
        <w:t xml:space="preserve"> interface </w:t>
      </w:r>
      <w:r w:rsidR="00965279" w:rsidRPr="00D24361">
        <w:rPr>
          <w:rFonts w:ascii="Times New Roman" w:hAnsi="Times New Roman" w:cs="Times New Roman"/>
        </w:rPr>
        <w:t>yield</w:t>
      </w:r>
      <w:r w:rsidR="00965279">
        <w:rPr>
          <w:rFonts w:ascii="Times New Roman" w:hAnsi="Times New Roman" w:cs="Times New Roman" w:hint="eastAsia"/>
        </w:rPr>
        <w:t>ed</w:t>
      </w:r>
      <w:r w:rsidR="00965279" w:rsidRPr="00D24361">
        <w:rPr>
          <w:rFonts w:ascii="Times New Roman" w:hAnsi="Times New Roman" w:cs="Times New Roman"/>
        </w:rPr>
        <w:t xml:space="preserve"> </w:t>
      </w:r>
      <w:r w:rsidR="00C5651F" w:rsidRPr="00D24361">
        <w:rPr>
          <w:rFonts w:ascii="Times New Roman" w:hAnsi="Times New Roman" w:cs="Times New Roman"/>
        </w:rPr>
        <w:t>a contact impedance of ~35 kΩ at 50 Hz</w:t>
      </w:r>
      <w:r w:rsidR="00954E3C">
        <w:rPr>
          <w:rFonts w:ascii="Times New Roman" w:hAnsi="Times New Roman" w:cs="Times New Roman"/>
        </w:rPr>
        <w:t xml:space="preserve">, </w:t>
      </w:r>
      <w:r w:rsidR="00C5651F" w:rsidRPr="00D24361">
        <w:rPr>
          <w:rFonts w:ascii="Times New Roman" w:hAnsi="Times New Roman" w:cs="Times New Roman"/>
        </w:rPr>
        <w:t>comparable to commercial Ag/AgCl semi-dry and saline wet electrodes</w:t>
      </w:r>
      <w:r w:rsidR="000F152C">
        <w:rPr>
          <w:rFonts w:ascii="Times New Roman" w:hAnsi="Times New Roman" w:cs="Times New Roman" w:hint="eastAsia"/>
        </w:rPr>
        <w:t xml:space="preserve"> a</w:t>
      </w:r>
      <w:r w:rsidR="00C5651F" w:rsidRPr="00D24361">
        <w:rPr>
          <w:rFonts w:ascii="Times New Roman" w:hAnsi="Times New Roman" w:cs="Times New Roman"/>
        </w:rPr>
        <w:t>nd substantially lower than bare Au dry electrodes (</w:t>
      </w:r>
      <w:r w:rsidR="00C5651F" w:rsidRPr="00D24361">
        <w:rPr>
          <w:rFonts w:ascii="Times New Roman" w:hAnsi="Times New Roman" w:cs="Times New Roman"/>
          <w:b/>
          <w:bCs/>
        </w:rPr>
        <w:t>Fig</w:t>
      </w:r>
      <w:r w:rsidR="0023694F">
        <w:rPr>
          <w:rFonts w:ascii="Times New Roman" w:hAnsi="Times New Roman" w:cs="Times New Roman" w:hint="eastAsia"/>
          <w:b/>
          <w:bCs/>
        </w:rPr>
        <w:t>.</w:t>
      </w:r>
      <w:r w:rsidR="00C5651F" w:rsidRPr="00D24361">
        <w:rPr>
          <w:rFonts w:ascii="Times New Roman" w:hAnsi="Times New Roman" w:cs="Times New Roman"/>
          <w:b/>
          <w:bCs/>
        </w:rPr>
        <w:t xml:space="preserve"> 2</w:t>
      </w:r>
      <w:r w:rsidR="0023694F">
        <w:rPr>
          <w:rFonts w:ascii="Times New Roman" w:hAnsi="Times New Roman" w:cs="Times New Roman" w:hint="eastAsia"/>
          <w:b/>
          <w:bCs/>
        </w:rPr>
        <w:t>H</w:t>
      </w:r>
      <w:r w:rsidR="0084510B">
        <w:rPr>
          <w:rFonts w:ascii="Times New Roman" w:hAnsi="Times New Roman" w:cs="Times New Roman" w:hint="eastAsia"/>
        </w:rPr>
        <w:t xml:space="preserve"> and</w:t>
      </w:r>
      <w:r w:rsidR="00B40F9B" w:rsidRPr="00D24361">
        <w:rPr>
          <w:rFonts w:ascii="Times New Roman" w:hAnsi="Times New Roman" w:cs="Times New Roman"/>
          <w:b/>
          <w:bCs/>
        </w:rPr>
        <w:t xml:space="preserve"> </w:t>
      </w:r>
      <w:r w:rsidR="0023694F">
        <w:rPr>
          <w:rFonts w:ascii="Times New Roman" w:hAnsi="Times New Roman" w:cs="Times New Roman" w:hint="eastAsia"/>
          <w:b/>
          <w:bCs/>
        </w:rPr>
        <w:t xml:space="preserve">fig. </w:t>
      </w:r>
      <w:r w:rsidR="00B40F9B" w:rsidRPr="00D24361">
        <w:rPr>
          <w:rFonts w:ascii="Times New Roman" w:hAnsi="Times New Roman" w:cs="Times New Roman"/>
          <w:b/>
          <w:bCs/>
        </w:rPr>
        <w:t>S</w:t>
      </w:r>
      <w:r w:rsidR="0023694F">
        <w:rPr>
          <w:rFonts w:ascii="Times New Roman" w:hAnsi="Times New Roman" w:cs="Times New Roman" w:hint="eastAsia"/>
          <w:b/>
          <w:bCs/>
        </w:rPr>
        <w:t>1</w:t>
      </w:r>
      <w:r w:rsidR="00EA6719">
        <w:rPr>
          <w:rFonts w:ascii="Times New Roman" w:hAnsi="Times New Roman" w:cs="Times New Roman" w:hint="eastAsia"/>
          <w:b/>
          <w:bCs/>
        </w:rPr>
        <w:t>9</w:t>
      </w:r>
      <w:r w:rsidR="00C5651F" w:rsidRPr="00D24361">
        <w:rPr>
          <w:rFonts w:ascii="Times New Roman" w:hAnsi="Times New Roman" w:cs="Times New Roman"/>
        </w:rPr>
        <w:t xml:space="preserve">). </w:t>
      </w:r>
    </w:p>
    <w:p w14:paraId="3C4D450F" w14:textId="63BF034A" w:rsidR="00AD6090" w:rsidRDefault="005B5538" w:rsidP="000A49F8">
      <w:pPr>
        <w:spacing w:line="276" w:lineRule="auto"/>
        <w:jc w:val="both"/>
        <w:rPr>
          <w:rFonts w:ascii="Times New Roman" w:hAnsi="Times New Roman" w:cs="Times New Roman"/>
        </w:rPr>
      </w:pPr>
      <w:r w:rsidRPr="00D24361">
        <w:rPr>
          <w:rFonts w:ascii="Times New Roman" w:hAnsi="Times New Roman" w:cs="Times New Roman"/>
        </w:rPr>
        <w:t xml:space="preserve">This stabilized interface markedly improves </w:t>
      </w:r>
      <w:r w:rsidR="00197CEB" w:rsidRPr="00D24361">
        <w:rPr>
          <w:rFonts w:ascii="Times New Roman" w:hAnsi="Times New Roman" w:cs="Times New Roman"/>
        </w:rPr>
        <w:t xml:space="preserve">deep ear-canal </w:t>
      </w:r>
      <w:r w:rsidR="00D15578" w:rsidRPr="00D15578">
        <w:rPr>
          <w:rFonts w:ascii="Times New Roman" w:hAnsi="Times New Roman" w:cs="Times New Roman"/>
        </w:rPr>
        <w:t>recording</w:t>
      </w:r>
      <w:r w:rsidRPr="00D24361">
        <w:rPr>
          <w:rFonts w:ascii="Times New Roman" w:hAnsi="Times New Roman" w:cs="Times New Roman"/>
        </w:rPr>
        <w:t xml:space="preserve"> </w:t>
      </w:r>
      <w:r w:rsidR="0087179E">
        <w:rPr>
          <w:rFonts w:ascii="Times New Roman" w:hAnsi="Times New Roman" w:cs="Times New Roman" w:hint="eastAsia"/>
        </w:rPr>
        <w:t>quality</w:t>
      </w:r>
      <w:r w:rsidRPr="00D24361">
        <w:rPr>
          <w:rFonts w:ascii="Times New Roman" w:hAnsi="Times New Roman" w:cs="Times New Roman"/>
        </w:rPr>
        <w:t xml:space="preserve">. </w:t>
      </w:r>
      <w:r w:rsidR="00B40F9B" w:rsidRPr="00D24361">
        <w:rPr>
          <w:rFonts w:ascii="Times New Roman" w:hAnsi="Times New Roman" w:cs="Times New Roman"/>
        </w:rPr>
        <w:t>Under alpha modulation (AM), steady-state visually evoked potentials (SSVEP), and auditory steady-state responses (ASSR)</w:t>
      </w:r>
      <w:r w:rsidR="00954E3C">
        <w:rPr>
          <w:rFonts w:ascii="Times New Roman" w:hAnsi="Times New Roman" w:cs="Times New Roman"/>
        </w:rPr>
        <w:t xml:space="preserve"> paradigms, </w:t>
      </w:r>
      <w:r w:rsidR="00197CEB" w:rsidRPr="00D24361">
        <w:rPr>
          <w:rFonts w:ascii="Times New Roman" w:hAnsi="Times New Roman" w:cs="Times New Roman"/>
        </w:rPr>
        <w:t xml:space="preserve">hydrogel-enabled recordings exhibit </w:t>
      </w:r>
      <w:r w:rsidR="00B40F9B" w:rsidRPr="00D24361">
        <w:rPr>
          <w:rFonts w:ascii="Times New Roman" w:hAnsi="Times New Roman" w:cs="Times New Roman"/>
        </w:rPr>
        <w:t>clear neural oscillat</w:t>
      </w:r>
      <w:r w:rsidR="00197CEB" w:rsidRPr="00D24361">
        <w:rPr>
          <w:rFonts w:ascii="Times New Roman" w:hAnsi="Times New Roman" w:cs="Times New Roman"/>
        </w:rPr>
        <w:t>ions</w:t>
      </w:r>
      <w:r w:rsidR="00B40F9B" w:rsidRPr="00D24361">
        <w:rPr>
          <w:rFonts w:ascii="Times New Roman" w:hAnsi="Times New Roman" w:cs="Times New Roman"/>
        </w:rPr>
        <w:t xml:space="preserve"> </w:t>
      </w:r>
      <w:r w:rsidR="0052575B" w:rsidRPr="0052575B">
        <w:rPr>
          <w:rFonts w:ascii="Times New Roman" w:hAnsi="Times New Roman" w:cs="Times New Roman"/>
        </w:rPr>
        <w:t xml:space="preserve">together with discernible cardiac signatures within the same biopotential </w:t>
      </w:r>
      <w:r w:rsidR="00954E3C">
        <w:rPr>
          <w:rFonts w:ascii="Times New Roman" w:hAnsi="Times New Roman" w:cs="Times New Roman"/>
        </w:rPr>
        <w:t xml:space="preserve">traces </w:t>
      </w:r>
      <w:r w:rsidR="00B40F9B" w:rsidRPr="00D24361">
        <w:rPr>
          <w:rFonts w:ascii="Times New Roman" w:hAnsi="Times New Roman" w:cs="Times New Roman"/>
        </w:rPr>
        <w:t>(</w:t>
      </w:r>
      <w:r w:rsidR="00EA6719">
        <w:rPr>
          <w:rFonts w:ascii="Times New Roman" w:hAnsi="Times New Roman" w:cs="Times New Roman" w:hint="eastAsia"/>
          <w:b/>
          <w:bCs/>
        </w:rPr>
        <w:t>f</w:t>
      </w:r>
      <w:r w:rsidR="00B40F9B" w:rsidRPr="00D24361">
        <w:rPr>
          <w:rFonts w:ascii="Times New Roman" w:hAnsi="Times New Roman" w:cs="Times New Roman"/>
          <w:b/>
          <w:bCs/>
        </w:rPr>
        <w:t>ig</w:t>
      </w:r>
      <w:r w:rsidR="00EA6719">
        <w:rPr>
          <w:rFonts w:ascii="Times New Roman" w:hAnsi="Times New Roman" w:cs="Times New Roman" w:hint="eastAsia"/>
          <w:b/>
          <w:bCs/>
        </w:rPr>
        <w:t>.</w:t>
      </w:r>
      <w:r w:rsidR="00B40F9B" w:rsidRPr="00D24361">
        <w:rPr>
          <w:rFonts w:ascii="Times New Roman" w:hAnsi="Times New Roman" w:cs="Times New Roman"/>
          <w:b/>
          <w:bCs/>
        </w:rPr>
        <w:t xml:space="preserve"> S2</w:t>
      </w:r>
      <w:r w:rsidR="0087179E">
        <w:rPr>
          <w:rFonts w:ascii="Times New Roman" w:hAnsi="Times New Roman" w:cs="Times New Roman" w:hint="eastAsia"/>
          <w:b/>
          <w:bCs/>
        </w:rPr>
        <w:t>0</w:t>
      </w:r>
      <w:r w:rsidR="00B40F9B" w:rsidRPr="00D24361">
        <w:rPr>
          <w:rFonts w:ascii="Times New Roman" w:hAnsi="Times New Roman" w:cs="Times New Roman"/>
        </w:rPr>
        <w:t xml:space="preserve">). </w:t>
      </w:r>
      <w:r w:rsidR="00AD6090" w:rsidRPr="00AD6090">
        <w:rPr>
          <w:rFonts w:ascii="Times New Roman" w:hAnsi="Times New Roman" w:cs="Times New Roman"/>
        </w:rPr>
        <w:t xml:space="preserve">Neural </w:t>
      </w:r>
      <w:r w:rsidR="00AD6090">
        <w:rPr>
          <w:rFonts w:ascii="Times New Roman" w:hAnsi="Times New Roman" w:cs="Times New Roman" w:hint="eastAsia"/>
        </w:rPr>
        <w:t>recording</w:t>
      </w:r>
      <w:r w:rsidR="00AD6090" w:rsidRPr="00AD6090">
        <w:rPr>
          <w:rFonts w:ascii="Times New Roman" w:hAnsi="Times New Roman" w:cs="Times New Roman"/>
        </w:rPr>
        <w:t xml:space="preserve"> quality is reflected by an AM ratio of 3.75 and </w:t>
      </w:r>
      <w:r w:rsidR="00935CED">
        <w:rPr>
          <w:rFonts w:ascii="Times New Roman" w:hAnsi="Times New Roman" w:cs="Times New Roman"/>
        </w:rPr>
        <w:t>signal</w:t>
      </w:r>
      <w:r w:rsidR="00935CED">
        <w:rPr>
          <w:rFonts w:ascii="Times New Roman" w:hAnsi="Times New Roman" w:cs="Times New Roman" w:hint="eastAsia"/>
        </w:rPr>
        <w:t>-to-noise ratio (</w:t>
      </w:r>
      <w:r w:rsidR="00AD6090" w:rsidRPr="00AD6090">
        <w:rPr>
          <w:rFonts w:ascii="Times New Roman" w:hAnsi="Times New Roman" w:cs="Times New Roman"/>
        </w:rPr>
        <w:t>SNR</w:t>
      </w:r>
      <w:r w:rsidR="00935CED">
        <w:rPr>
          <w:rFonts w:ascii="Times New Roman" w:hAnsi="Times New Roman" w:cs="Times New Roman" w:hint="eastAsia"/>
        </w:rPr>
        <w:t>)</w:t>
      </w:r>
      <w:r w:rsidR="00AD6090" w:rsidRPr="00AD6090">
        <w:rPr>
          <w:rFonts w:ascii="Times New Roman" w:hAnsi="Times New Roman" w:cs="Times New Roman"/>
        </w:rPr>
        <w:t xml:space="preserve"> </w:t>
      </w:r>
      <w:r w:rsidR="001708D9">
        <w:rPr>
          <w:rFonts w:ascii="Times New Roman" w:hAnsi="Times New Roman" w:cs="Times New Roman" w:hint="eastAsia"/>
        </w:rPr>
        <w:t xml:space="preserve">values </w:t>
      </w:r>
      <w:r w:rsidR="00AD6090" w:rsidRPr="00AD6090">
        <w:rPr>
          <w:rFonts w:ascii="Times New Roman" w:hAnsi="Times New Roman" w:cs="Times New Roman"/>
        </w:rPr>
        <w:t xml:space="preserve">of 2.94 dB (AM), 9.13 dB (SSVEP), and 6.72 dB (ASSR), </w:t>
      </w:r>
      <w:r w:rsidR="00954E3C">
        <w:rPr>
          <w:rFonts w:ascii="Times New Roman" w:hAnsi="Times New Roman" w:cs="Times New Roman"/>
        </w:rPr>
        <w:t>all</w:t>
      </w:r>
      <w:r w:rsidR="00AD6090" w:rsidRPr="00AD6090">
        <w:rPr>
          <w:rFonts w:ascii="Times New Roman" w:hAnsi="Times New Roman" w:cs="Times New Roman"/>
        </w:rPr>
        <w:t xml:space="preserve"> </w:t>
      </w:r>
      <w:r w:rsidR="001576BE">
        <w:rPr>
          <w:rFonts w:ascii="Times New Roman" w:hAnsi="Times New Roman" w:cs="Times New Roman" w:hint="eastAsia"/>
        </w:rPr>
        <w:t xml:space="preserve">substantially </w:t>
      </w:r>
      <w:r w:rsidR="00954E3C">
        <w:rPr>
          <w:rFonts w:ascii="Times New Roman" w:hAnsi="Times New Roman" w:cs="Times New Roman"/>
        </w:rPr>
        <w:t>higher than those</w:t>
      </w:r>
      <w:r w:rsidR="001576BE">
        <w:rPr>
          <w:rFonts w:ascii="Times New Roman" w:hAnsi="Times New Roman" w:cs="Times New Roman" w:hint="eastAsia"/>
        </w:rPr>
        <w:t xml:space="preserve"> obtained </w:t>
      </w:r>
      <w:r w:rsidR="001576BE">
        <w:rPr>
          <w:rFonts w:ascii="Times New Roman" w:hAnsi="Times New Roman" w:cs="Times New Roman" w:hint="eastAsia"/>
        </w:rPr>
        <w:lastRenderedPageBreak/>
        <w:t>using</w:t>
      </w:r>
      <w:r w:rsidR="00AD6090" w:rsidRPr="00AD6090">
        <w:rPr>
          <w:rFonts w:ascii="Times New Roman" w:hAnsi="Times New Roman" w:cs="Times New Roman"/>
        </w:rPr>
        <w:t xml:space="preserve"> bare Au electrodes</w:t>
      </w:r>
      <w:r w:rsidR="00AD6090">
        <w:rPr>
          <w:rFonts w:ascii="Times New Roman" w:hAnsi="Times New Roman" w:cs="Times New Roman" w:hint="eastAsia"/>
        </w:rPr>
        <w:t xml:space="preserve"> (</w:t>
      </w:r>
      <w:r w:rsidR="00AD6090" w:rsidRPr="00AD6090">
        <w:rPr>
          <w:rFonts w:ascii="Times New Roman" w:hAnsi="Times New Roman" w:cs="Times New Roman" w:hint="eastAsia"/>
          <w:b/>
          <w:bCs/>
        </w:rPr>
        <w:t>fig. S21</w:t>
      </w:r>
      <w:r w:rsidR="00AD6090">
        <w:rPr>
          <w:rFonts w:ascii="Times New Roman" w:hAnsi="Times New Roman" w:cs="Times New Roman" w:hint="eastAsia"/>
        </w:rPr>
        <w:t>)</w:t>
      </w:r>
      <w:r w:rsidR="00AD6090" w:rsidRPr="00AD6090">
        <w:rPr>
          <w:rFonts w:ascii="Times New Roman" w:hAnsi="Times New Roman" w:cs="Times New Roman"/>
        </w:rPr>
        <w:t>.</w:t>
      </w:r>
      <w:r w:rsidR="00AD6090" w:rsidRPr="00AD6090">
        <w:t xml:space="preserve"> </w:t>
      </w:r>
      <w:r w:rsidR="00FF4B9E">
        <w:rPr>
          <w:rFonts w:ascii="Times New Roman" w:hAnsi="Times New Roman" w:cs="Times New Roman" w:hint="eastAsia"/>
        </w:rPr>
        <w:t>D</w:t>
      </w:r>
      <w:r w:rsidR="00AD6090" w:rsidRPr="00AD6090">
        <w:rPr>
          <w:rFonts w:ascii="Times New Roman" w:hAnsi="Times New Roman" w:cs="Times New Roman"/>
        </w:rPr>
        <w:t>istinct cardiac signatures</w:t>
      </w:r>
      <w:r w:rsidR="00D33054">
        <w:rPr>
          <w:rFonts w:ascii="Times New Roman" w:hAnsi="Times New Roman" w:cs="Times New Roman" w:hint="eastAsia"/>
        </w:rPr>
        <w:t xml:space="preserve"> </w:t>
      </w:r>
      <w:r w:rsidR="00766E00">
        <w:rPr>
          <w:rFonts w:ascii="Times New Roman" w:hAnsi="Times New Roman" w:cs="Times New Roman" w:hint="eastAsia"/>
        </w:rPr>
        <w:t>were</w:t>
      </w:r>
      <w:r w:rsidR="00766E00" w:rsidRPr="00AD6090">
        <w:rPr>
          <w:rFonts w:ascii="Times New Roman" w:hAnsi="Times New Roman" w:cs="Times New Roman"/>
        </w:rPr>
        <w:t xml:space="preserve"> </w:t>
      </w:r>
      <w:r w:rsidR="00AD6090" w:rsidRPr="00AD6090">
        <w:rPr>
          <w:rFonts w:ascii="Times New Roman" w:hAnsi="Times New Roman" w:cs="Times New Roman"/>
        </w:rPr>
        <w:t xml:space="preserve">preserved in hydrogel-enabled recordings but </w:t>
      </w:r>
      <w:r w:rsidR="00766E00">
        <w:rPr>
          <w:rFonts w:ascii="Times New Roman" w:hAnsi="Times New Roman" w:cs="Times New Roman" w:hint="eastAsia"/>
        </w:rPr>
        <w:t xml:space="preserve">were </w:t>
      </w:r>
      <w:r w:rsidR="00FF4B9E">
        <w:rPr>
          <w:rFonts w:ascii="Times New Roman" w:hAnsi="Times New Roman" w:cs="Times New Roman" w:hint="eastAsia"/>
        </w:rPr>
        <w:t xml:space="preserve">largely </w:t>
      </w:r>
      <w:r w:rsidR="00AD6090" w:rsidRPr="00AD6090">
        <w:rPr>
          <w:rFonts w:ascii="Times New Roman" w:hAnsi="Times New Roman" w:cs="Times New Roman"/>
        </w:rPr>
        <w:t xml:space="preserve">absent </w:t>
      </w:r>
      <w:r w:rsidR="00954E3C">
        <w:rPr>
          <w:rFonts w:ascii="Times New Roman" w:hAnsi="Times New Roman" w:cs="Times New Roman"/>
        </w:rPr>
        <w:t>with</w:t>
      </w:r>
      <w:r w:rsidR="00FF4B9E">
        <w:rPr>
          <w:rFonts w:ascii="Times New Roman" w:hAnsi="Times New Roman" w:cs="Times New Roman" w:hint="eastAsia"/>
        </w:rPr>
        <w:t xml:space="preserve"> dry</w:t>
      </w:r>
      <w:r w:rsidR="00954E3C">
        <w:rPr>
          <w:rFonts w:ascii="Times New Roman" w:hAnsi="Times New Roman" w:cs="Times New Roman"/>
        </w:rPr>
        <w:t xml:space="preserve"> </w:t>
      </w:r>
      <w:r w:rsidR="00AD6090" w:rsidRPr="00AD6090">
        <w:rPr>
          <w:rFonts w:ascii="Times New Roman" w:hAnsi="Times New Roman" w:cs="Times New Roman"/>
        </w:rPr>
        <w:t>electrode</w:t>
      </w:r>
      <w:r w:rsidR="00FF4B9E">
        <w:rPr>
          <w:rFonts w:ascii="Times New Roman" w:hAnsi="Times New Roman" w:cs="Times New Roman" w:hint="eastAsia"/>
        </w:rPr>
        <w:t>s</w:t>
      </w:r>
      <w:r w:rsidR="00AD6090" w:rsidRPr="00AD6090">
        <w:rPr>
          <w:rFonts w:ascii="Times New Roman" w:hAnsi="Times New Roman" w:cs="Times New Roman"/>
        </w:rPr>
        <w:t xml:space="preserve"> (</w:t>
      </w:r>
      <w:r w:rsidR="00AD6090" w:rsidRPr="00AD6090">
        <w:rPr>
          <w:rFonts w:ascii="Times New Roman" w:hAnsi="Times New Roman" w:cs="Times New Roman"/>
          <w:b/>
          <w:bCs/>
        </w:rPr>
        <w:t>fig. S20</w:t>
      </w:r>
      <w:r w:rsidR="00AD6090" w:rsidRPr="00AD6090">
        <w:rPr>
          <w:rFonts w:ascii="Times New Roman" w:hAnsi="Times New Roman" w:cs="Times New Roman"/>
        </w:rPr>
        <w:t>).</w:t>
      </w:r>
    </w:p>
    <w:p w14:paraId="604C2E4F" w14:textId="3A4E0DAA" w:rsidR="00197CEB" w:rsidRPr="00D24361" w:rsidRDefault="004B6F4F" w:rsidP="000A49F8">
      <w:pPr>
        <w:spacing w:line="276" w:lineRule="auto"/>
        <w:jc w:val="both"/>
        <w:rPr>
          <w:rFonts w:ascii="Times New Roman" w:hAnsi="Times New Roman" w:cs="Times New Roman"/>
        </w:rPr>
      </w:pPr>
      <w:r>
        <w:rPr>
          <w:rFonts w:ascii="Times New Roman" w:hAnsi="Times New Roman" w:cs="Times New Roman" w:hint="eastAsia"/>
        </w:rPr>
        <w:t>T</w:t>
      </w:r>
      <w:r w:rsidR="0048706A" w:rsidRPr="00D24361">
        <w:rPr>
          <w:rFonts w:ascii="Times New Roman" w:hAnsi="Times New Roman" w:cs="Times New Roman"/>
        </w:rPr>
        <w:t xml:space="preserve">he hydrogel </w:t>
      </w:r>
      <w:r>
        <w:rPr>
          <w:rFonts w:ascii="Times New Roman" w:hAnsi="Times New Roman" w:cs="Times New Roman" w:hint="eastAsia"/>
        </w:rPr>
        <w:t xml:space="preserve">also </w:t>
      </w:r>
      <w:r w:rsidR="0048706A" w:rsidRPr="00D24361">
        <w:rPr>
          <w:rFonts w:ascii="Times New Roman" w:hAnsi="Times New Roman" w:cs="Times New Roman"/>
        </w:rPr>
        <w:t>maintains long-term stability. It</w:t>
      </w:r>
      <w:r w:rsidR="00A737FE" w:rsidRPr="00D24361">
        <w:rPr>
          <w:rFonts w:ascii="Times New Roman" w:hAnsi="Times New Roman" w:cs="Times New Roman"/>
        </w:rPr>
        <w:t xml:space="preserve"> </w:t>
      </w:r>
      <w:r w:rsidR="00766E00" w:rsidRPr="00D24361">
        <w:rPr>
          <w:rFonts w:ascii="Times New Roman" w:hAnsi="Times New Roman" w:cs="Times New Roman"/>
        </w:rPr>
        <w:t>remain</w:t>
      </w:r>
      <w:r w:rsidR="00766E00">
        <w:rPr>
          <w:rFonts w:ascii="Times New Roman" w:hAnsi="Times New Roman" w:cs="Times New Roman" w:hint="eastAsia"/>
        </w:rPr>
        <w:t>ed</w:t>
      </w:r>
      <w:r w:rsidR="00766E00" w:rsidRPr="00D24361">
        <w:rPr>
          <w:rFonts w:ascii="Times New Roman" w:hAnsi="Times New Roman" w:cs="Times New Roman"/>
        </w:rPr>
        <w:t xml:space="preserve"> </w:t>
      </w:r>
      <w:r w:rsidR="007C260B" w:rsidRPr="00D24361">
        <w:rPr>
          <w:rFonts w:ascii="Times New Roman" w:hAnsi="Times New Roman" w:cs="Times New Roman"/>
        </w:rPr>
        <w:t>fully hydrated at 25 °C and retain</w:t>
      </w:r>
      <w:r w:rsidR="001F4AB3">
        <w:rPr>
          <w:rFonts w:ascii="Times New Roman" w:hAnsi="Times New Roman" w:cs="Times New Roman" w:hint="eastAsia"/>
        </w:rPr>
        <w:t>ed</w:t>
      </w:r>
      <w:r w:rsidR="007C260B" w:rsidRPr="00D24361">
        <w:rPr>
          <w:rFonts w:ascii="Times New Roman" w:hAnsi="Times New Roman" w:cs="Times New Roman"/>
        </w:rPr>
        <w:t xml:space="preserve"> ~60% of its initial water content at 37 °C after one week (</w:t>
      </w:r>
      <w:r w:rsidR="0087179E">
        <w:rPr>
          <w:rFonts w:ascii="Times New Roman" w:hAnsi="Times New Roman" w:cs="Times New Roman" w:hint="eastAsia"/>
          <w:b/>
          <w:bCs/>
        </w:rPr>
        <w:t>f</w:t>
      </w:r>
      <w:r w:rsidR="007C260B" w:rsidRPr="00D24361">
        <w:rPr>
          <w:rFonts w:ascii="Times New Roman" w:hAnsi="Times New Roman" w:cs="Times New Roman"/>
          <w:b/>
          <w:bCs/>
        </w:rPr>
        <w:t>ig</w:t>
      </w:r>
      <w:r w:rsidR="0087179E">
        <w:rPr>
          <w:rFonts w:ascii="Times New Roman" w:hAnsi="Times New Roman" w:cs="Times New Roman" w:hint="eastAsia"/>
          <w:b/>
          <w:bCs/>
        </w:rPr>
        <w:t xml:space="preserve">. </w:t>
      </w:r>
      <w:r w:rsidR="007C260B" w:rsidRPr="00D24361">
        <w:rPr>
          <w:rFonts w:ascii="Times New Roman" w:hAnsi="Times New Roman" w:cs="Times New Roman"/>
          <w:b/>
          <w:bCs/>
        </w:rPr>
        <w:t>S</w:t>
      </w:r>
      <w:r w:rsidR="00863010" w:rsidRPr="00D24361">
        <w:rPr>
          <w:rFonts w:ascii="Times New Roman" w:hAnsi="Times New Roman" w:cs="Times New Roman"/>
          <w:b/>
          <w:bCs/>
        </w:rPr>
        <w:t>2</w:t>
      </w:r>
      <w:r w:rsidR="0087179E">
        <w:rPr>
          <w:rFonts w:ascii="Times New Roman" w:hAnsi="Times New Roman" w:cs="Times New Roman" w:hint="eastAsia"/>
          <w:b/>
          <w:bCs/>
        </w:rPr>
        <w:t>2</w:t>
      </w:r>
      <w:r w:rsidR="007C260B" w:rsidRPr="00D24361">
        <w:rPr>
          <w:rFonts w:ascii="Times New Roman" w:hAnsi="Times New Roman" w:cs="Times New Roman"/>
        </w:rPr>
        <w:t>)</w:t>
      </w:r>
      <w:r w:rsidR="0048706A" w:rsidRPr="00D24361">
        <w:rPr>
          <w:rFonts w:ascii="Times New Roman" w:hAnsi="Times New Roman" w:cs="Times New Roman"/>
        </w:rPr>
        <w:t>, resulting in only a modest increase to ~50 kΩ at 37 °C (</w:t>
      </w:r>
      <w:r w:rsidR="0048706A" w:rsidRPr="00D24361">
        <w:rPr>
          <w:rFonts w:ascii="Times New Roman" w:hAnsi="Times New Roman" w:cs="Times New Roman"/>
          <w:b/>
          <w:bCs/>
        </w:rPr>
        <w:t>Fig</w:t>
      </w:r>
      <w:r w:rsidR="0087179E">
        <w:rPr>
          <w:rFonts w:ascii="Times New Roman" w:hAnsi="Times New Roman" w:cs="Times New Roman" w:hint="eastAsia"/>
          <w:b/>
          <w:bCs/>
        </w:rPr>
        <w:t>.</w:t>
      </w:r>
      <w:r w:rsidR="0048706A" w:rsidRPr="00D24361">
        <w:rPr>
          <w:rFonts w:ascii="Times New Roman" w:hAnsi="Times New Roman" w:cs="Times New Roman"/>
          <w:b/>
          <w:bCs/>
        </w:rPr>
        <w:t xml:space="preserve"> S2</w:t>
      </w:r>
      <w:r w:rsidR="0087179E">
        <w:rPr>
          <w:rFonts w:ascii="Times New Roman" w:hAnsi="Times New Roman" w:cs="Times New Roman" w:hint="eastAsia"/>
          <w:b/>
          <w:bCs/>
        </w:rPr>
        <w:t>3</w:t>
      </w:r>
      <w:r w:rsidR="0048706A" w:rsidRPr="00D24361">
        <w:rPr>
          <w:rFonts w:ascii="Times New Roman" w:hAnsi="Times New Roman" w:cs="Times New Roman"/>
        </w:rPr>
        <w:t>).</w:t>
      </w:r>
      <w:r w:rsidR="007C260B" w:rsidRPr="00D24361">
        <w:rPr>
          <w:rFonts w:ascii="Times New Roman" w:hAnsi="Times New Roman" w:cs="Times New Roman"/>
        </w:rPr>
        <w:t xml:space="preserve"> </w:t>
      </w:r>
      <w:r w:rsidR="00954E3C">
        <w:rPr>
          <w:rFonts w:ascii="Times New Roman" w:hAnsi="Times New Roman" w:cs="Times New Roman"/>
        </w:rPr>
        <w:t>W</w:t>
      </w:r>
      <w:r w:rsidR="00674A8A" w:rsidRPr="00D24361">
        <w:rPr>
          <w:rFonts w:ascii="Times New Roman" w:hAnsi="Times New Roman" w:cs="Times New Roman"/>
        </w:rPr>
        <w:t xml:space="preserve">eek-long daily recordings using the same </w:t>
      </w:r>
      <w:r w:rsidR="00133900">
        <w:rPr>
          <w:rFonts w:ascii="Times New Roman" w:hAnsi="Times New Roman" w:cs="Times New Roman" w:hint="eastAsia"/>
        </w:rPr>
        <w:t>hydrogel</w:t>
      </w:r>
      <w:r w:rsidR="00674A8A" w:rsidRPr="00D24361">
        <w:rPr>
          <w:rFonts w:ascii="Times New Roman" w:hAnsi="Times New Roman" w:cs="Times New Roman"/>
        </w:rPr>
        <w:t xml:space="preserve"> electrodes </w:t>
      </w:r>
      <w:r w:rsidR="008D1E2E">
        <w:rPr>
          <w:rFonts w:ascii="Times New Roman" w:hAnsi="Times New Roman" w:cs="Times New Roman" w:hint="eastAsia"/>
        </w:rPr>
        <w:t>exhibit</w:t>
      </w:r>
      <w:r w:rsidR="00766E00">
        <w:rPr>
          <w:rFonts w:ascii="Times New Roman" w:hAnsi="Times New Roman" w:cs="Times New Roman" w:hint="eastAsia"/>
        </w:rPr>
        <w:t>ed</w:t>
      </w:r>
      <w:r w:rsidR="00D15578">
        <w:rPr>
          <w:rFonts w:ascii="Times New Roman" w:hAnsi="Times New Roman" w:cs="Times New Roman" w:hint="eastAsia"/>
        </w:rPr>
        <w:t xml:space="preserve"> stable</w:t>
      </w:r>
      <w:r w:rsidR="002968B6" w:rsidRPr="002968B6">
        <w:rPr>
          <w:rFonts w:ascii="Times New Roman" w:hAnsi="Times New Roman" w:cs="Times New Roman"/>
        </w:rPr>
        <w:t xml:space="preserve"> </w:t>
      </w:r>
      <w:r w:rsidR="00674A8A" w:rsidRPr="00D24361">
        <w:rPr>
          <w:rFonts w:ascii="Times New Roman" w:hAnsi="Times New Roman" w:cs="Times New Roman"/>
        </w:rPr>
        <w:t>alpha peaks</w:t>
      </w:r>
      <w:r w:rsidR="00954E3C">
        <w:rPr>
          <w:rFonts w:ascii="Times New Roman" w:hAnsi="Times New Roman" w:cs="Times New Roman"/>
        </w:rPr>
        <w:t xml:space="preserve">, </w:t>
      </w:r>
      <w:r w:rsidR="00674A8A" w:rsidRPr="00D24361">
        <w:rPr>
          <w:rFonts w:ascii="Times New Roman" w:hAnsi="Times New Roman" w:cs="Times New Roman"/>
        </w:rPr>
        <w:t>AM ratios</w:t>
      </w:r>
      <w:r w:rsidR="00954E3C">
        <w:rPr>
          <w:rFonts w:ascii="Times New Roman" w:hAnsi="Times New Roman" w:cs="Times New Roman"/>
        </w:rPr>
        <w:t>,</w:t>
      </w:r>
      <w:r w:rsidR="00674A8A" w:rsidRPr="00D24361">
        <w:rPr>
          <w:rFonts w:ascii="Times New Roman" w:hAnsi="Times New Roman" w:cs="Times New Roman"/>
        </w:rPr>
        <w:t xml:space="preserve"> SNRs </w:t>
      </w:r>
      <w:r w:rsidR="0087179E">
        <w:rPr>
          <w:rFonts w:ascii="Times New Roman" w:hAnsi="Times New Roman" w:cs="Times New Roman" w:hint="eastAsia"/>
        </w:rPr>
        <w:t>(</w:t>
      </w:r>
      <w:r w:rsidR="0087179E" w:rsidRPr="0087179E">
        <w:rPr>
          <w:rFonts w:ascii="Times New Roman" w:hAnsi="Times New Roman" w:cs="Times New Roman" w:hint="eastAsia"/>
          <w:b/>
          <w:bCs/>
        </w:rPr>
        <w:t>Fig. 2</w:t>
      </w:r>
      <w:r w:rsidR="006D202D">
        <w:rPr>
          <w:rFonts w:ascii="Times New Roman" w:hAnsi="Times New Roman" w:cs="Times New Roman" w:hint="eastAsia"/>
          <w:b/>
          <w:bCs/>
        </w:rPr>
        <w:t>I</w:t>
      </w:r>
      <w:r w:rsidR="0084510B">
        <w:rPr>
          <w:rFonts w:ascii="Times New Roman" w:hAnsi="Times New Roman" w:cs="Times New Roman" w:hint="eastAsia"/>
        </w:rPr>
        <w:t xml:space="preserve"> and</w:t>
      </w:r>
      <w:r w:rsidR="0087179E">
        <w:rPr>
          <w:rFonts w:ascii="Times New Roman" w:hAnsi="Times New Roman" w:cs="Times New Roman" w:hint="eastAsia"/>
        </w:rPr>
        <w:t xml:space="preserve"> </w:t>
      </w:r>
      <w:r w:rsidR="0087179E" w:rsidRPr="0087179E">
        <w:rPr>
          <w:rFonts w:ascii="Times New Roman" w:hAnsi="Times New Roman" w:cs="Times New Roman" w:hint="eastAsia"/>
          <w:b/>
          <w:bCs/>
        </w:rPr>
        <w:t xml:space="preserve">fig. </w:t>
      </w:r>
      <w:r w:rsidR="00D15578">
        <w:rPr>
          <w:rFonts w:ascii="Times New Roman" w:hAnsi="Times New Roman" w:cs="Times New Roman" w:hint="eastAsia"/>
          <w:b/>
          <w:bCs/>
        </w:rPr>
        <w:t>S</w:t>
      </w:r>
      <w:r w:rsidR="0087179E" w:rsidRPr="0087179E">
        <w:rPr>
          <w:rFonts w:ascii="Times New Roman" w:hAnsi="Times New Roman" w:cs="Times New Roman" w:hint="eastAsia"/>
          <w:b/>
          <w:bCs/>
        </w:rPr>
        <w:t>24</w:t>
      </w:r>
      <w:r w:rsidR="0087179E">
        <w:rPr>
          <w:rFonts w:ascii="Times New Roman" w:hAnsi="Times New Roman" w:cs="Times New Roman" w:hint="eastAsia"/>
        </w:rPr>
        <w:t>)</w:t>
      </w:r>
      <w:r w:rsidR="00674A8A" w:rsidRPr="00D24361">
        <w:rPr>
          <w:rFonts w:ascii="Times New Roman" w:hAnsi="Times New Roman" w:cs="Times New Roman"/>
        </w:rPr>
        <w:t xml:space="preserve">, </w:t>
      </w:r>
      <w:r w:rsidR="00954E3C">
        <w:rPr>
          <w:rFonts w:ascii="Times New Roman" w:hAnsi="Times New Roman" w:cs="Times New Roman"/>
        </w:rPr>
        <w:t>and preserved</w:t>
      </w:r>
      <w:r w:rsidR="00674A8A" w:rsidRPr="00D24361">
        <w:rPr>
          <w:rFonts w:ascii="Times New Roman" w:hAnsi="Times New Roman" w:cs="Times New Roman"/>
        </w:rPr>
        <w:t xml:space="preserve"> cardiac signatures (</w:t>
      </w:r>
      <w:r w:rsidR="0087179E" w:rsidRPr="0087179E">
        <w:rPr>
          <w:rFonts w:ascii="Times New Roman" w:hAnsi="Times New Roman" w:cs="Times New Roman" w:hint="eastAsia"/>
          <w:b/>
          <w:bCs/>
        </w:rPr>
        <w:t xml:space="preserve">fig. </w:t>
      </w:r>
      <w:r w:rsidR="00674A8A" w:rsidRPr="0087179E">
        <w:rPr>
          <w:rFonts w:ascii="Times New Roman" w:hAnsi="Times New Roman" w:cs="Times New Roman"/>
          <w:b/>
          <w:bCs/>
        </w:rPr>
        <w:t>S25</w:t>
      </w:r>
      <w:r w:rsidR="00674A8A" w:rsidRPr="00D24361">
        <w:rPr>
          <w:rFonts w:ascii="Times New Roman" w:hAnsi="Times New Roman" w:cs="Times New Roman"/>
        </w:rPr>
        <w:t>).</w:t>
      </w:r>
      <w:r w:rsidR="00197CEB" w:rsidRPr="00D24361">
        <w:rPr>
          <w:rFonts w:ascii="Times New Roman" w:hAnsi="Times New Roman" w:cs="Times New Roman"/>
        </w:rPr>
        <w:t xml:space="preserve">  </w:t>
      </w:r>
      <w:r w:rsidR="00AD1E9B">
        <w:rPr>
          <w:rFonts w:ascii="Times New Roman" w:hAnsi="Times New Roman" w:cs="Times New Roman"/>
        </w:rPr>
        <w:t xml:space="preserve">By </w:t>
      </w:r>
      <w:r w:rsidR="009D0D56">
        <w:rPr>
          <w:rFonts w:ascii="Times New Roman" w:hAnsi="Times New Roman" w:cs="Times New Roman"/>
        </w:rPr>
        <w:t>contrast</w:t>
      </w:r>
      <w:r w:rsidR="00197CEB" w:rsidRPr="00D24361">
        <w:rPr>
          <w:rFonts w:ascii="Times New Roman" w:hAnsi="Times New Roman" w:cs="Times New Roman"/>
        </w:rPr>
        <w:t xml:space="preserve">, commercial gels </w:t>
      </w:r>
      <w:r w:rsidR="00B00CB7" w:rsidRPr="00D24361">
        <w:rPr>
          <w:rFonts w:ascii="Times New Roman" w:hAnsi="Times New Roman" w:cs="Times New Roman"/>
        </w:rPr>
        <w:t xml:space="preserve">rapidly </w:t>
      </w:r>
      <w:r w:rsidR="00B00CB7">
        <w:rPr>
          <w:rFonts w:ascii="Times New Roman" w:hAnsi="Times New Roman" w:cs="Times New Roman" w:hint="eastAsia"/>
        </w:rPr>
        <w:t>dehydrate</w:t>
      </w:r>
      <w:r w:rsidR="00766E00">
        <w:rPr>
          <w:rFonts w:ascii="Times New Roman" w:hAnsi="Times New Roman" w:cs="Times New Roman" w:hint="eastAsia"/>
        </w:rPr>
        <w:t>d</w:t>
      </w:r>
      <w:r w:rsidR="00B00CB7" w:rsidRPr="00D24361">
        <w:rPr>
          <w:rFonts w:ascii="Times New Roman" w:hAnsi="Times New Roman" w:cs="Times New Roman"/>
        </w:rPr>
        <w:t xml:space="preserve"> </w:t>
      </w:r>
      <w:r w:rsidR="00197CEB" w:rsidRPr="00D24361">
        <w:rPr>
          <w:rFonts w:ascii="Times New Roman" w:hAnsi="Times New Roman" w:cs="Times New Roman"/>
        </w:rPr>
        <w:t xml:space="preserve">and </w:t>
      </w:r>
      <w:r w:rsidR="00AD1E9B">
        <w:rPr>
          <w:rFonts w:ascii="Times New Roman" w:hAnsi="Times New Roman" w:cs="Times New Roman"/>
        </w:rPr>
        <w:t>show</w:t>
      </w:r>
      <w:r w:rsidR="00766E00">
        <w:rPr>
          <w:rFonts w:ascii="Times New Roman" w:hAnsi="Times New Roman" w:cs="Times New Roman" w:hint="eastAsia"/>
        </w:rPr>
        <w:t>ed</w:t>
      </w:r>
      <w:r w:rsidR="00AD1E9B" w:rsidRPr="00D24361">
        <w:rPr>
          <w:rFonts w:ascii="Times New Roman" w:hAnsi="Times New Roman" w:cs="Times New Roman"/>
        </w:rPr>
        <w:t xml:space="preserve"> </w:t>
      </w:r>
      <w:r w:rsidR="00766E00">
        <w:rPr>
          <w:rFonts w:ascii="Times New Roman" w:hAnsi="Times New Roman" w:cs="Times New Roman" w:hint="eastAsia"/>
        </w:rPr>
        <w:t>pronounced</w:t>
      </w:r>
      <w:r w:rsidR="00766E00" w:rsidRPr="00D24361">
        <w:rPr>
          <w:rFonts w:ascii="Times New Roman" w:hAnsi="Times New Roman" w:cs="Times New Roman"/>
        </w:rPr>
        <w:t xml:space="preserve"> </w:t>
      </w:r>
      <w:r w:rsidR="00197CEB" w:rsidRPr="00D24361">
        <w:rPr>
          <w:rFonts w:ascii="Times New Roman" w:hAnsi="Times New Roman" w:cs="Times New Roman"/>
        </w:rPr>
        <w:t xml:space="preserve">impedance increases </w:t>
      </w:r>
      <w:r w:rsidR="00766E00">
        <w:rPr>
          <w:rFonts w:ascii="Times New Roman" w:hAnsi="Times New Roman" w:cs="Times New Roman" w:hint="eastAsia"/>
        </w:rPr>
        <w:t xml:space="preserve">and </w:t>
      </w:r>
      <w:r w:rsidR="00766E00" w:rsidRPr="00D24361">
        <w:rPr>
          <w:rFonts w:ascii="Times New Roman" w:hAnsi="Times New Roman" w:cs="Times New Roman"/>
        </w:rPr>
        <w:t xml:space="preserve">signal degradation </w:t>
      </w:r>
      <w:r w:rsidR="00197CEB" w:rsidRPr="00D24361">
        <w:rPr>
          <w:rFonts w:ascii="Times New Roman" w:hAnsi="Times New Roman" w:cs="Times New Roman"/>
        </w:rPr>
        <w:t xml:space="preserve">within one </w:t>
      </w:r>
      <w:del w:id="11" w:author="Liu, Ruixiao" w:date="2026-03-27T11:13:00Z">
        <w:r w:rsidR="00197CEB" w:rsidRPr="00D24361" w:rsidDel="008C7204">
          <w:rPr>
            <w:rFonts w:ascii="Times New Roman" w:hAnsi="Times New Roman" w:cs="Times New Roman"/>
          </w:rPr>
          <w:delText>day(</w:delText>
        </w:r>
      </w:del>
      <w:ins w:id="12" w:author="Liu, Ruixiao" w:date="2026-03-27T11:13:00Z">
        <w:r w:rsidR="008C7204" w:rsidRPr="00D24361">
          <w:rPr>
            <w:rFonts w:ascii="Times New Roman" w:hAnsi="Times New Roman" w:cs="Times New Roman"/>
          </w:rPr>
          <w:t>day (</w:t>
        </w:r>
      </w:ins>
      <w:r w:rsidR="00197CEB" w:rsidRPr="00D24361">
        <w:rPr>
          <w:rFonts w:ascii="Times New Roman" w:hAnsi="Times New Roman" w:cs="Times New Roman"/>
          <w:b/>
          <w:bCs/>
        </w:rPr>
        <w:t>Fig</w:t>
      </w:r>
      <w:r w:rsidR="009D0D56">
        <w:rPr>
          <w:rFonts w:ascii="Times New Roman" w:hAnsi="Times New Roman" w:cs="Times New Roman" w:hint="eastAsia"/>
          <w:b/>
          <w:bCs/>
        </w:rPr>
        <w:t>.</w:t>
      </w:r>
      <w:r w:rsidR="00197CEB" w:rsidRPr="00D24361">
        <w:rPr>
          <w:rFonts w:ascii="Times New Roman" w:hAnsi="Times New Roman" w:cs="Times New Roman"/>
          <w:b/>
          <w:bCs/>
        </w:rPr>
        <w:t xml:space="preserve"> 2</w:t>
      </w:r>
      <w:r w:rsidR="009D0D56">
        <w:rPr>
          <w:rFonts w:ascii="Times New Roman" w:hAnsi="Times New Roman" w:cs="Times New Roman" w:hint="eastAsia"/>
          <w:b/>
          <w:bCs/>
        </w:rPr>
        <w:t>H</w:t>
      </w:r>
      <w:r w:rsidR="0084510B" w:rsidRPr="00CA44B7">
        <w:rPr>
          <w:rFonts w:ascii="Times New Roman" w:hAnsi="Times New Roman" w:cs="Times New Roman"/>
        </w:rPr>
        <w:t xml:space="preserve"> and</w:t>
      </w:r>
      <w:r w:rsidR="00197CEB" w:rsidRPr="00D24361">
        <w:rPr>
          <w:rFonts w:ascii="Times New Roman" w:hAnsi="Times New Roman" w:cs="Times New Roman"/>
          <w:b/>
          <w:bCs/>
        </w:rPr>
        <w:t xml:space="preserve"> </w:t>
      </w:r>
      <w:r w:rsidR="009D0D56">
        <w:rPr>
          <w:rFonts w:ascii="Times New Roman" w:hAnsi="Times New Roman" w:cs="Times New Roman" w:hint="eastAsia"/>
          <w:b/>
          <w:bCs/>
        </w:rPr>
        <w:t>fig</w:t>
      </w:r>
      <w:r w:rsidR="0084510B">
        <w:rPr>
          <w:rFonts w:ascii="Times New Roman" w:hAnsi="Times New Roman" w:cs="Times New Roman" w:hint="eastAsia"/>
          <w:b/>
          <w:bCs/>
        </w:rPr>
        <w:t>s</w:t>
      </w:r>
      <w:r w:rsidR="009D0D56">
        <w:rPr>
          <w:rFonts w:ascii="Times New Roman" w:hAnsi="Times New Roman" w:cs="Times New Roman" w:hint="eastAsia"/>
          <w:b/>
          <w:bCs/>
        </w:rPr>
        <w:t xml:space="preserve">. </w:t>
      </w:r>
      <w:r w:rsidR="00197CEB" w:rsidRPr="00D24361">
        <w:rPr>
          <w:rFonts w:ascii="Times New Roman" w:hAnsi="Times New Roman" w:cs="Times New Roman"/>
          <w:b/>
          <w:bCs/>
        </w:rPr>
        <w:t>S</w:t>
      </w:r>
      <w:r w:rsidR="00674A8A" w:rsidRPr="00D24361">
        <w:rPr>
          <w:rFonts w:ascii="Times New Roman" w:hAnsi="Times New Roman" w:cs="Times New Roman"/>
          <w:b/>
          <w:bCs/>
        </w:rPr>
        <w:t>2</w:t>
      </w:r>
      <w:r w:rsidR="009D0D56">
        <w:rPr>
          <w:rFonts w:ascii="Times New Roman" w:hAnsi="Times New Roman" w:cs="Times New Roman" w:hint="eastAsia"/>
          <w:b/>
          <w:bCs/>
        </w:rPr>
        <w:t xml:space="preserve">6 </w:t>
      </w:r>
      <w:r w:rsidR="009D0D56" w:rsidRPr="009D0D56">
        <w:rPr>
          <w:rFonts w:ascii="Times New Roman" w:hAnsi="Times New Roman" w:cs="Times New Roman" w:hint="eastAsia"/>
        </w:rPr>
        <w:t>to</w:t>
      </w:r>
      <w:r w:rsidR="009D0D56">
        <w:rPr>
          <w:rFonts w:ascii="Times New Roman" w:hAnsi="Times New Roman" w:cs="Times New Roman" w:hint="eastAsia"/>
          <w:b/>
          <w:bCs/>
        </w:rPr>
        <w:t xml:space="preserve"> </w:t>
      </w:r>
      <w:r w:rsidR="00674A8A" w:rsidRPr="00D24361">
        <w:rPr>
          <w:rFonts w:ascii="Times New Roman" w:hAnsi="Times New Roman" w:cs="Times New Roman"/>
          <w:b/>
          <w:bCs/>
        </w:rPr>
        <w:t>S3</w:t>
      </w:r>
      <w:r w:rsidR="009D0D56">
        <w:rPr>
          <w:rFonts w:ascii="Times New Roman" w:hAnsi="Times New Roman" w:cs="Times New Roman" w:hint="eastAsia"/>
          <w:b/>
          <w:bCs/>
        </w:rPr>
        <w:t>9</w:t>
      </w:r>
      <w:r w:rsidR="00197CEB" w:rsidRPr="00D24361">
        <w:rPr>
          <w:rFonts w:ascii="Times New Roman" w:hAnsi="Times New Roman" w:cs="Times New Roman"/>
        </w:rPr>
        <w:t>).</w:t>
      </w:r>
    </w:p>
    <w:p w14:paraId="5D21B4DB" w14:textId="7CE9F491" w:rsidR="00562EB0" w:rsidRPr="00D24361" w:rsidRDefault="004949E0" w:rsidP="004949E0">
      <w:pPr>
        <w:spacing w:line="276" w:lineRule="auto"/>
        <w:jc w:val="both"/>
        <w:rPr>
          <w:rFonts w:ascii="Times New Roman" w:hAnsi="Times New Roman" w:cs="Times New Roman"/>
        </w:rPr>
      </w:pPr>
      <w:r>
        <w:rPr>
          <w:rFonts w:ascii="Times New Roman" w:hAnsi="Times New Roman" w:cs="Times New Roman" w:hint="eastAsia"/>
        </w:rPr>
        <w:t>D</w:t>
      </w:r>
      <w:r w:rsidR="006D41F6" w:rsidRPr="00D24361">
        <w:rPr>
          <w:rFonts w:ascii="Times New Roman" w:hAnsi="Times New Roman" w:cs="Times New Roman"/>
        </w:rPr>
        <w:t xml:space="preserve">eep ear-canal </w:t>
      </w:r>
      <w:r>
        <w:rPr>
          <w:rFonts w:ascii="Times New Roman" w:hAnsi="Times New Roman" w:cs="Times New Roman" w:hint="eastAsia"/>
        </w:rPr>
        <w:t>recordings</w:t>
      </w:r>
      <w:r w:rsidRPr="00D24361">
        <w:rPr>
          <w:rFonts w:ascii="Times New Roman" w:hAnsi="Times New Roman" w:cs="Times New Roman"/>
        </w:rPr>
        <w:t xml:space="preserve"> </w:t>
      </w:r>
      <w:r w:rsidR="00AC24B0">
        <w:rPr>
          <w:rFonts w:ascii="Times New Roman" w:hAnsi="Times New Roman" w:cs="Times New Roman" w:hint="eastAsia"/>
        </w:rPr>
        <w:t xml:space="preserve">further </w:t>
      </w:r>
      <w:r w:rsidR="006D41F6" w:rsidRPr="00D24361">
        <w:rPr>
          <w:rFonts w:ascii="Times New Roman" w:hAnsi="Times New Roman" w:cs="Times New Roman"/>
        </w:rPr>
        <w:t xml:space="preserve">enhance artifact tolerance and </w:t>
      </w:r>
      <w:r w:rsidR="009D0D56">
        <w:rPr>
          <w:rFonts w:ascii="Times New Roman" w:hAnsi="Times New Roman" w:cs="Times New Roman"/>
        </w:rPr>
        <w:t>biopotential</w:t>
      </w:r>
      <w:r w:rsidR="006D41F6" w:rsidRPr="00D24361">
        <w:rPr>
          <w:rFonts w:ascii="Times New Roman" w:hAnsi="Times New Roman" w:cs="Times New Roman"/>
        </w:rPr>
        <w:t xml:space="preserve"> fidelity.</w:t>
      </w:r>
      <w:r w:rsidR="006B575E" w:rsidRPr="006B575E">
        <w:t xml:space="preserve"> </w:t>
      </w:r>
      <w:r w:rsidR="006B575E" w:rsidRPr="006B575E">
        <w:rPr>
          <w:rFonts w:ascii="Times New Roman" w:hAnsi="Times New Roman" w:cs="Times New Roman"/>
        </w:rPr>
        <w:t xml:space="preserve">Compared with shallow ear-tip recordings, actuator-enabled deep ear-canal recordings largely suppressed </w:t>
      </w:r>
      <w:r w:rsidR="006B575E">
        <w:rPr>
          <w:rFonts w:ascii="Times New Roman" w:hAnsi="Times New Roman" w:cs="Times New Roman" w:hint="eastAsia"/>
        </w:rPr>
        <w:t>E</w:t>
      </w:r>
      <w:r w:rsidR="006B575E" w:rsidRPr="00D24361">
        <w:rPr>
          <w:rFonts w:ascii="Times New Roman" w:hAnsi="Times New Roman" w:cs="Times New Roman"/>
        </w:rPr>
        <w:t>lectrooculogram (EOG)</w:t>
      </w:r>
      <w:r w:rsidR="006B575E" w:rsidRPr="006B575E">
        <w:rPr>
          <w:rFonts w:ascii="Times New Roman" w:hAnsi="Times New Roman" w:cs="Times New Roman"/>
        </w:rPr>
        <w:t xml:space="preserve"> transients (</w:t>
      </w:r>
      <w:r w:rsidR="006B575E" w:rsidRPr="00ED1C73">
        <w:rPr>
          <w:rFonts w:ascii="Times New Roman" w:hAnsi="Times New Roman" w:cs="Times New Roman"/>
          <w:b/>
          <w:bCs/>
        </w:rPr>
        <w:t>fig. S30</w:t>
      </w:r>
      <w:r w:rsidR="006B575E" w:rsidRPr="006B575E">
        <w:rPr>
          <w:rFonts w:ascii="Times New Roman" w:hAnsi="Times New Roman" w:cs="Times New Roman"/>
        </w:rPr>
        <w:t>) and remained resilient to facial and head motion</w:t>
      </w:r>
      <w:r w:rsidR="006B575E">
        <w:rPr>
          <w:rFonts w:ascii="Times New Roman" w:hAnsi="Times New Roman" w:cs="Times New Roman" w:hint="eastAsia"/>
        </w:rPr>
        <w:t>s</w:t>
      </w:r>
      <w:r w:rsidR="006B575E" w:rsidRPr="006B575E">
        <w:rPr>
          <w:rFonts w:ascii="Times New Roman" w:hAnsi="Times New Roman" w:cs="Times New Roman"/>
        </w:rPr>
        <w:t>, under which shallow placements degraded markedly (</w:t>
      </w:r>
      <w:r w:rsidR="006B575E" w:rsidRPr="00ED1C73">
        <w:rPr>
          <w:rFonts w:ascii="Times New Roman" w:hAnsi="Times New Roman" w:cs="Times New Roman"/>
          <w:b/>
          <w:bCs/>
        </w:rPr>
        <w:t>Fig. 2J</w:t>
      </w:r>
      <w:r w:rsidR="006B575E" w:rsidRPr="006B575E">
        <w:rPr>
          <w:rFonts w:ascii="Times New Roman" w:hAnsi="Times New Roman" w:cs="Times New Roman"/>
        </w:rPr>
        <w:t xml:space="preserve"> and </w:t>
      </w:r>
      <w:r w:rsidR="006B575E" w:rsidRPr="00ED1C73">
        <w:rPr>
          <w:rFonts w:ascii="Times New Roman" w:hAnsi="Times New Roman" w:cs="Times New Roman"/>
          <w:b/>
          <w:bCs/>
        </w:rPr>
        <w:t>fig. S31</w:t>
      </w:r>
      <w:r w:rsidR="006B575E" w:rsidRPr="006B575E">
        <w:rPr>
          <w:rFonts w:ascii="Times New Roman" w:hAnsi="Times New Roman" w:cs="Times New Roman"/>
        </w:rPr>
        <w:t>).</w:t>
      </w:r>
      <w:r w:rsidR="006D41F6" w:rsidRPr="00D24361">
        <w:rPr>
          <w:rFonts w:ascii="Times New Roman" w:hAnsi="Times New Roman" w:cs="Times New Roman"/>
        </w:rPr>
        <w:t xml:space="preserve"> </w:t>
      </w:r>
      <w:r w:rsidR="002A1533" w:rsidRPr="002A1533">
        <w:rPr>
          <w:rFonts w:ascii="Times New Roman" w:hAnsi="Times New Roman" w:cs="Times New Roman"/>
        </w:rPr>
        <w:t xml:space="preserve">Even at low </w:t>
      </w:r>
      <w:r>
        <w:rPr>
          <w:rFonts w:ascii="Times New Roman" w:hAnsi="Times New Roman" w:cs="Times New Roman" w:hint="eastAsia"/>
        </w:rPr>
        <w:t>contact</w:t>
      </w:r>
      <w:r w:rsidR="002A1533" w:rsidRPr="002A1533">
        <w:rPr>
          <w:rFonts w:ascii="Times New Roman" w:hAnsi="Times New Roman" w:cs="Times New Roman"/>
        </w:rPr>
        <w:t xml:space="preserve"> pressure (1.5 kPa), electrode–skin impedance </w:t>
      </w:r>
      <w:r w:rsidR="00DF20E3" w:rsidRPr="002A1533">
        <w:rPr>
          <w:rFonts w:ascii="Times New Roman" w:hAnsi="Times New Roman" w:cs="Times New Roman"/>
        </w:rPr>
        <w:t>remain</w:t>
      </w:r>
      <w:r w:rsidR="00DF20E3">
        <w:rPr>
          <w:rFonts w:ascii="Times New Roman" w:hAnsi="Times New Roman" w:cs="Times New Roman" w:hint="eastAsia"/>
        </w:rPr>
        <w:t>ed</w:t>
      </w:r>
      <w:r w:rsidR="00DF20E3" w:rsidRPr="002A1533">
        <w:rPr>
          <w:rFonts w:ascii="Times New Roman" w:hAnsi="Times New Roman" w:cs="Times New Roman"/>
        </w:rPr>
        <w:t xml:space="preserve"> </w:t>
      </w:r>
      <w:r w:rsidR="002A1533" w:rsidRPr="002A1533">
        <w:rPr>
          <w:rFonts w:ascii="Times New Roman" w:hAnsi="Times New Roman" w:cs="Times New Roman"/>
        </w:rPr>
        <w:t xml:space="preserve">low (~40 kΩ) and high-quality neural recordings </w:t>
      </w:r>
      <w:r w:rsidR="00DF20E3">
        <w:rPr>
          <w:rFonts w:ascii="Times New Roman" w:hAnsi="Times New Roman" w:cs="Times New Roman" w:hint="eastAsia"/>
        </w:rPr>
        <w:t>were</w:t>
      </w:r>
      <w:r w:rsidR="00DF20E3" w:rsidRPr="002A1533">
        <w:rPr>
          <w:rFonts w:ascii="Times New Roman" w:hAnsi="Times New Roman" w:cs="Times New Roman"/>
        </w:rPr>
        <w:t xml:space="preserve"> </w:t>
      </w:r>
      <w:r w:rsidR="002A1533" w:rsidRPr="002A1533">
        <w:rPr>
          <w:rFonts w:ascii="Times New Roman" w:hAnsi="Times New Roman" w:cs="Times New Roman"/>
        </w:rPr>
        <w:t xml:space="preserve">preserved </w:t>
      </w:r>
      <w:r w:rsidR="00DF6072">
        <w:rPr>
          <w:rFonts w:ascii="Times New Roman" w:hAnsi="Times New Roman" w:cs="Times New Roman" w:hint="eastAsia"/>
        </w:rPr>
        <w:t>(</w:t>
      </w:r>
      <w:r>
        <w:rPr>
          <w:rFonts w:ascii="Times New Roman" w:hAnsi="Times New Roman" w:cs="Times New Roman" w:hint="eastAsia"/>
          <w:b/>
          <w:bCs/>
        </w:rPr>
        <w:t>f</w:t>
      </w:r>
      <w:r w:rsidR="00DF6072" w:rsidRPr="00D24361">
        <w:rPr>
          <w:rFonts w:ascii="Times New Roman" w:hAnsi="Times New Roman" w:cs="Times New Roman"/>
          <w:b/>
          <w:bCs/>
        </w:rPr>
        <w:t>ig</w:t>
      </w:r>
      <w:r w:rsidR="00DF6072">
        <w:rPr>
          <w:rFonts w:ascii="Times New Roman" w:hAnsi="Times New Roman" w:cs="Times New Roman" w:hint="eastAsia"/>
          <w:b/>
          <w:bCs/>
        </w:rPr>
        <w:t>.</w:t>
      </w:r>
      <w:r w:rsidR="00DF6072" w:rsidRPr="00D24361">
        <w:rPr>
          <w:rFonts w:ascii="Times New Roman" w:hAnsi="Times New Roman" w:cs="Times New Roman"/>
          <w:b/>
          <w:bCs/>
        </w:rPr>
        <w:t xml:space="preserve"> S3</w:t>
      </w:r>
      <w:r w:rsidR="00DF6072">
        <w:rPr>
          <w:rFonts w:ascii="Times New Roman" w:hAnsi="Times New Roman" w:cs="Times New Roman" w:hint="eastAsia"/>
          <w:b/>
          <w:bCs/>
        </w:rPr>
        <w:t>3</w:t>
      </w:r>
      <w:r w:rsidR="00DF6072">
        <w:rPr>
          <w:rFonts w:ascii="Times New Roman" w:hAnsi="Times New Roman" w:cs="Times New Roman" w:hint="eastAsia"/>
        </w:rPr>
        <w:t>)</w:t>
      </w:r>
      <w:r w:rsidR="002A1533">
        <w:rPr>
          <w:rFonts w:ascii="Times New Roman" w:hAnsi="Times New Roman" w:cs="Times New Roman" w:hint="eastAsia"/>
        </w:rPr>
        <w:t>.</w:t>
      </w:r>
      <w:r w:rsidR="00562EB0" w:rsidRPr="00D24361">
        <w:rPr>
          <w:rFonts w:ascii="Times New Roman" w:hAnsi="Times New Roman" w:cs="Times New Roman"/>
        </w:rPr>
        <w:t xml:space="preserve"> </w:t>
      </w:r>
      <w:r w:rsidR="002A1533" w:rsidRPr="002A1533">
        <w:rPr>
          <w:rFonts w:ascii="Times New Roman" w:hAnsi="Times New Roman" w:cs="Times New Roman"/>
        </w:rPr>
        <w:t>Alpha-modulation recordings demonstrate</w:t>
      </w:r>
      <w:r w:rsidR="002A1533" w:rsidRPr="002A1533" w:rsidDel="002A1533">
        <w:rPr>
          <w:rFonts w:ascii="Times New Roman" w:hAnsi="Times New Roman" w:cs="Times New Roman"/>
        </w:rPr>
        <w:t xml:space="preserve"> </w:t>
      </w:r>
      <w:r w:rsidR="0014065F">
        <w:rPr>
          <w:rFonts w:ascii="Times New Roman" w:hAnsi="Times New Roman" w:cs="Times New Roman" w:hint="eastAsia"/>
        </w:rPr>
        <w:t xml:space="preserve">consistent </w:t>
      </w:r>
      <w:r w:rsidR="0014065F" w:rsidRPr="0014065F">
        <w:rPr>
          <w:rFonts w:ascii="Times New Roman" w:hAnsi="Times New Roman" w:cs="Times New Roman"/>
        </w:rPr>
        <w:t>oscillatory and cardiac signatures across 1.5</w:t>
      </w:r>
      <w:r w:rsidR="004B75D7" w:rsidRPr="004B75D7">
        <w:t xml:space="preserve"> </w:t>
      </w:r>
      <w:r w:rsidR="004B75D7" w:rsidRPr="004B75D7">
        <w:rPr>
          <w:rFonts w:ascii="Times New Roman" w:hAnsi="Times New Roman" w:cs="Times New Roman"/>
        </w:rPr>
        <w:t>–</w:t>
      </w:r>
      <w:r w:rsidR="0014065F" w:rsidRPr="0014065F">
        <w:rPr>
          <w:rFonts w:ascii="Times New Roman" w:hAnsi="Times New Roman" w:cs="Times New Roman"/>
        </w:rPr>
        <w:t>10 kPa</w:t>
      </w:r>
      <w:r w:rsidR="00B05907">
        <w:rPr>
          <w:rFonts w:ascii="Times New Roman" w:hAnsi="Times New Roman" w:cs="Times New Roman" w:hint="eastAsia"/>
        </w:rPr>
        <w:t xml:space="preserve"> (</w:t>
      </w:r>
      <w:r w:rsidR="00B05907" w:rsidRPr="00B05907">
        <w:rPr>
          <w:rFonts w:ascii="Times New Roman" w:hAnsi="Times New Roman" w:cs="Times New Roman" w:hint="eastAsia"/>
          <w:b/>
          <w:bCs/>
        </w:rPr>
        <w:t>fig</w:t>
      </w:r>
      <w:r w:rsidR="0014065F">
        <w:rPr>
          <w:rFonts w:ascii="Times New Roman" w:hAnsi="Times New Roman" w:cs="Times New Roman" w:hint="eastAsia"/>
          <w:b/>
          <w:bCs/>
        </w:rPr>
        <w:t>s</w:t>
      </w:r>
      <w:r w:rsidR="00B05907" w:rsidRPr="00B05907">
        <w:rPr>
          <w:rFonts w:ascii="Times New Roman" w:hAnsi="Times New Roman" w:cs="Times New Roman" w:hint="eastAsia"/>
          <w:b/>
          <w:bCs/>
        </w:rPr>
        <w:t>. S34</w:t>
      </w:r>
      <w:r w:rsidR="0014065F">
        <w:rPr>
          <w:rFonts w:ascii="Times New Roman" w:hAnsi="Times New Roman" w:cs="Times New Roman" w:hint="eastAsia"/>
        </w:rPr>
        <w:t xml:space="preserve"> and</w:t>
      </w:r>
      <w:r w:rsidR="00562EB0" w:rsidRPr="00D24361">
        <w:rPr>
          <w:rFonts w:ascii="Times New Roman" w:hAnsi="Times New Roman" w:cs="Times New Roman"/>
          <w:b/>
          <w:bCs/>
        </w:rPr>
        <w:t xml:space="preserve"> S35</w:t>
      </w:r>
      <w:r w:rsidR="00562EB0" w:rsidRPr="00D24361">
        <w:rPr>
          <w:rFonts w:ascii="Times New Roman" w:hAnsi="Times New Roman" w:cs="Times New Roman"/>
        </w:rPr>
        <w:t>)</w:t>
      </w:r>
      <w:r w:rsidR="00F5794B">
        <w:rPr>
          <w:rFonts w:ascii="Times New Roman" w:hAnsi="Times New Roman" w:cs="Times New Roman" w:hint="eastAsia"/>
        </w:rPr>
        <w:t xml:space="preserve">, </w:t>
      </w:r>
      <w:r w:rsidR="00F5794B" w:rsidRPr="00F5794B">
        <w:rPr>
          <w:rFonts w:ascii="Times New Roman" w:hAnsi="Times New Roman" w:cs="Times New Roman"/>
        </w:rPr>
        <w:t>indicating robustness to inter-individual anatomical variability</w:t>
      </w:r>
      <w:r w:rsidR="00562EB0" w:rsidRPr="00D24361">
        <w:rPr>
          <w:rFonts w:ascii="Times New Roman" w:hAnsi="Times New Roman" w:cs="Times New Roman"/>
        </w:rPr>
        <w:t xml:space="preserve">. </w:t>
      </w:r>
      <w:r w:rsidR="00F5794B" w:rsidRPr="00F5794B">
        <w:rPr>
          <w:rFonts w:ascii="Times New Roman" w:hAnsi="Times New Roman" w:cs="Times New Roman"/>
        </w:rPr>
        <w:t xml:space="preserve">Power spectral density </w:t>
      </w:r>
      <w:r w:rsidR="00F5794B">
        <w:rPr>
          <w:rFonts w:ascii="Times New Roman" w:hAnsi="Times New Roman" w:cs="Times New Roman" w:hint="eastAsia"/>
        </w:rPr>
        <w:t>(</w:t>
      </w:r>
      <w:r w:rsidR="00634FD6" w:rsidRPr="00D24361">
        <w:rPr>
          <w:rFonts w:ascii="Times New Roman" w:hAnsi="Times New Roman" w:cs="Times New Roman"/>
        </w:rPr>
        <w:t>PSD</w:t>
      </w:r>
      <w:r w:rsidR="00F5794B">
        <w:rPr>
          <w:rFonts w:ascii="Times New Roman" w:hAnsi="Times New Roman" w:cs="Times New Roman" w:hint="eastAsia"/>
        </w:rPr>
        <w:t>)</w:t>
      </w:r>
      <w:r w:rsidR="00634FD6" w:rsidRPr="00D24361">
        <w:rPr>
          <w:rFonts w:ascii="Times New Roman" w:hAnsi="Times New Roman" w:cs="Times New Roman"/>
        </w:rPr>
        <w:t xml:space="preserve"> spectrograms</w:t>
      </w:r>
      <w:r w:rsidR="00562EB0" w:rsidRPr="00D24361">
        <w:rPr>
          <w:rFonts w:ascii="Times New Roman" w:hAnsi="Times New Roman" w:cs="Times New Roman"/>
        </w:rPr>
        <w:t xml:space="preserve"> show clear </w:t>
      </w:r>
      <w:r w:rsidR="00634FD6" w:rsidRPr="00D24361">
        <w:rPr>
          <w:rFonts w:ascii="Times New Roman" w:hAnsi="Times New Roman" w:cs="Times New Roman"/>
        </w:rPr>
        <w:t>alpha</w:t>
      </w:r>
      <w:r w:rsidR="00562EB0" w:rsidRPr="00D24361">
        <w:rPr>
          <w:rFonts w:ascii="Times New Roman" w:hAnsi="Times New Roman" w:cs="Times New Roman"/>
        </w:rPr>
        <w:t xml:space="preserve"> peaks</w:t>
      </w:r>
      <w:r w:rsidR="00634FD6" w:rsidRPr="00D24361">
        <w:rPr>
          <w:rFonts w:ascii="Times New Roman" w:hAnsi="Times New Roman" w:cs="Times New Roman"/>
        </w:rPr>
        <w:t xml:space="preserve"> </w:t>
      </w:r>
      <w:r w:rsidR="00562EB0" w:rsidRPr="00D24361">
        <w:rPr>
          <w:rFonts w:ascii="Times New Roman" w:hAnsi="Times New Roman" w:cs="Times New Roman"/>
        </w:rPr>
        <w:t>with low baseline noise</w:t>
      </w:r>
      <w:r w:rsidR="0062660C" w:rsidRPr="0062660C">
        <w:t xml:space="preserve"> </w:t>
      </w:r>
      <w:r w:rsidR="0062660C" w:rsidRPr="0062660C">
        <w:rPr>
          <w:rFonts w:ascii="Times New Roman" w:hAnsi="Times New Roman" w:cs="Times New Roman"/>
        </w:rPr>
        <w:t>a</w:t>
      </w:r>
      <w:r w:rsidR="00B36235">
        <w:rPr>
          <w:rFonts w:ascii="Times New Roman" w:hAnsi="Times New Roman" w:cs="Times New Roman" w:hint="eastAsia"/>
        </w:rPr>
        <w:t>t</w:t>
      </w:r>
      <w:r w:rsidR="0062660C" w:rsidRPr="0062660C">
        <w:rPr>
          <w:rFonts w:ascii="Times New Roman" w:hAnsi="Times New Roman" w:cs="Times New Roman"/>
        </w:rPr>
        <w:t xml:space="preserve"> all pressure</w:t>
      </w:r>
      <w:r w:rsidR="00B36235">
        <w:rPr>
          <w:rFonts w:ascii="Times New Roman" w:hAnsi="Times New Roman" w:cs="Times New Roman" w:hint="eastAsia"/>
        </w:rPr>
        <w:t>s</w:t>
      </w:r>
      <w:r w:rsidR="0062660C" w:rsidRPr="0062660C">
        <w:rPr>
          <w:rFonts w:ascii="Times New Roman" w:hAnsi="Times New Roman" w:cs="Times New Roman"/>
        </w:rPr>
        <w:t>, whereas shallow ear-tip electrodes produce noisy spectra</w:t>
      </w:r>
      <w:r w:rsidR="00562EB0" w:rsidRPr="00D24361">
        <w:rPr>
          <w:rFonts w:ascii="Times New Roman" w:hAnsi="Times New Roman" w:cs="Times New Roman"/>
        </w:rPr>
        <w:t xml:space="preserve"> (</w:t>
      </w:r>
      <w:r w:rsidR="00562EB0" w:rsidRPr="00D24361">
        <w:rPr>
          <w:rFonts w:ascii="Times New Roman" w:hAnsi="Times New Roman" w:cs="Times New Roman"/>
          <w:b/>
          <w:bCs/>
        </w:rPr>
        <w:t>Fig</w:t>
      </w:r>
      <w:r w:rsidR="00B05907">
        <w:rPr>
          <w:rFonts w:ascii="Times New Roman" w:hAnsi="Times New Roman" w:cs="Times New Roman" w:hint="eastAsia"/>
          <w:b/>
          <w:bCs/>
        </w:rPr>
        <w:t>.</w:t>
      </w:r>
      <w:r w:rsidR="00562EB0" w:rsidRPr="00D24361">
        <w:rPr>
          <w:rFonts w:ascii="Times New Roman" w:hAnsi="Times New Roman" w:cs="Times New Roman"/>
          <w:b/>
          <w:bCs/>
        </w:rPr>
        <w:t xml:space="preserve"> 2</w:t>
      </w:r>
      <w:r w:rsidR="00B05907">
        <w:rPr>
          <w:rFonts w:ascii="Times New Roman" w:hAnsi="Times New Roman" w:cs="Times New Roman" w:hint="eastAsia"/>
          <w:b/>
          <w:bCs/>
        </w:rPr>
        <w:t>K</w:t>
      </w:r>
      <w:r w:rsidR="00562EB0" w:rsidRPr="00D24361">
        <w:rPr>
          <w:rFonts w:ascii="Times New Roman" w:hAnsi="Times New Roman" w:cs="Times New Roman"/>
        </w:rPr>
        <w:t xml:space="preserve">). </w:t>
      </w:r>
      <w:r w:rsidR="009E10FE" w:rsidRPr="009E10FE">
        <w:rPr>
          <w:rFonts w:ascii="Times New Roman" w:hAnsi="Times New Roman" w:cs="Times New Roman"/>
        </w:rPr>
        <w:t xml:space="preserve">Histological analysis in rats revealed no detectable </w:t>
      </w:r>
      <w:r w:rsidR="0062660C">
        <w:rPr>
          <w:rFonts w:ascii="Times New Roman" w:hAnsi="Times New Roman" w:cs="Times New Roman" w:hint="eastAsia"/>
        </w:rPr>
        <w:t>tissue</w:t>
      </w:r>
      <w:r w:rsidR="0062660C" w:rsidRPr="009E10FE">
        <w:rPr>
          <w:rFonts w:ascii="Times New Roman" w:hAnsi="Times New Roman" w:cs="Times New Roman"/>
        </w:rPr>
        <w:t xml:space="preserve"> </w:t>
      </w:r>
      <w:r w:rsidR="009E10FE" w:rsidRPr="009E10FE">
        <w:rPr>
          <w:rFonts w:ascii="Times New Roman" w:hAnsi="Times New Roman" w:cs="Times New Roman"/>
        </w:rPr>
        <w:t>damage</w:t>
      </w:r>
      <w:r w:rsidR="0062660C">
        <w:rPr>
          <w:rFonts w:ascii="Times New Roman" w:hAnsi="Times New Roman" w:cs="Times New Roman" w:hint="eastAsia"/>
        </w:rPr>
        <w:t xml:space="preserve"> or</w:t>
      </w:r>
      <w:r w:rsidR="009E10FE" w:rsidRPr="009E10FE">
        <w:rPr>
          <w:rFonts w:ascii="Times New Roman" w:hAnsi="Times New Roman" w:cs="Times New Roman"/>
        </w:rPr>
        <w:t xml:space="preserve"> inflammation after 2 weeks of actuator </w:t>
      </w:r>
      <w:r w:rsidR="004C19F7">
        <w:rPr>
          <w:rFonts w:ascii="Times New Roman" w:hAnsi="Times New Roman" w:cs="Times New Roman" w:hint="eastAsia"/>
        </w:rPr>
        <w:t xml:space="preserve">contact </w:t>
      </w:r>
      <w:r w:rsidR="009E10FE">
        <w:rPr>
          <w:rFonts w:ascii="Times New Roman" w:hAnsi="Times New Roman" w:cs="Times New Roman" w:hint="eastAsia"/>
        </w:rPr>
        <w:t>(</w:t>
      </w:r>
      <w:r w:rsidR="009E10FE" w:rsidRPr="009E10FE">
        <w:rPr>
          <w:rFonts w:ascii="Times New Roman" w:hAnsi="Times New Roman" w:cs="Times New Roman" w:hint="eastAsia"/>
          <w:b/>
          <w:bCs/>
        </w:rPr>
        <w:t>fig. S36</w:t>
      </w:r>
      <w:r w:rsidR="009E10FE">
        <w:rPr>
          <w:rFonts w:ascii="Times New Roman" w:hAnsi="Times New Roman" w:cs="Times New Roman" w:hint="eastAsia"/>
        </w:rPr>
        <w:t>)</w:t>
      </w:r>
      <w:r w:rsidR="009E10FE" w:rsidRPr="009E10FE">
        <w:rPr>
          <w:rFonts w:ascii="Times New Roman" w:hAnsi="Times New Roman" w:cs="Times New Roman"/>
        </w:rPr>
        <w:t>, supporting long-term wear</w:t>
      </w:r>
      <w:r w:rsidR="00E07DF6" w:rsidRPr="00E07DF6">
        <w:rPr>
          <w:rFonts w:ascii="Times New Roman" w:hAnsi="Times New Roman" w:cs="Times New Roman"/>
        </w:rPr>
        <w:t xml:space="preserve"> </w:t>
      </w:r>
      <w:r w:rsidR="00E07DF6" w:rsidRPr="009E10FE">
        <w:rPr>
          <w:rFonts w:ascii="Times New Roman" w:hAnsi="Times New Roman" w:cs="Times New Roman"/>
        </w:rPr>
        <w:t>suitability</w:t>
      </w:r>
      <w:r w:rsidR="009E10FE" w:rsidRPr="009E10FE">
        <w:rPr>
          <w:rFonts w:ascii="Times New Roman" w:hAnsi="Times New Roman" w:cs="Times New Roman"/>
        </w:rPr>
        <w:t>.</w:t>
      </w:r>
      <w:r w:rsidR="009E10FE">
        <w:rPr>
          <w:rFonts w:ascii="Times New Roman" w:hAnsi="Times New Roman" w:cs="Times New Roman" w:hint="eastAsia"/>
        </w:rPr>
        <w:t xml:space="preserve"> </w:t>
      </w:r>
      <w:r w:rsidR="00562EB0" w:rsidRPr="00D24361">
        <w:rPr>
          <w:rFonts w:ascii="Times New Roman" w:hAnsi="Times New Roman" w:cs="Times New Roman"/>
        </w:rPr>
        <w:t>Finally, recordings from the array exhibit excellent inter-channel uniformity</w:t>
      </w:r>
      <w:r w:rsidR="000A6A5D" w:rsidRPr="00D24361">
        <w:rPr>
          <w:rFonts w:ascii="Times New Roman" w:hAnsi="Times New Roman" w:cs="Times New Roman"/>
        </w:rPr>
        <w:t xml:space="preserve"> </w:t>
      </w:r>
      <w:r w:rsidR="00562EB0" w:rsidRPr="00D24361">
        <w:rPr>
          <w:rFonts w:ascii="Times New Roman" w:hAnsi="Times New Roman" w:cs="Times New Roman"/>
        </w:rPr>
        <w:t>(</w:t>
      </w:r>
      <w:r w:rsidR="0084510B">
        <w:rPr>
          <w:rFonts w:ascii="Times New Roman" w:hAnsi="Times New Roman" w:cs="Times New Roman" w:hint="eastAsia"/>
          <w:b/>
          <w:bCs/>
        </w:rPr>
        <w:t>f</w:t>
      </w:r>
      <w:r w:rsidR="00562EB0" w:rsidRPr="00D24361">
        <w:rPr>
          <w:rFonts w:ascii="Times New Roman" w:hAnsi="Times New Roman" w:cs="Times New Roman"/>
          <w:b/>
          <w:bCs/>
        </w:rPr>
        <w:t>ig</w:t>
      </w:r>
      <w:r w:rsidR="00560151">
        <w:rPr>
          <w:rFonts w:ascii="Times New Roman" w:hAnsi="Times New Roman" w:cs="Times New Roman" w:hint="eastAsia"/>
          <w:b/>
          <w:bCs/>
        </w:rPr>
        <w:t>.</w:t>
      </w:r>
      <w:r w:rsidR="00562EB0" w:rsidRPr="00D24361">
        <w:rPr>
          <w:rFonts w:ascii="Times New Roman" w:hAnsi="Times New Roman" w:cs="Times New Roman"/>
          <w:b/>
          <w:bCs/>
        </w:rPr>
        <w:t xml:space="preserve"> S3</w:t>
      </w:r>
      <w:r w:rsidR="00560151">
        <w:rPr>
          <w:rFonts w:ascii="Times New Roman" w:hAnsi="Times New Roman" w:cs="Times New Roman" w:hint="eastAsia"/>
          <w:b/>
          <w:bCs/>
        </w:rPr>
        <w:t>7</w:t>
      </w:r>
      <w:r w:rsidR="00562EB0" w:rsidRPr="00D24361">
        <w:rPr>
          <w:rFonts w:ascii="Times New Roman" w:hAnsi="Times New Roman" w:cs="Times New Roman"/>
        </w:rPr>
        <w:t>).</w:t>
      </w:r>
    </w:p>
    <w:p w14:paraId="74E1EBFD" w14:textId="51EB8CC5" w:rsidR="0094757E" w:rsidRPr="00D24361" w:rsidRDefault="00402BA0" w:rsidP="000A49F8">
      <w:pPr>
        <w:spacing w:line="276" w:lineRule="auto"/>
        <w:jc w:val="both"/>
        <w:rPr>
          <w:rFonts w:ascii="Times New Roman" w:hAnsi="Times New Roman" w:cs="Times New Roman"/>
          <w:b/>
          <w:bCs/>
        </w:rPr>
      </w:pPr>
      <w:r w:rsidRPr="00402BA0">
        <w:rPr>
          <w:rFonts w:ascii="Times New Roman" w:hAnsi="Times New Roman" w:cs="Times New Roman"/>
          <w:b/>
          <w:bCs/>
        </w:rPr>
        <w:t>Reconstruction of full ECG waveforms from ear-canal composite biopotentials</w:t>
      </w:r>
    </w:p>
    <w:p w14:paraId="26090C69" w14:textId="7DB44259" w:rsidR="00586C6E" w:rsidRPr="00D24361" w:rsidRDefault="00E73981" w:rsidP="000A49F8">
      <w:pPr>
        <w:spacing w:line="276" w:lineRule="auto"/>
        <w:jc w:val="both"/>
        <w:rPr>
          <w:rFonts w:ascii="Times New Roman" w:hAnsi="Times New Roman" w:cs="Times New Roman"/>
        </w:rPr>
      </w:pPr>
      <w:r w:rsidRPr="00E73981">
        <w:rPr>
          <w:rFonts w:ascii="Times New Roman" w:hAnsi="Times New Roman" w:cs="Times New Roman"/>
        </w:rPr>
        <w:t xml:space="preserve">Cardiac electrical activity propagates throughout the body via volume conduction and can therefore be detected near the ear. However, in conventional ear-EEG systems, cardiac signals are typically attenuated and obscured by low SNR and unstable interfaces. By contrast, the high-fidelity deep ear-canal recordings enabled by the actuator–hydrogel interface preserve distinct cardiac signatures, particularly R peaks </w:t>
      </w:r>
      <w:r w:rsidR="00586C6E" w:rsidRPr="00D24361">
        <w:rPr>
          <w:rFonts w:ascii="Times New Roman" w:hAnsi="Times New Roman" w:cs="Times New Roman"/>
        </w:rPr>
        <w:t>(</w:t>
      </w:r>
      <w:r w:rsidR="005A6D6C">
        <w:rPr>
          <w:rFonts w:ascii="Times New Roman" w:hAnsi="Times New Roman" w:cs="Times New Roman" w:hint="eastAsia"/>
          <w:b/>
          <w:bCs/>
        </w:rPr>
        <w:t>f</w:t>
      </w:r>
      <w:r w:rsidR="00586C6E" w:rsidRPr="00D24361">
        <w:rPr>
          <w:rFonts w:ascii="Times New Roman" w:hAnsi="Times New Roman" w:cs="Times New Roman"/>
          <w:b/>
          <w:bCs/>
        </w:rPr>
        <w:t>ig</w:t>
      </w:r>
      <w:r w:rsidR="005A6D6C">
        <w:rPr>
          <w:rFonts w:ascii="Times New Roman" w:hAnsi="Times New Roman" w:cs="Times New Roman" w:hint="eastAsia"/>
          <w:b/>
          <w:bCs/>
        </w:rPr>
        <w:t>.</w:t>
      </w:r>
      <w:r w:rsidR="00586C6E" w:rsidRPr="00D24361">
        <w:rPr>
          <w:rFonts w:ascii="Times New Roman" w:hAnsi="Times New Roman" w:cs="Times New Roman"/>
          <w:b/>
          <w:bCs/>
        </w:rPr>
        <w:t xml:space="preserve"> S2</w:t>
      </w:r>
      <w:r w:rsidR="005A6D6C">
        <w:rPr>
          <w:rFonts w:ascii="Times New Roman" w:hAnsi="Times New Roman" w:cs="Times New Roman" w:hint="eastAsia"/>
          <w:b/>
          <w:bCs/>
        </w:rPr>
        <w:t>0</w:t>
      </w:r>
      <w:r w:rsidR="00586C6E" w:rsidRPr="00D24361">
        <w:rPr>
          <w:rFonts w:ascii="Times New Roman" w:hAnsi="Times New Roman" w:cs="Times New Roman"/>
        </w:rPr>
        <w:t>).</w:t>
      </w:r>
    </w:p>
    <w:p w14:paraId="0578AB83" w14:textId="2D54F61B" w:rsidR="003C3840" w:rsidRPr="00D24361" w:rsidRDefault="00CC5E38" w:rsidP="000A49F8">
      <w:pPr>
        <w:spacing w:line="276" w:lineRule="auto"/>
        <w:jc w:val="both"/>
        <w:rPr>
          <w:rFonts w:ascii="Times New Roman" w:hAnsi="Times New Roman" w:cs="Times New Roman"/>
        </w:rPr>
      </w:pPr>
      <w:bookmarkStart w:id="13" w:name="OLE_LINK78"/>
      <w:r w:rsidRPr="00CC5E38">
        <w:rPr>
          <w:rFonts w:ascii="Times New Roman" w:hAnsi="Times New Roman" w:cs="Times New Roman"/>
        </w:rPr>
        <w:t>Leveraging these preserved cardiac components</w:t>
      </w:r>
      <w:r w:rsidR="00586C6E" w:rsidRPr="00D24361">
        <w:rPr>
          <w:rFonts w:ascii="Times New Roman" w:hAnsi="Times New Roman" w:cs="Times New Roman"/>
        </w:rPr>
        <w:t xml:space="preserve">, </w:t>
      </w:r>
      <w:r>
        <w:rPr>
          <w:rFonts w:ascii="Times New Roman" w:hAnsi="Times New Roman" w:cs="Times New Roman" w:hint="eastAsia"/>
        </w:rPr>
        <w:t xml:space="preserve">we developed </w:t>
      </w:r>
      <w:bookmarkStart w:id="14" w:name="OLE_LINK77"/>
      <w:ins w:id="15" w:author="Ji, Sijie" w:date="2026-03-29T17:14:00Z">
        <w:r w:rsidR="00080392" w:rsidRPr="00080392">
          <w:rPr>
            <w:rFonts w:ascii="Times New Roman" w:hAnsi="Times New Roman" w:cs="Times New Roman"/>
          </w:rPr>
          <w:t>an attention-augmented autoencoder</w:t>
        </w:r>
      </w:ins>
      <w:r w:rsidR="00723C1D" w:rsidRPr="00D24361">
        <w:rPr>
          <w:rFonts w:ascii="Times New Roman" w:hAnsi="Times New Roman" w:cs="Times New Roman"/>
        </w:rPr>
        <w:t xml:space="preserve"> network</w:t>
      </w:r>
      <w:r w:rsidR="000F3E99" w:rsidRPr="00D24361">
        <w:rPr>
          <w:rFonts w:ascii="Times New Roman" w:hAnsi="Times New Roman" w:cs="Times New Roman"/>
        </w:rPr>
        <w:t xml:space="preserve"> (ECGnet)</w:t>
      </w:r>
      <w:r w:rsidR="00723C1D" w:rsidRPr="00D24361">
        <w:rPr>
          <w:rFonts w:ascii="Times New Roman" w:hAnsi="Times New Roman" w:cs="Times New Roman"/>
        </w:rPr>
        <w:t xml:space="preserve"> to reconstruct </w:t>
      </w:r>
      <w:r w:rsidR="00586C6E" w:rsidRPr="00D24361">
        <w:rPr>
          <w:rFonts w:ascii="Times New Roman" w:hAnsi="Times New Roman" w:cs="Times New Roman"/>
        </w:rPr>
        <w:t xml:space="preserve">full </w:t>
      </w:r>
      <w:r w:rsidR="00723C1D" w:rsidRPr="00D24361">
        <w:rPr>
          <w:rFonts w:ascii="Times New Roman" w:hAnsi="Times New Roman" w:cs="Times New Roman"/>
        </w:rPr>
        <w:t xml:space="preserve">ECG waveforms from </w:t>
      </w:r>
      <w:r w:rsidR="004232B3">
        <w:rPr>
          <w:rFonts w:ascii="Times New Roman" w:hAnsi="Times New Roman" w:cs="Times New Roman" w:hint="eastAsia"/>
        </w:rPr>
        <w:t xml:space="preserve">deep </w:t>
      </w:r>
      <w:r w:rsidR="00586C6E" w:rsidRPr="00D24361">
        <w:rPr>
          <w:rFonts w:ascii="Times New Roman" w:hAnsi="Times New Roman" w:cs="Times New Roman"/>
        </w:rPr>
        <w:t xml:space="preserve">ear-canal </w:t>
      </w:r>
      <w:r>
        <w:rPr>
          <w:rFonts w:ascii="Times New Roman" w:hAnsi="Times New Roman" w:cs="Times New Roman" w:hint="eastAsia"/>
        </w:rPr>
        <w:t>signals</w:t>
      </w:r>
      <w:bookmarkEnd w:id="14"/>
      <w:r w:rsidRPr="00D24361">
        <w:rPr>
          <w:rFonts w:ascii="Times New Roman" w:hAnsi="Times New Roman" w:cs="Times New Roman"/>
        </w:rPr>
        <w:t xml:space="preserve"> </w:t>
      </w:r>
      <w:r w:rsidR="000F3E99" w:rsidRPr="00D24361">
        <w:rPr>
          <w:rFonts w:ascii="Times New Roman" w:hAnsi="Times New Roman" w:cs="Times New Roman"/>
        </w:rPr>
        <w:t>(</w:t>
      </w:r>
      <w:r w:rsidR="000F3E99" w:rsidRPr="00D24361">
        <w:rPr>
          <w:rFonts w:ascii="Times New Roman" w:hAnsi="Times New Roman" w:cs="Times New Roman"/>
          <w:b/>
          <w:bCs/>
        </w:rPr>
        <w:t>Fi</w:t>
      </w:r>
      <w:r w:rsidR="004232B3">
        <w:rPr>
          <w:rFonts w:ascii="Times New Roman" w:hAnsi="Times New Roman" w:cs="Times New Roman" w:hint="eastAsia"/>
          <w:b/>
          <w:bCs/>
        </w:rPr>
        <w:t>g.</w:t>
      </w:r>
      <w:r w:rsidR="000F3E99" w:rsidRPr="00D24361">
        <w:rPr>
          <w:rFonts w:ascii="Times New Roman" w:hAnsi="Times New Roman" w:cs="Times New Roman"/>
          <w:b/>
          <w:bCs/>
        </w:rPr>
        <w:t xml:space="preserve"> 2</w:t>
      </w:r>
      <w:r w:rsidR="004232B3">
        <w:rPr>
          <w:rFonts w:ascii="Times New Roman" w:hAnsi="Times New Roman" w:cs="Times New Roman" w:hint="eastAsia"/>
          <w:b/>
          <w:bCs/>
        </w:rPr>
        <w:t>L</w:t>
      </w:r>
      <w:r>
        <w:rPr>
          <w:rFonts w:ascii="Times New Roman" w:hAnsi="Times New Roman" w:cs="Times New Roman" w:hint="eastAsia"/>
        </w:rPr>
        <w:t xml:space="preserve"> and</w:t>
      </w:r>
      <w:r w:rsidR="00A27151">
        <w:rPr>
          <w:rFonts w:ascii="Times New Roman" w:hAnsi="Times New Roman" w:cs="Times New Roman" w:hint="eastAsia"/>
          <w:b/>
          <w:bCs/>
        </w:rPr>
        <w:t xml:space="preserve"> fig. S38</w:t>
      </w:r>
      <w:r w:rsidR="000F3E99" w:rsidRPr="00D24361">
        <w:rPr>
          <w:rFonts w:ascii="Times New Roman" w:hAnsi="Times New Roman" w:cs="Times New Roman"/>
        </w:rPr>
        <w:t>)</w:t>
      </w:r>
      <w:r w:rsidR="00723C1D" w:rsidRPr="00D24361">
        <w:rPr>
          <w:rFonts w:ascii="Times New Roman" w:hAnsi="Times New Roman" w:cs="Times New Roman"/>
        </w:rPr>
        <w:t xml:space="preserve">. </w:t>
      </w:r>
      <w:r w:rsidR="000F3E99" w:rsidRPr="00D24361">
        <w:rPr>
          <w:rFonts w:ascii="Times New Roman" w:hAnsi="Times New Roman" w:cs="Times New Roman"/>
        </w:rPr>
        <w:t>ECGnet</w:t>
      </w:r>
      <w:r>
        <w:rPr>
          <w:rFonts w:ascii="Times New Roman" w:hAnsi="Times New Roman" w:cs="Times New Roman" w:hint="eastAsia"/>
        </w:rPr>
        <w:t xml:space="preserve"> </w:t>
      </w:r>
      <w:r w:rsidR="00723C1D" w:rsidRPr="00D24361">
        <w:rPr>
          <w:rFonts w:ascii="Times New Roman" w:hAnsi="Times New Roman" w:cs="Times New Roman"/>
        </w:rPr>
        <w:t xml:space="preserve">extracts local </w:t>
      </w:r>
      <w:ins w:id="16" w:author="Ji, Sijie" w:date="2026-03-30T21:30:00Z">
        <w:r w:rsidR="009E4134" w:rsidRPr="009E4134">
          <w:rPr>
            <w:rFonts w:ascii="Times New Roman" w:hAnsi="Times New Roman" w:cs="Times New Roman"/>
          </w:rPr>
          <w:t>morphological</w:t>
        </w:r>
        <w:r w:rsidR="009E4134">
          <w:rPr>
            <w:rFonts w:ascii="Times New Roman" w:hAnsi="Times New Roman" w:cs="Times New Roman"/>
          </w:rPr>
          <w:t xml:space="preserve"> </w:t>
        </w:r>
      </w:ins>
      <w:del w:id="17" w:author="Ji, Sijie" w:date="2026-03-30T21:30:00Z">
        <w:r w:rsidR="00BD6896" w:rsidRPr="00D24361" w:rsidDel="009E4134">
          <w:rPr>
            <w:rFonts w:ascii="Times New Roman" w:hAnsi="Times New Roman" w:cs="Times New Roman"/>
          </w:rPr>
          <w:delText>cardiac</w:delText>
        </w:r>
        <w:r w:rsidR="00723C1D" w:rsidRPr="00D24361" w:rsidDel="009E4134">
          <w:rPr>
            <w:rFonts w:ascii="Times New Roman" w:hAnsi="Times New Roman" w:cs="Times New Roman"/>
          </w:rPr>
          <w:delText xml:space="preserve"> </w:delText>
        </w:r>
      </w:del>
      <w:r w:rsidR="00723C1D" w:rsidRPr="00D24361">
        <w:rPr>
          <w:rFonts w:ascii="Times New Roman" w:hAnsi="Times New Roman" w:cs="Times New Roman"/>
        </w:rPr>
        <w:t xml:space="preserve">features </w:t>
      </w:r>
      <w:r w:rsidR="00123E52" w:rsidRPr="00123E52">
        <w:rPr>
          <w:rFonts w:ascii="Times New Roman" w:hAnsi="Times New Roman" w:cs="Times New Roman"/>
        </w:rPr>
        <w:t>and integrates long-range temporal dependencies across cardiac cycles</w:t>
      </w:r>
      <w:r w:rsidR="0085654D">
        <w:rPr>
          <w:rFonts w:ascii="Times New Roman" w:hAnsi="Times New Roman" w:cs="Times New Roman" w:hint="eastAsia"/>
        </w:rPr>
        <w:t xml:space="preserve">, with </w:t>
      </w:r>
      <w:r w:rsidR="0085654D" w:rsidRPr="00D24361">
        <w:rPr>
          <w:rFonts w:ascii="Times New Roman" w:hAnsi="Times New Roman" w:cs="Times New Roman"/>
        </w:rPr>
        <w:t xml:space="preserve">ECG-aware </w:t>
      </w:r>
      <w:r w:rsidR="0085654D">
        <w:rPr>
          <w:rFonts w:ascii="Times New Roman" w:hAnsi="Times New Roman" w:cs="Times New Roman" w:hint="eastAsia"/>
        </w:rPr>
        <w:t xml:space="preserve">training </w:t>
      </w:r>
      <w:r w:rsidR="0085654D" w:rsidRPr="00D24361">
        <w:rPr>
          <w:rFonts w:ascii="Times New Roman" w:hAnsi="Times New Roman" w:cs="Times New Roman"/>
        </w:rPr>
        <w:t>constraints</w:t>
      </w:r>
      <w:r w:rsidR="0085654D">
        <w:rPr>
          <w:rFonts w:ascii="Times New Roman" w:hAnsi="Times New Roman" w:cs="Times New Roman" w:hint="eastAsia"/>
        </w:rPr>
        <w:t xml:space="preserve"> </w:t>
      </w:r>
      <w:r w:rsidR="0085654D" w:rsidRPr="007B1959">
        <w:rPr>
          <w:rFonts w:ascii="Times New Roman" w:hAnsi="Times New Roman" w:cs="Times New Roman"/>
        </w:rPr>
        <w:t>in both the time and frequency domains</w:t>
      </w:r>
      <w:r w:rsidR="0085654D">
        <w:rPr>
          <w:rFonts w:ascii="Times New Roman" w:hAnsi="Times New Roman" w:cs="Times New Roman" w:hint="eastAsia"/>
        </w:rPr>
        <w:t>,</w:t>
      </w:r>
      <w:r w:rsidR="00123E52" w:rsidRPr="00123E52">
        <w:rPr>
          <w:rFonts w:ascii="Times New Roman" w:hAnsi="Times New Roman" w:cs="Times New Roman"/>
        </w:rPr>
        <w:t xml:space="preserve"> to recover coherent</w:t>
      </w:r>
      <w:r w:rsidR="0085654D">
        <w:rPr>
          <w:rFonts w:ascii="Times New Roman" w:hAnsi="Times New Roman" w:cs="Times New Roman" w:hint="eastAsia"/>
        </w:rPr>
        <w:t xml:space="preserve">, </w:t>
      </w:r>
      <w:r w:rsidR="0085654D" w:rsidRPr="00D24361">
        <w:rPr>
          <w:rFonts w:ascii="Times New Roman" w:hAnsi="Times New Roman" w:cs="Times New Roman"/>
        </w:rPr>
        <w:t>physiologically meaningful</w:t>
      </w:r>
      <w:r w:rsidR="00123E52" w:rsidRPr="00123E52">
        <w:rPr>
          <w:rFonts w:ascii="Times New Roman" w:hAnsi="Times New Roman" w:cs="Times New Roman"/>
        </w:rPr>
        <w:t xml:space="preserve"> P–QRS–T morphology</w:t>
      </w:r>
      <w:r w:rsidR="00BD6896" w:rsidRPr="00D24361">
        <w:rPr>
          <w:rFonts w:ascii="Times New Roman" w:hAnsi="Times New Roman" w:cs="Times New Roman"/>
        </w:rPr>
        <w:t>.</w:t>
      </w:r>
    </w:p>
    <w:bookmarkEnd w:id="13"/>
    <w:p w14:paraId="0F1BC230" w14:textId="7C547953" w:rsidR="00D607C3" w:rsidRDefault="008003F4" w:rsidP="000A49F8">
      <w:pPr>
        <w:spacing w:line="276" w:lineRule="auto"/>
        <w:jc w:val="both"/>
        <w:rPr>
          <w:rFonts w:ascii="Times New Roman" w:hAnsi="Times New Roman" w:cs="Times New Roman"/>
        </w:rPr>
      </w:pPr>
      <w:r w:rsidRPr="00D24361">
        <w:rPr>
          <w:rFonts w:ascii="Times New Roman" w:hAnsi="Times New Roman" w:cs="Times New Roman"/>
        </w:rPr>
        <w:t xml:space="preserve">The reconstructed ECG </w:t>
      </w:r>
      <w:r w:rsidR="00AF6A67">
        <w:rPr>
          <w:rFonts w:ascii="Times New Roman" w:hAnsi="Times New Roman" w:cs="Times New Roman" w:hint="eastAsia"/>
        </w:rPr>
        <w:t xml:space="preserve">showed </w:t>
      </w:r>
      <w:r w:rsidRPr="00D24361">
        <w:rPr>
          <w:rFonts w:ascii="Times New Roman" w:hAnsi="Times New Roman" w:cs="Times New Roman"/>
        </w:rPr>
        <w:t>high agreement with reference arm ECG</w:t>
      </w:r>
      <w:r w:rsidR="009C75C4">
        <w:rPr>
          <w:rFonts w:ascii="Times New Roman" w:hAnsi="Times New Roman" w:cs="Times New Roman" w:hint="eastAsia"/>
        </w:rPr>
        <w:t xml:space="preserve"> (</w:t>
      </w:r>
      <w:r w:rsidR="009C75C4" w:rsidRPr="009C75C4">
        <w:rPr>
          <w:rFonts w:ascii="Times New Roman" w:hAnsi="Times New Roman" w:cs="Times New Roman" w:hint="eastAsia"/>
          <w:b/>
          <w:bCs/>
        </w:rPr>
        <w:t>Fig. 2M</w:t>
      </w:r>
      <w:r w:rsidR="009C75C4">
        <w:rPr>
          <w:rFonts w:ascii="Times New Roman" w:hAnsi="Times New Roman" w:cs="Times New Roman" w:hint="eastAsia"/>
        </w:rPr>
        <w:t>)</w:t>
      </w:r>
      <w:r w:rsidRPr="00D24361">
        <w:rPr>
          <w:rFonts w:ascii="Times New Roman" w:hAnsi="Times New Roman" w:cs="Times New Roman"/>
        </w:rPr>
        <w:t xml:space="preserve">, </w:t>
      </w:r>
      <w:r w:rsidR="00E466FF">
        <w:rPr>
          <w:rFonts w:ascii="Times New Roman" w:hAnsi="Times New Roman" w:cs="Times New Roman" w:hint="eastAsia"/>
        </w:rPr>
        <w:t>with</w:t>
      </w:r>
      <w:r w:rsidRPr="00D24361">
        <w:rPr>
          <w:rFonts w:ascii="Times New Roman" w:hAnsi="Times New Roman" w:cs="Times New Roman"/>
        </w:rPr>
        <w:t xml:space="preserve"> cosine similarity </w:t>
      </w:r>
      <w:r w:rsidR="00C4573F">
        <w:rPr>
          <w:rFonts w:ascii="Times New Roman" w:hAnsi="Times New Roman" w:cs="Times New Roman" w:hint="eastAsia"/>
        </w:rPr>
        <w:t>and</w:t>
      </w:r>
      <w:r w:rsidRPr="00D24361">
        <w:rPr>
          <w:rFonts w:ascii="Times New Roman" w:hAnsi="Times New Roman" w:cs="Times New Roman"/>
        </w:rPr>
        <w:t xml:space="preserve"> Pearson correlation coefficient</w:t>
      </w:r>
      <w:r w:rsidR="00C4573F">
        <w:rPr>
          <w:rFonts w:ascii="Times New Roman" w:hAnsi="Times New Roman" w:cs="Times New Roman" w:hint="eastAsia"/>
        </w:rPr>
        <w:t>s</w:t>
      </w:r>
      <w:r w:rsidR="004232B3">
        <w:rPr>
          <w:rFonts w:ascii="Times New Roman" w:hAnsi="Times New Roman" w:cs="Times New Roman" w:hint="eastAsia"/>
        </w:rPr>
        <w:t xml:space="preserve"> (</w:t>
      </w:r>
      <w:r w:rsidR="00504F68">
        <w:rPr>
          <w:rFonts w:ascii="Times New Roman" w:hAnsi="Times New Roman" w:cs="Times New Roman" w:hint="eastAsia"/>
        </w:rPr>
        <w:t>r</w:t>
      </w:r>
      <w:r w:rsidR="004232B3">
        <w:rPr>
          <w:rFonts w:ascii="Times New Roman" w:hAnsi="Times New Roman" w:cs="Times New Roman" w:hint="eastAsia"/>
        </w:rPr>
        <w:t>)</w:t>
      </w:r>
      <w:r w:rsidRPr="00D24361">
        <w:rPr>
          <w:rFonts w:ascii="Times New Roman" w:hAnsi="Times New Roman" w:cs="Times New Roman"/>
        </w:rPr>
        <w:t xml:space="preserve"> of 0.92</w:t>
      </w:r>
      <w:r w:rsidR="009C75C4">
        <w:rPr>
          <w:rFonts w:ascii="Times New Roman" w:hAnsi="Times New Roman" w:cs="Times New Roman" w:hint="eastAsia"/>
        </w:rPr>
        <w:t xml:space="preserve"> (</w:t>
      </w:r>
      <w:r w:rsidR="009C75C4" w:rsidRPr="009C75C4">
        <w:rPr>
          <w:rFonts w:ascii="Times New Roman" w:hAnsi="Times New Roman" w:cs="Times New Roman" w:hint="eastAsia"/>
          <w:b/>
          <w:bCs/>
        </w:rPr>
        <w:t>fig. S3</w:t>
      </w:r>
      <w:r w:rsidR="00AF3F57">
        <w:rPr>
          <w:rFonts w:ascii="Times New Roman" w:hAnsi="Times New Roman" w:cs="Times New Roman" w:hint="eastAsia"/>
          <w:b/>
          <w:bCs/>
        </w:rPr>
        <w:t>9</w:t>
      </w:r>
      <w:r w:rsidR="009C75C4" w:rsidRPr="009C75C4">
        <w:rPr>
          <w:rFonts w:ascii="Times New Roman" w:hAnsi="Times New Roman" w:cs="Times New Roman" w:hint="eastAsia"/>
          <w:b/>
          <w:bCs/>
        </w:rPr>
        <w:t>A</w:t>
      </w:r>
      <w:r w:rsidR="009C75C4">
        <w:rPr>
          <w:rFonts w:ascii="Times New Roman" w:hAnsi="Times New Roman" w:cs="Times New Roman" w:hint="eastAsia"/>
        </w:rPr>
        <w:t>)</w:t>
      </w:r>
      <w:r w:rsidRPr="00D24361">
        <w:rPr>
          <w:rFonts w:ascii="Times New Roman" w:hAnsi="Times New Roman" w:cs="Times New Roman"/>
        </w:rPr>
        <w:t xml:space="preserve">, a mean absolute error (MAE) of </w:t>
      </w:r>
      <w:r w:rsidRPr="00A37201">
        <w:rPr>
          <w:rFonts w:ascii="Times New Roman" w:hAnsi="Times New Roman" w:cs="Times New Roman"/>
        </w:rPr>
        <w:t xml:space="preserve">0.03 </w:t>
      </w:r>
      <w:r w:rsidR="004232B3" w:rsidRPr="00A37201">
        <w:rPr>
          <w:rFonts w:ascii="Times New Roman" w:hAnsi="Times New Roman" w:cs="Times New Roman" w:hint="eastAsia"/>
        </w:rPr>
        <w:t>mV</w:t>
      </w:r>
      <w:r w:rsidR="00E73981">
        <w:rPr>
          <w:rFonts w:ascii="Times New Roman" w:hAnsi="Times New Roman" w:cs="Times New Roman" w:hint="eastAsia"/>
        </w:rPr>
        <w:t>,</w:t>
      </w:r>
      <w:r w:rsidR="004232B3">
        <w:rPr>
          <w:rFonts w:ascii="Times New Roman" w:hAnsi="Times New Roman" w:cs="Times New Roman" w:hint="eastAsia"/>
        </w:rPr>
        <w:t xml:space="preserve"> </w:t>
      </w:r>
      <w:r w:rsidRPr="00D24361">
        <w:rPr>
          <w:rFonts w:ascii="Times New Roman" w:hAnsi="Times New Roman" w:cs="Times New Roman"/>
        </w:rPr>
        <w:t xml:space="preserve">and a mean squared error (MSE) of </w:t>
      </w:r>
      <w:r w:rsidRPr="00A37201">
        <w:rPr>
          <w:rFonts w:ascii="Times New Roman" w:hAnsi="Times New Roman" w:cs="Times New Roman"/>
        </w:rPr>
        <w:t>0.003</w:t>
      </w:r>
      <w:r w:rsidR="004232B3" w:rsidRPr="00A37201">
        <w:rPr>
          <w:rFonts w:ascii="Times New Roman" w:hAnsi="Times New Roman" w:cs="Times New Roman" w:hint="eastAsia"/>
        </w:rPr>
        <w:t xml:space="preserve"> mV</w:t>
      </w:r>
      <w:r w:rsidR="0069603C" w:rsidRPr="0069603C">
        <w:rPr>
          <w:rFonts w:ascii="Times New Roman" w:hAnsi="Times New Roman" w:cs="Times New Roman" w:hint="eastAsia"/>
          <w:vertAlign w:val="superscript"/>
        </w:rPr>
        <w:t>2</w:t>
      </w:r>
      <w:r w:rsidRPr="00D24361">
        <w:rPr>
          <w:rFonts w:ascii="Times New Roman" w:hAnsi="Times New Roman" w:cs="Times New Roman"/>
        </w:rPr>
        <w:t xml:space="preserve"> (</w:t>
      </w:r>
      <w:r w:rsidR="009C75C4" w:rsidRPr="00A37201">
        <w:rPr>
          <w:rFonts w:ascii="Times New Roman" w:hAnsi="Times New Roman" w:cs="Times New Roman" w:hint="eastAsia"/>
          <w:b/>
          <w:bCs/>
        </w:rPr>
        <w:t>fig. S3</w:t>
      </w:r>
      <w:r w:rsidR="00AF3F57">
        <w:rPr>
          <w:rFonts w:ascii="Times New Roman" w:hAnsi="Times New Roman" w:cs="Times New Roman" w:hint="eastAsia"/>
          <w:b/>
          <w:bCs/>
        </w:rPr>
        <w:t>9</w:t>
      </w:r>
      <w:r w:rsidR="009C75C4" w:rsidRPr="00A37201">
        <w:rPr>
          <w:rFonts w:ascii="Times New Roman" w:hAnsi="Times New Roman" w:cs="Times New Roman" w:hint="eastAsia"/>
          <w:b/>
          <w:bCs/>
        </w:rPr>
        <w:t>B</w:t>
      </w:r>
      <w:r w:rsidRPr="00D24361">
        <w:rPr>
          <w:rFonts w:ascii="Times New Roman" w:hAnsi="Times New Roman" w:cs="Times New Roman"/>
        </w:rPr>
        <w:t xml:space="preserve">). </w:t>
      </w:r>
      <w:r w:rsidR="001F203D">
        <w:rPr>
          <w:rFonts w:ascii="Times New Roman" w:hAnsi="Times New Roman" w:cs="Times New Roman" w:hint="eastAsia"/>
        </w:rPr>
        <w:t>C</w:t>
      </w:r>
      <w:r w:rsidR="00620630" w:rsidRPr="00D24361">
        <w:rPr>
          <w:rFonts w:ascii="Times New Roman" w:hAnsi="Times New Roman" w:cs="Times New Roman"/>
        </w:rPr>
        <w:t xml:space="preserve">ardiac-related spectral components </w:t>
      </w:r>
      <w:r w:rsidR="00702078">
        <w:rPr>
          <w:rFonts w:ascii="Times New Roman" w:hAnsi="Times New Roman" w:cs="Times New Roman" w:hint="eastAsia"/>
        </w:rPr>
        <w:t>were</w:t>
      </w:r>
      <w:r w:rsidR="00702078" w:rsidRPr="00D24361">
        <w:rPr>
          <w:rFonts w:ascii="Times New Roman" w:hAnsi="Times New Roman" w:cs="Times New Roman"/>
        </w:rPr>
        <w:t xml:space="preserve"> </w:t>
      </w:r>
      <w:r w:rsidR="001F203D">
        <w:rPr>
          <w:rFonts w:ascii="Times New Roman" w:hAnsi="Times New Roman" w:cs="Times New Roman" w:hint="eastAsia"/>
        </w:rPr>
        <w:t xml:space="preserve">clearly </w:t>
      </w:r>
      <w:r w:rsidR="00620630" w:rsidRPr="00D24361">
        <w:rPr>
          <w:rFonts w:ascii="Times New Roman" w:hAnsi="Times New Roman" w:cs="Times New Roman"/>
        </w:rPr>
        <w:t xml:space="preserve">recovered but </w:t>
      </w:r>
      <w:r w:rsidR="00702078">
        <w:rPr>
          <w:rFonts w:ascii="Times New Roman" w:hAnsi="Times New Roman" w:cs="Times New Roman" w:hint="eastAsia"/>
        </w:rPr>
        <w:t xml:space="preserve">were </w:t>
      </w:r>
      <w:r w:rsidR="001F203D">
        <w:rPr>
          <w:rFonts w:ascii="Times New Roman" w:hAnsi="Times New Roman" w:cs="Times New Roman" w:hint="eastAsia"/>
        </w:rPr>
        <w:t>largely</w:t>
      </w:r>
      <w:r w:rsidR="00620630" w:rsidRPr="00D24361">
        <w:rPr>
          <w:rFonts w:ascii="Times New Roman" w:hAnsi="Times New Roman" w:cs="Times New Roman"/>
        </w:rPr>
        <w:t xml:space="preserve"> absent in the original composite biopotential </w:t>
      </w:r>
      <w:r w:rsidRPr="00D24361">
        <w:rPr>
          <w:rFonts w:ascii="Times New Roman" w:hAnsi="Times New Roman" w:cs="Times New Roman"/>
        </w:rPr>
        <w:lastRenderedPageBreak/>
        <w:t>(</w:t>
      </w:r>
      <w:r w:rsidR="009C75C4">
        <w:rPr>
          <w:rFonts w:ascii="Times New Roman" w:hAnsi="Times New Roman" w:cs="Times New Roman" w:hint="eastAsia"/>
          <w:b/>
          <w:bCs/>
        </w:rPr>
        <w:t>f</w:t>
      </w:r>
      <w:r w:rsidRPr="00D24361">
        <w:rPr>
          <w:rFonts w:ascii="Times New Roman" w:hAnsi="Times New Roman" w:cs="Times New Roman"/>
          <w:b/>
          <w:bCs/>
        </w:rPr>
        <w:t>ig</w:t>
      </w:r>
      <w:r w:rsidR="009C75C4">
        <w:rPr>
          <w:rFonts w:ascii="Times New Roman" w:hAnsi="Times New Roman" w:cs="Times New Roman" w:hint="eastAsia"/>
          <w:b/>
          <w:bCs/>
        </w:rPr>
        <w:t>.</w:t>
      </w:r>
      <w:r w:rsidRPr="00D24361">
        <w:rPr>
          <w:rFonts w:ascii="Times New Roman" w:hAnsi="Times New Roman" w:cs="Times New Roman"/>
          <w:b/>
          <w:bCs/>
        </w:rPr>
        <w:t xml:space="preserve"> S</w:t>
      </w:r>
      <w:r w:rsidR="00AF3F57">
        <w:rPr>
          <w:rFonts w:ascii="Times New Roman" w:hAnsi="Times New Roman" w:cs="Times New Roman" w:hint="eastAsia"/>
          <w:b/>
          <w:bCs/>
        </w:rPr>
        <w:t>40</w:t>
      </w:r>
      <w:r w:rsidRPr="00D24361">
        <w:rPr>
          <w:rFonts w:ascii="Times New Roman" w:hAnsi="Times New Roman" w:cs="Times New Roman"/>
        </w:rPr>
        <w:t xml:space="preserve">). </w:t>
      </w:r>
      <w:r w:rsidR="003B2D80" w:rsidRPr="003B2D80">
        <w:rPr>
          <w:rFonts w:ascii="Times New Roman" w:hAnsi="Times New Roman" w:cs="Times New Roman"/>
        </w:rPr>
        <w:t>R-to</w:t>
      </w:r>
      <w:r w:rsidR="00504F68">
        <w:rPr>
          <w:rFonts w:ascii="Times New Roman" w:hAnsi="Times New Roman" w:cs="Times New Roman" w:hint="eastAsia"/>
        </w:rPr>
        <w:t>-</w:t>
      </w:r>
      <w:r w:rsidR="003B2D80" w:rsidRPr="003B2D80">
        <w:rPr>
          <w:rFonts w:ascii="Times New Roman" w:hAnsi="Times New Roman" w:cs="Times New Roman"/>
        </w:rPr>
        <w:t xml:space="preserve">R </w:t>
      </w:r>
      <w:r w:rsidR="00620630" w:rsidRPr="00D24361">
        <w:rPr>
          <w:rFonts w:ascii="Times New Roman" w:hAnsi="Times New Roman" w:cs="Times New Roman"/>
        </w:rPr>
        <w:t>intervals</w:t>
      </w:r>
      <w:r w:rsidR="00DE537E">
        <w:rPr>
          <w:rFonts w:ascii="Times New Roman" w:hAnsi="Times New Roman" w:cs="Times New Roman"/>
        </w:rPr>
        <w:t xml:space="preserve"> </w:t>
      </w:r>
      <w:r w:rsidR="00DE537E">
        <w:rPr>
          <w:rFonts w:ascii="Times New Roman" w:hAnsi="Times New Roman" w:cs="Times New Roman" w:hint="eastAsia"/>
        </w:rPr>
        <w:t>(</w:t>
      </w:r>
      <w:r w:rsidR="00DE537E" w:rsidRPr="00D24361">
        <w:rPr>
          <w:rFonts w:ascii="Times New Roman" w:hAnsi="Times New Roman" w:cs="Times New Roman"/>
        </w:rPr>
        <w:t>RR</w:t>
      </w:r>
      <w:r w:rsidR="00DE537E">
        <w:rPr>
          <w:rFonts w:ascii="Times New Roman" w:hAnsi="Times New Roman" w:cs="Times New Roman"/>
        </w:rPr>
        <w:t>I</w:t>
      </w:r>
      <w:r w:rsidR="00DE537E">
        <w:rPr>
          <w:rFonts w:ascii="Times New Roman" w:hAnsi="Times New Roman" w:cs="Times New Roman" w:hint="eastAsia"/>
        </w:rPr>
        <w:t>)</w:t>
      </w:r>
      <w:r w:rsidR="00620630" w:rsidRPr="00D24361">
        <w:rPr>
          <w:rFonts w:ascii="Times New Roman" w:hAnsi="Times New Roman" w:cs="Times New Roman"/>
        </w:rPr>
        <w:t xml:space="preserve"> and </w:t>
      </w:r>
      <w:r w:rsidR="003B2D80">
        <w:rPr>
          <w:rFonts w:ascii="Times New Roman" w:hAnsi="Times New Roman" w:cs="Times New Roman" w:hint="eastAsia"/>
        </w:rPr>
        <w:t>heart rate (</w:t>
      </w:r>
      <w:r w:rsidR="00620630" w:rsidRPr="00D24361">
        <w:rPr>
          <w:rFonts w:ascii="Times New Roman" w:hAnsi="Times New Roman" w:cs="Times New Roman"/>
        </w:rPr>
        <w:t>HR</w:t>
      </w:r>
      <w:r w:rsidR="003B2D80">
        <w:rPr>
          <w:rFonts w:ascii="Times New Roman" w:hAnsi="Times New Roman" w:cs="Times New Roman" w:hint="eastAsia"/>
        </w:rPr>
        <w:t>)</w:t>
      </w:r>
      <w:r w:rsidR="001F203D">
        <w:rPr>
          <w:rFonts w:ascii="Times New Roman" w:hAnsi="Times New Roman" w:cs="Times New Roman" w:hint="eastAsia"/>
        </w:rPr>
        <w:t xml:space="preserve"> trajectories</w:t>
      </w:r>
      <w:r w:rsidR="00620630" w:rsidRPr="00D24361">
        <w:rPr>
          <w:rFonts w:ascii="Times New Roman" w:hAnsi="Times New Roman" w:cs="Times New Roman"/>
        </w:rPr>
        <w:t xml:space="preserve"> derived from reconstructed ECG show</w:t>
      </w:r>
      <w:r w:rsidR="00702078">
        <w:rPr>
          <w:rFonts w:ascii="Times New Roman" w:hAnsi="Times New Roman" w:cs="Times New Roman" w:hint="eastAsia"/>
        </w:rPr>
        <w:t>ed</w:t>
      </w:r>
      <w:r w:rsidR="00620630" w:rsidRPr="00D24361">
        <w:rPr>
          <w:rFonts w:ascii="Times New Roman" w:hAnsi="Times New Roman" w:cs="Times New Roman"/>
        </w:rPr>
        <w:t xml:space="preserve"> near-perfect agreement</w:t>
      </w:r>
      <w:r w:rsidR="009C75C4">
        <w:rPr>
          <w:rFonts w:ascii="Times New Roman" w:hAnsi="Times New Roman" w:cs="Times New Roman" w:hint="eastAsia"/>
        </w:rPr>
        <w:t xml:space="preserve"> </w:t>
      </w:r>
      <w:r w:rsidR="00620630" w:rsidRPr="00D24361">
        <w:rPr>
          <w:rFonts w:ascii="Times New Roman" w:hAnsi="Times New Roman" w:cs="Times New Roman"/>
        </w:rPr>
        <w:t xml:space="preserve">with </w:t>
      </w:r>
      <w:r w:rsidR="001F203D" w:rsidRPr="00D24361">
        <w:rPr>
          <w:rFonts w:ascii="Times New Roman" w:hAnsi="Times New Roman" w:cs="Times New Roman"/>
        </w:rPr>
        <w:t>reference</w:t>
      </w:r>
      <w:r w:rsidR="001F203D">
        <w:rPr>
          <w:rFonts w:ascii="Times New Roman" w:hAnsi="Times New Roman" w:cs="Times New Roman" w:hint="eastAsia"/>
        </w:rPr>
        <w:t xml:space="preserve"> </w:t>
      </w:r>
      <w:r w:rsidR="009C75C4">
        <w:rPr>
          <w:rFonts w:ascii="Times New Roman" w:hAnsi="Times New Roman" w:cs="Times New Roman" w:hint="eastAsia"/>
        </w:rPr>
        <w:t xml:space="preserve">ECG </w:t>
      </w:r>
      <w:r w:rsidR="00352EDB">
        <w:rPr>
          <w:rFonts w:ascii="Times New Roman" w:hAnsi="Times New Roman" w:cs="Times New Roman" w:hint="eastAsia"/>
        </w:rPr>
        <w:t>(R</w:t>
      </w:r>
      <w:r w:rsidR="00352EDB" w:rsidRPr="00D24361">
        <w:rPr>
          <w:rFonts w:ascii="Times New Roman" w:hAnsi="Times New Roman" w:cs="Times New Roman"/>
        </w:rPr>
        <w:t>² = 0.998</w:t>
      </w:r>
      <w:r w:rsidR="00352EDB">
        <w:rPr>
          <w:rFonts w:ascii="Times New Roman" w:hAnsi="Times New Roman" w:cs="Times New Roman" w:hint="eastAsia"/>
        </w:rPr>
        <w:t>)</w:t>
      </w:r>
      <w:r w:rsidR="00352EDB" w:rsidRPr="00D24361">
        <w:rPr>
          <w:rFonts w:ascii="Times New Roman" w:hAnsi="Times New Roman" w:cs="Times New Roman"/>
        </w:rPr>
        <w:t xml:space="preserve"> </w:t>
      </w:r>
      <w:r w:rsidR="00620630" w:rsidRPr="00D24361">
        <w:rPr>
          <w:rFonts w:ascii="Times New Roman" w:hAnsi="Times New Roman" w:cs="Times New Roman"/>
        </w:rPr>
        <w:t>(</w:t>
      </w:r>
      <w:r w:rsidR="009C75C4" w:rsidRPr="009C75C4">
        <w:rPr>
          <w:rFonts w:ascii="Times New Roman" w:hAnsi="Times New Roman" w:cs="Times New Roman" w:hint="eastAsia"/>
          <w:b/>
          <w:bCs/>
        </w:rPr>
        <w:t>Fig. 2N</w:t>
      </w:r>
      <w:r w:rsidR="001F203D">
        <w:rPr>
          <w:rFonts w:ascii="Times New Roman" w:hAnsi="Times New Roman" w:cs="Times New Roman" w:hint="eastAsia"/>
        </w:rPr>
        <w:t xml:space="preserve"> and</w:t>
      </w:r>
      <w:r w:rsidR="009C75C4">
        <w:rPr>
          <w:rFonts w:ascii="Times New Roman" w:hAnsi="Times New Roman" w:cs="Times New Roman" w:hint="eastAsia"/>
        </w:rPr>
        <w:t xml:space="preserve"> </w:t>
      </w:r>
      <w:r w:rsidR="009C75C4">
        <w:rPr>
          <w:rFonts w:ascii="Times New Roman" w:hAnsi="Times New Roman" w:cs="Times New Roman" w:hint="eastAsia"/>
          <w:b/>
          <w:bCs/>
        </w:rPr>
        <w:t>f</w:t>
      </w:r>
      <w:r w:rsidR="00620630" w:rsidRPr="00D24361">
        <w:rPr>
          <w:rFonts w:ascii="Times New Roman" w:hAnsi="Times New Roman" w:cs="Times New Roman"/>
          <w:b/>
          <w:bCs/>
        </w:rPr>
        <w:t>ig</w:t>
      </w:r>
      <w:r w:rsidR="009C75C4">
        <w:rPr>
          <w:rFonts w:ascii="Times New Roman" w:hAnsi="Times New Roman" w:cs="Times New Roman" w:hint="eastAsia"/>
          <w:b/>
          <w:bCs/>
        </w:rPr>
        <w:t>.</w:t>
      </w:r>
      <w:r w:rsidR="00620630" w:rsidRPr="00D24361">
        <w:rPr>
          <w:rFonts w:ascii="Times New Roman" w:hAnsi="Times New Roman" w:cs="Times New Roman"/>
          <w:b/>
          <w:bCs/>
        </w:rPr>
        <w:t xml:space="preserve"> S</w:t>
      </w:r>
      <w:r w:rsidR="009C75C4">
        <w:rPr>
          <w:rFonts w:ascii="Times New Roman" w:hAnsi="Times New Roman" w:cs="Times New Roman" w:hint="eastAsia"/>
          <w:b/>
          <w:bCs/>
        </w:rPr>
        <w:t>4</w:t>
      </w:r>
      <w:r w:rsidR="00AF3F57">
        <w:rPr>
          <w:rFonts w:ascii="Times New Roman" w:hAnsi="Times New Roman" w:cs="Times New Roman" w:hint="eastAsia"/>
          <w:b/>
          <w:bCs/>
        </w:rPr>
        <w:t>1</w:t>
      </w:r>
      <w:r w:rsidR="00620630" w:rsidRPr="00D24361">
        <w:rPr>
          <w:rFonts w:ascii="Times New Roman" w:hAnsi="Times New Roman" w:cs="Times New Roman"/>
        </w:rPr>
        <w:t xml:space="preserve">). </w:t>
      </w:r>
    </w:p>
    <w:p w14:paraId="4E89FF1A" w14:textId="4FBF4CED" w:rsidR="00DB6375" w:rsidRPr="00AF0BC7" w:rsidRDefault="007729A0" w:rsidP="000A49F8">
      <w:pPr>
        <w:spacing w:line="276" w:lineRule="auto"/>
        <w:jc w:val="both"/>
        <w:rPr>
          <w:rFonts w:ascii="Times New Roman" w:hAnsi="Times New Roman" w:cs="Times New Roman"/>
        </w:rPr>
      </w:pPr>
      <w:r>
        <w:rPr>
          <w:rFonts w:ascii="Times New Roman" w:hAnsi="Times New Roman" w:cs="Times New Roman" w:hint="eastAsia"/>
        </w:rPr>
        <w:t>C</w:t>
      </w:r>
      <w:r w:rsidR="00D607C3" w:rsidRPr="00D607C3">
        <w:rPr>
          <w:rFonts w:ascii="Times New Roman" w:hAnsi="Times New Roman" w:cs="Times New Roman"/>
        </w:rPr>
        <w:t>linically relevant ECG metrics c</w:t>
      </w:r>
      <w:r>
        <w:rPr>
          <w:rFonts w:ascii="Times New Roman" w:hAnsi="Times New Roman" w:cs="Times New Roman" w:hint="eastAsia"/>
        </w:rPr>
        <w:t>ould also</w:t>
      </w:r>
      <w:r w:rsidR="00D607C3" w:rsidRPr="00D607C3">
        <w:rPr>
          <w:rFonts w:ascii="Times New Roman" w:hAnsi="Times New Roman" w:cs="Times New Roman"/>
        </w:rPr>
        <w:t xml:space="preserve"> be extracted </w:t>
      </w:r>
      <w:r w:rsidRPr="00D607C3">
        <w:rPr>
          <w:rFonts w:ascii="Times New Roman" w:hAnsi="Times New Roman" w:cs="Times New Roman"/>
        </w:rPr>
        <w:t xml:space="preserve">reliably </w:t>
      </w:r>
      <w:r w:rsidR="00D607C3" w:rsidRPr="00D607C3">
        <w:rPr>
          <w:rFonts w:ascii="Times New Roman" w:hAnsi="Times New Roman" w:cs="Times New Roman"/>
        </w:rPr>
        <w:t>from the reconstructed signals.</w:t>
      </w:r>
      <w:r w:rsidR="00D607C3">
        <w:rPr>
          <w:rFonts w:ascii="Times New Roman" w:hAnsi="Times New Roman" w:cs="Times New Roman" w:hint="eastAsia"/>
        </w:rPr>
        <w:t xml:space="preserve"> </w:t>
      </w:r>
      <w:r w:rsidR="00EE79F2" w:rsidRPr="00D24361">
        <w:rPr>
          <w:rFonts w:ascii="Times New Roman" w:hAnsi="Times New Roman" w:cs="Times New Roman"/>
        </w:rPr>
        <w:t xml:space="preserve">Bland–Altman </w:t>
      </w:r>
      <w:r>
        <w:rPr>
          <w:rFonts w:ascii="Times New Roman" w:hAnsi="Times New Roman" w:cs="Times New Roman" w:hint="eastAsia"/>
        </w:rPr>
        <w:t xml:space="preserve">analyses </w:t>
      </w:r>
      <w:r w:rsidR="00D15F7F" w:rsidRPr="00D15F7F">
        <w:rPr>
          <w:rFonts w:ascii="Times New Roman" w:hAnsi="Times New Roman" w:cs="Times New Roman"/>
        </w:rPr>
        <w:t>demonstrate</w:t>
      </w:r>
      <w:r>
        <w:rPr>
          <w:rFonts w:ascii="Times New Roman" w:hAnsi="Times New Roman" w:cs="Times New Roman" w:hint="eastAsia"/>
        </w:rPr>
        <w:t>d</w:t>
      </w:r>
      <w:r w:rsidR="00D15F7F" w:rsidRPr="00D15F7F">
        <w:rPr>
          <w:rFonts w:ascii="Times New Roman" w:hAnsi="Times New Roman" w:cs="Times New Roman"/>
        </w:rPr>
        <w:t xml:space="preserve"> strong agreement across multiple parameters, </w:t>
      </w:r>
      <w:r w:rsidR="00D15F7F">
        <w:rPr>
          <w:rFonts w:ascii="Times New Roman" w:hAnsi="Times New Roman" w:cs="Times New Roman" w:hint="eastAsia"/>
        </w:rPr>
        <w:t>including</w:t>
      </w:r>
      <w:r w:rsidR="005E0D95">
        <w:rPr>
          <w:rFonts w:ascii="Times New Roman" w:hAnsi="Times New Roman" w:cs="Times New Roman" w:hint="eastAsia"/>
        </w:rPr>
        <w:t xml:space="preserve"> </w:t>
      </w:r>
      <w:r w:rsidR="00EE79F2" w:rsidRPr="00D24361">
        <w:rPr>
          <w:rFonts w:ascii="Times New Roman" w:hAnsi="Times New Roman" w:cs="Times New Roman"/>
        </w:rPr>
        <w:t>JT interval, diastolic interval, and QT-to-RR</w:t>
      </w:r>
      <w:r w:rsidR="00DE537E">
        <w:rPr>
          <w:rFonts w:ascii="Times New Roman" w:hAnsi="Times New Roman" w:cs="Times New Roman"/>
        </w:rPr>
        <w:t>I</w:t>
      </w:r>
      <w:r w:rsidR="00EE79F2" w:rsidRPr="00D24361">
        <w:rPr>
          <w:rFonts w:ascii="Times New Roman" w:hAnsi="Times New Roman" w:cs="Times New Roman"/>
        </w:rPr>
        <w:t xml:space="preserve"> ratio</w:t>
      </w:r>
      <w:r w:rsidR="00D15F7F">
        <w:rPr>
          <w:rFonts w:ascii="Times New Roman" w:hAnsi="Times New Roman" w:cs="Times New Roman" w:hint="eastAsia"/>
        </w:rPr>
        <w:t xml:space="preserve"> </w:t>
      </w:r>
      <w:r w:rsidR="00EE79F2" w:rsidRPr="00D24361">
        <w:rPr>
          <w:rFonts w:ascii="Times New Roman" w:hAnsi="Times New Roman" w:cs="Times New Roman"/>
        </w:rPr>
        <w:t>(</w:t>
      </w:r>
      <w:r w:rsidR="00EE79F2" w:rsidRPr="00D24361">
        <w:rPr>
          <w:rFonts w:ascii="Times New Roman" w:hAnsi="Times New Roman" w:cs="Times New Roman"/>
          <w:b/>
          <w:bCs/>
        </w:rPr>
        <w:t>Fig</w:t>
      </w:r>
      <w:r w:rsidR="005E0D95">
        <w:rPr>
          <w:rFonts w:ascii="Times New Roman" w:hAnsi="Times New Roman" w:cs="Times New Roman" w:hint="eastAsia"/>
          <w:b/>
          <w:bCs/>
        </w:rPr>
        <w:t>.</w:t>
      </w:r>
      <w:r w:rsidR="00EE79F2" w:rsidRPr="00D24361">
        <w:rPr>
          <w:rFonts w:ascii="Times New Roman" w:hAnsi="Times New Roman" w:cs="Times New Roman"/>
          <w:b/>
          <w:bCs/>
        </w:rPr>
        <w:t xml:space="preserve"> 2</w:t>
      </w:r>
      <w:r w:rsidR="005E0D95" w:rsidRPr="005E0D95">
        <w:rPr>
          <w:rFonts w:ascii="Times New Roman" w:hAnsi="Times New Roman" w:cs="Times New Roman" w:hint="eastAsia"/>
        </w:rPr>
        <w:t>,</w:t>
      </w:r>
      <w:r w:rsidR="005E0D95">
        <w:rPr>
          <w:rFonts w:ascii="Times New Roman" w:hAnsi="Times New Roman" w:cs="Times New Roman" w:hint="eastAsia"/>
          <w:b/>
          <w:bCs/>
        </w:rPr>
        <w:t xml:space="preserve"> O </w:t>
      </w:r>
      <w:r w:rsidR="005E0D95" w:rsidRPr="005E0D95">
        <w:rPr>
          <w:rFonts w:ascii="Times New Roman" w:hAnsi="Times New Roman" w:cs="Times New Roman" w:hint="eastAsia"/>
        </w:rPr>
        <w:t>and</w:t>
      </w:r>
      <w:r w:rsidR="005E0D95">
        <w:rPr>
          <w:rFonts w:ascii="Times New Roman" w:hAnsi="Times New Roman" w:cs="Times New Roman" w:hint="eastAsia"/>
          <w:b/>
          <w:bCs/>
        </w:rPr>
        <w:t xml:space="preserve"> P</w:t>
      </w:r>
      <w:r w:rsidR="005E0D95" w:rsidRPr="005E0D95">
        <w:rPr>
          <w:rFonts w:ascii="Times New Roman" w:hAnsi="Times New Roman" w:cs="Times New Roman" w:hint="eastAsia"/>
        </w:rPr>
        <w:t>;</w:t>
      </w:r>
      <w:r w:rsidR="005E0D95">
        <w:rPr>
          <w:rFonts w:ascii="Times New Roman" w:hAnsi="Times New Roman" w:cs="Times New Roman" w:hint="eastAsia"/>
          <w:b/>
          <w:bCs/>
        </w:rPr>
        <w:t xml:space="preserve"> fig.</w:t>
      </w:r>
      <w:r w:rsidR="00EE79F2" w:rsidRPr="00D24361">
        <w:rPr>
          <w:rFonts w:ascii="Times New Roman" w:hAnsi="Times New Roman" w:cs="Times New Roman"/>
          <w:b/>
          <w:bCs/>
        </w:rPr>
        <w:t xml:space="preserve"> S</w:t>
      </w:r>
      <w:r w:rsidR="00BD6896" w:rsidRPr="00D24361">
        <w:rPr>
          <w:rFonts w:ascii="Times New Roman" w:hAnsi="Times New Roman" w:cs="Times New Roman"/>
          <w:b/>
          <w:bCs/>
        </w:rPr>
        <w:t>4</w:t>
      </w:r>
      <w:r w:rsidR="00AF3F57">
        <w:rPr>
          <w:rFonts w:ascii="Times New Roman" w:hAnsi="Times New Roman" w:cs="Times New Roman" w:hint="eastAsia"/>
          <w:b/>
          <w:bCs/>
        </w:rPr>
        <w:t>2</w:t>
      </w:r>
      <w:r w:rsidR="00EE79F2" w:rsidRPr="00D24361">
        <w:rPr>
          <w:rFonts w:ascii="Times New Roman" w:hAnsi="Times New Roman" w:cs="Times New Roman"/>
        </w:rPr>
        <w:t>).</w:t>
      </w:r>
      <w:r w:rsidR="00AF0BC7">
        <w:rPr>
          <w:rFonts w:ascii="Times New Roman" w:hAnsi="Times New Roman" w:cs="Times New Roman" w:hint="eastAsia"/>
        </w:rPr>
        <w:t xml:space="preserve"> </w:t>
      </w:r>
      <w:r w:rsidR="00562B08" w:rsidRPr="00562B08">
        <w:rPr>
          <w:rFonts w:ascii="Times New Roman" w:hAnsi="Times New Roman" w:cs="Times New Roman"/>
        </w:rPr>
        <w:t xml:space="preserve">Compared with prior </w:t>
      </w:r>
      <w:r w:rsidR="00D15F7F">
        <w:rPr>
          <w:rFonts w:ascii="Times New Roman" w:hAnsi="Times New Roman" w:cs="Times New Roman" w:hint="eastAsia"/>
        </w:rPr>
        <w:t>approaches</w:t>
      </w:r>
      <w:r w:rsidR="00D15F7F" w:rsidRPr="00562B08">
        <w:rPr>
          <w:rFonts w:ascii="Times New Roman" w:hAnsi="Times New Roman" w:cs="Times New Roman"/>
        </w:rPr>
        <w:t xml:space="preserve"> </w:t>
      </w:r>
      <w:r w:rsidR="00562B08" w:rsidRPr="00562B08">
        <w:rPr>
          <w:rFonts w:ascii="Times New Roman" w:hAnsi="Times New Roman" w:cs="Times New Roman"/>
        </w:rPr>
        <w:t xml:space="preserve">that rely on contralateral electrodes or </w:t>
      </w:r>
      <w:r w:rsidR="00D15F7F">
        <w:rPr>
          <w:rFonts w:ascii="Times New Roman" w:hAnsi="Times New Roman" w:cs="Times New Roman" w:hint="eastAsia"/>
        </w:rPr>
        <w:t>provide</w:t>
      </w:r>
      <w:r w:rsidR="00D15F7F" w:rsidRPr="00562B08">
        <w:rPr>
          <w:rFonts w:ascii="Times New Roman" w:hAnsi="Times New Roman" w:cs="Times New Roman"/>
        </w:rPr>
        <w:t xml:space="preserve"> </w:t>
      </w:r>
      <w:r w:rsidR="00562B08" w:rsidRPr="00562B08">
        <w:rPr>
          <w:rFonts w:ascii="Times New Roman" w:hAnsi="Times New Roman" w:cs="Times New Roman"/>
        </w:rPr>
        <w:t xml:space="preserve">only </w:t>
      </w:r>
      <w:r w:rsidR="00D15F7F">
        <w:rPr>
          <w:rFonts w:ascii="Times New Roman" w:hAnsi="Times New Roman" w:cs="Times New Roman" w:hint="eastAsia"/>
        </w:rPr>
        <w:t>limited</w:t>
      </w:r>
      <w:r w:rsidR="00562B08" w:rsidRPr="00562B08">
        <w:rPr>
          <w:rFonts w:ascii="Times New Roman" w:hAnsi="Times New Roman" w:cs="Times New Roman"/>
        </w:rPr>
        <w:t xml:space="preserve"> R-peak </w:t>
      </w:r>
      <w:r w:rsidR="00D15F7F">
        <w:rPr>
          <w:rFonts w:ascii="Times New Roman" w:hAnsi="Times New Roman" w:cs="Times New Roman" w:hint="eastAsia"/>
        </w:rPr>
        <w:t>detection</w:t>
      </w:r>
      <w:r w:rsidR="00562B08" w:rsidRPr="00562B08">
        <w:rPr>
          <w:rFonts w:ascii="Times New Roman" w:hAnsi="Times New Roman" w:cs="Times New Roman"/>
        </w:rPr>
        <w:t xml:space="preserve">, </w:t>
      </w:r>
      <w:r w:rsidR="00D15F7F">
        <w:rPr>
          <w:rFonts w:ascii="Times New Roman" w:hAnsi="Times New Roman" w:cs="Times New Roman" w:hint="eastAsia"/>
        </w:rPr>
        <w:t>this method</w:t>
      </w:r>
      <w:r w:rsidR="00562B08" w:rsidRPr="00562B08">
        <w:rPr>
          <w:rFonts w:ascii="Times New Roman" w:hAnsi="Times New Roman" w:cs="Times New Roman"/>
        </w:rPr>
        <w:t xml:space="preserve"> enables reconstruction of </w:t>
      </w:r>
      <w:r w:rsidR="00D15F7F">
        <w:rPr>
          <w:rFonts w:ascii="Times New Roman" w:hAnsi="Times New Roman" w:cs="Times New Roman" w:hint="eastAsia"/>
        </w:rPr>
        <w:t xml:space="preserve">complete, </w:t>
      </w:r>
      <w:r w:rsidR="00562B08" w:rsidRPr="00562B08">
        <w:rPr>
          <w:rFonts w:ascii="Times New Roman" w:hAnsi="Times New Roman" w:cs="Times New Roman"/>
        </w:rPr>
        <w:t>clinically meaningful cardiac waveforms from a single ear</w:t>
      </w:r>
      <w:r w:rsidR="004F5AA4">
        <w:rPr>
          <w:rFonts w:ascii="Times New Roman" w:hAnsi="Times New Roman" w:cs="Times New Roman" w:hint="eastAsia"/>
        </w:rPr>
        <w:t>-canal recording</w:t>
      </w:r>
      <w:r w:rsidR="00562B08" w:rsidRPr="00562B08">
        <w:rPr>
          <w:rFonts w:ascii="Times New Roman" w:hAnsi="Times New Roman" w:cs="Times New Roman"/>
        </w:rPr>
        <w:t xml:space="preserve"> (</w:t>
      </w:r>
      <w:r w:rsidR="00D17B41">
        <w:rPr>
          <w:rFonts w:ascii="Times New Roman" w:hAnsi="Times New Roman" w:cs="Times New Roman" w:hint="eastAsia"/>
          <w:b/>
          <w:bCs/>
        </w:rPr>
        <w:t>t</w:t>
      </w:r>
      <w:r w:rsidR="00562B08" w:rsidRPr="00562B08">
        <w:rPr>
          <w:rFonts w:ascii="Times New Roman" w:hAnsi="Times New Roman" w:cs="Times New Roman"/>
          <w:b/>
          <w:bCs/>
        </w:rPr>
        <w:t>able S1</w:t>
      </w:r>
      <w:r w:rsidR="00562B08" w:rsidRPr="00562B08">
        <w:rPr>
          <w:rFonts w:ascii="Times New Roman" w:hAnsi="Times New Roman" w:cs="Times New Roman"/>
        </w:rPr>
        <w:t>).</w:t>
      </w:r>
      <w:r w:rsidR="00AF0BC7" w:rsidRPr="00AF0BC7">
        <w:rPr>
          <w:rFonts w:ascii="Times New Roman" w:hAnsi="Times New Roman" w:cs="Times New Roman"/>
        </w:rPr>
        <w:t xml:space="preserve"> </w:t>
      </w:r>
      <w:r w:rsidRPr="007729A0">
        <w:rPr>
          <w:rFonts w:ascii="Times New Roman" w:hAnsi="Times New Roman" w:cs="Times New Roman"/>
        </w:rPr>
        <w:t>These results show that a single ear-canal biopotential measurement can support simultaneous neural monitoring and full ECG reconstruction.</w:t>
      </w:r>
      <w:r w:rsidRPr="007729A0" w:rsidDel="007729A0">
        <w:rPr>
          <w:rFonts w:ascii="Times New Roman" w:hAnsi="Times New Roman" w:cs="Times New Roman"/>
        </w:rPr>
        <w:t xml:space="preserve"> </w:t>
      </w:r>
    </w:p>
    <w:p w14:paraId="6B28F571" w14:textId="4633DBF4" w:rsidR="00490EA1" w:rsidRPr="00D24361" w:rsidRDefault="0094757E" w:rsidP="000A49F8">
      <w:pPr>
        <w:spacing w:line="276" w:lineRule="auto"/>
        <w:jc w:val="both"/>
        <w:rPr>
          <w:rFonts w:ascii="Times New Roman" w:hAnsi="Times New Roman" w:cs="Times New Roman"/>
          <w:b/>
          <w:bCs/>
        </w:rPr>
      </w:pPr>
      <w:r w:rsidRPr="00D24361">
        <w:rPr>
          <w:rFonts w:ascii="Times New Roman" w:hAnsi="Times New Roman" w:cs="Times New Roman"/>
          <w:b/>
          <w:bCs/>
        </w:rPr>
        <w:t>System</w:t>
      </w:r>
      <w:r w:rsidR="00490EA1" w:rsidRPr="00D24361">
        <w:rPr>
          <w:rFonts w:ascii="Times New Roman" w:hAnsi="Times New Roman" w:cs="Times New Roman"/>
          <w:b/>
          <w:bCs/>
        </w:rPr>
        <w:t xml:space="preserve"> integration </w:t>
      </w:r>
      <w:r w:rsidRPr="00D24361">
        <w:rPr>
          <w:rFonts w:ascii="Times New Roman" w:hAnsi="Times New Roman" w:cs="Times New Roman"/>
          <w:b/>
          <w:bCs/>
        </w:rPr>
        <w:t>and multimodal physiological sensing</w:t>
      </w:r>
    </w:p>
    <w:p w14:paraId="2827695A" w14:textId="1F6043A9" w:rsidR="00071690" w:rsidRDefault="00071690" w:rsidP="000A49F8">
      <w:pPr>
        <w:spacing w:line="276" w:lineRule="auto"/>
        <w:jc w:val="both"/>
        <w:rPr>
          <w:rFonts w:ascii="Times New Roman" w:hAnsi="Times New Roman" w:cs="Times New Roman"/>
        </w:rPr>
      </w:pPr>
      <w:r w:rsidRPr="00071690">
        <w:rPr>
          <w:rFonts w:ascii="Times New Roman" w:hAnsi="Times New Roman" w:cs="Times New Roman"/>
        </w:rPr>
        <w:t xml:space="preserve">EarSense integrates </w:t>
      </w:r>
      <w:r>
        <w:rPr>
          <w:rFonts w:ascii="Times New Roman" w:hAnsi="Times New Roman" w:cs="Times New Roman" w:hint="eastAsia"/>
        </w:rPr>
        <w:t xml:space="preserve">electrophysiological, optical, thermal, </w:t>
      </w:r>
      <w:r>
        <w:rPr>
          <w:rFonts w:ascii="Times New Roman" w:hAnsi="Times New Roman" w:cs="Times New Roman"/>
        </w:rPr>
        <w:t>electrodermal</w:t>
      </w:r>
      <w:r w:rsidR="00504F68">
        <w:rPr>
          <w:rFonts w:ascii="Times New Roman" w:hAnsi="Times New Roman" w:cs="Times New Roman" w:hint="eastAsia"/>
        </w:rPr>
        <w:t>,</w:t>
      </w:r>
      <w:r>
        <w:rPr>
          <w:rFonts w:ascii="Times New Roman" w:hAnsi="Times New Roman" w:cs="Times New Roman" w:hint="eastAsia"/>
        </w:rPr>
        <w:t xml:space="preserve"> and </w:t>
      </w:r>
      <w:r>
        <w:rPr>
          <w:rFonts w:ascii="Times New Roman" w:hAnsi="Times New Roman" w:cs="Times New Roman"/>
        </w:rPr>
        <w:t>inertial</w:t>
      </w:r>
      <w:r>
        <w:rPr>
          <w:rFonts w:ascii="Times New Roman" w:hAnsi="Times New Roman" w:cs="Times New Roman" w:hint="eastAsia"/>
        </w:rPr>
        <w:t xml:space="preserve"> </w:t>
      </w:r>
      <w:r w:rsidRPr="00071690">
        <w:rPr>
          <w:rFonts w:ascii="Times New Roman" w:hAnsi="Times New Roman" w:cs="Times New Roman"/>
        </w:rPr>
        <w:t xml:space="preserve">sensing within a compact </w:t>
      </w:r>
      <w:r>
        <w:rPr>
          <w:rFonts w:ascii="Times New Roman" w:hAnsi="Times New Roman" w:cs="Times New Roman" w:hint="eastAsia"/>
        </w:rPr>
        <w:t>earbud</w:t>
      </w:r>
      <w:r w:rsidRPr="00071690">
        <w:rPr>
          <w:rFonts w:ascii="Times New Roman" w:hAnsi="Times New Roman" w:cs="Times New Roman"/>
        </w:rPr>
        <w:t xml:space="preserve"> through a space-efficient FPCB</w:t>
      </w:r>
      <w:r w:rsidR="00504F68">
        <w:rPr>
          <w:rFonts w:ascii="Times New Roman" w:hAnsi="Times New Roman" w:cs="Times New Roman" w:hint="eastAsia"/>
        </w:rPr>
        <w:t xml:space="preserve"> design</w:t>
      </w:r>
      <w:r>
        <w:rPr>
          <w:rFonts w:ascii="Times New Roman" w:hAnsi="Times New Roman" w:cs="Times New Roman" w:hint="eastAsia"/>
        </w:rPr>
        <w:t xml:space="preserve">, </w:t>
      </w:r>
      <w:r w:rsidRPr="00071690">
        <w:rPr>
          <w:rFonts w:ascii="Times New Roman" w:hAnsi="Times New Roman" w:cs="Times New Roman"/>
        </w:rPr>
        <w:t xml:space="preserve">optimized </w:t>
      </w:r>
      <w:r>
        <w:rPr>
          <w:rFonts w:ascii="Times New Roman" w:hAnsi="Times New Roman" w:cs="Times New Roman" w:hint="eastAsia"/>
        </w:rPr>
        <w:t>layout</w:t>
      </w:r>
      <w:r w:rsidR="003349EC">
        <w:rPr>
          <w:rFonts w:ascii="Times New Roman" w:hAnsi="Times New Roman" w:cs="Times New Roman" w:hint="eastAsia"/>
        </w:rPr>
        <w:t>,</w:t>
      </w:r>
      <w:r>
        <w:rPr>
          <w:rFonts w:ascii="Times New Roman" w:hAnsi="Times New Roman" w:cs="Times New Roman" w:hint="eastAsia"/>
        </w:rPr>
        <w:t xml:space="preserve"> and </w:t>
      </w:r>
      <w:r w:rsidR="00341CE8">
        <w:rPr>
          <w:rFonts w:ascii="Times New Roman" w:hAnsi="Times New Roman" w:cs="Times New Roman" w:hint="eastAsia"/>
        </w:rPr>
        <w:t xml:space="preserve">integrated </w:t>
      </w:r>
      <w:r w:rsidRPr="00071690">
        <w:rPr>
          <w:rFonts w:ascii="Times New Roman" w:hAnsi="Times New Roman" w:cs="Times New Roman"/>
        </w:rPr>
        <w:t>electronic</w:t>
      </w:r>
      <w:r w:rsidR="003349EC">
        <w:rPr>
          <w:rFonts w:ascii="Times New Roman" w:hAnsi="Times New Roman" w:cs="Times New Roman" w:hint="eastAsia"/>
        </w:rPr>
        <w:t xml:space="preserve">s </w:t>
      </w:r>
      <w:r w:rsidRPr="00071690">
        <w:rPr>
          <w:rFonts w:ascii="Times New Roman" w:hAnsi="Times New Roman" w:cs="Times New Roman"/>
        </w:rPr>
        <w:t>(</w:t>
      </w:r>
      <w:r w:rsidRPr="00071690">
        <w:rPr>
          <w:rFonts w:ascii="Times New Roman" w:hAnsi="Times New Roman" w:cs="Times New Roman"/>
          <w:b/>
          <w:bCs/>
        </w:rPr>
        <w:t>Fig. 3A</w:t>
      </w:r>
      <w:r w:rsidRPr="00071690">
        <w:rPr>
          <w:rFonts w:ascii="Times New Roman" w:hAnsi="Times New Roman" w:cs="Times New Roman"/>
        </w:rPr>
        <w:t>).</w:t>
      </w:r>
      <w:r>
        <w:rPr>
          <w:rFonts w:ascii="Times New Roman" w:hAnsi="Times New Roman" w:cs="Times New Roman" w:hint="eastAsia"/>
        </w:rPr>
        <w:t xml:space="preserve"> </w:t>
      </w:r>
      <w:r w:rsidR="00341CE8" w:rsidRPr="00341CE8">
        <w:rPr>
          <w:rFonts w:ascii="Times New Roman" w:hAnsi="Times New Roman" w:cs="Times New Roman"/>
        </w:rPr>
        <w:t>The central FPCB incorporates the biopotential front-</w:t>
      </w:r>
      <w:del w:id="18" w:author="Liu, Ruixiao" w:date="2026-03-27T11:16:00Z">
        <w:r w:rsidR="00341CE8" w:rsidRPr="00341CE8" w:rsidDel="008C7204">
          <w:rPr>
            <w:rFonts w:ascii="Times New Roman" w:hAnsi="Times New Roman" w:cs="Times New Roman"/>
          </w:rPr>
          <w:delText>end</w:delText>
        </w:r>
        <w:r w:rsidR="00197308" w:rsidDel="008C7204">
          <w:rPr>
            <w:rFonts w:ascii="Times New Roman" w:hAnsi="Times New Roman" w:cs="Times New Roman" w:hint="eastAsia"/>
          </w:rPr>
          <w:delText xml:space="preserve">,  </w:delText>
        </w:r>
        <w:r w:rsidR="00341CE8" w:rsidRPr="00341CE8" w:rsidDel="008C7204">
          <w:rPr>
            <w:rFonts w:ascii="Times New Roman" w:hAnsi="Times New Roman" w:cs="Times New Roman"/>
          </w:rPr>
          <w:delText>PPG</w:delText>
        </w:r>
      </w:del>
      <w:ins w:id="19" w:author="Liu, Ruixiao" w:date="2026-03-27T11:16:00Z">
        <w:r w:rsidR="008C7204" w:rsidRPr="00341CE8">
          <w:rPr>
            <w:rFonts w:ascii="Times New Roman" w:hAnsi="Times New Roman" w:cs="Times New Roman"/>
          </w:rPr>
          <w:t>end</w:t>
        </w:r>
        <w:r w:rsidR="008C7204">
          <w:rPr>
            <w:rFonts w:ascii="Times New Roman" w:hAnsi="Times New Roman" w:cs="Times New Roman"/>
          </w:rPr>
          <w:t>, PPG</w:t>
        </w:r>
      </w:ins>
      <w:r w:rsidR="00341CE8" w:rsidRPr="00341CE8">
        <w:rPr>
          <w:rFonts w:ascii="Times New Roman" w:hAnsi="Times New Roman" w:cs="Times New Roman"/>
        </w:rPr>
        <w:t>, IR therm</w:t>
      </w:r>
      <w:r w:rsidR="00341CE8">
        <w:rPr>
          <w:rFonts w:ascii="Times New Roman" w:hAnsi="Times New Roman" w:cs="Times New Roman" w:hint="eastAsia"/>
        </w:rPr>
        <w:t>ometer</w:t>
      </w:r>
      <w:r w:rsidR="00341CE8" w:rsidRPr="00341CE8">
        <w:rPr>
          <w:rFonts w:ascii="Times New Roman" w:hAnsi="Times New Roman" w:cs="Times New Roman"/>
        </w:rPr>
        <w:t xml:space="preserve">, inertial measurement unit (IMU), GSR interface, </w:t>
      </w:r>
      <w:del w:id="20" w:author="Liu, Ruixiao" w:date="2026-03-27T11:18:00Z">
        <w:r w:rsidR="00197308" w:rsidDel="000E4B10">
          <w:rPr>
            <w:rFonts w:ascii="Times New Roman" w:hAnsi="Times New Roman" w:cs="Times New Roman" w:hint="eastAsia"/>
          </w:rPr>
          <w:delText>and</w:delText>
        </w:r>
        <w:r w:rsidR="00341CE8" w:rsidRPr="00341CE8" w:rsidDel="000E4B10">
          <w:rPr>
            <w:rFonts w:ascii="Times New Roman" w:hAnsi="Times New Roman" w:cs="Times New Roman"/>
          </w:rPr>
          <w:delText xml:space="preserve">  microcontroller</w:delText>
        </w:r>
      </w:del>
      <w:ins w:id="21" w:author="Liu, Ruixiao" w:date="2026-03-27T11:18:00Z">
        <w:r w:rsidR="000E4B10">
          <w:rPr>
            <w:rFonts w:ascii="Times New Roman" w:hAnsi="Times New Roman" w:cs="Times New Roman"/>
          </w:rPr>
          <w:t>and</w:t>
        </w:r>
        <w:r w:rsidR="000E4B10" w:rsidRPr="00341CE8">
          <w:rPr>
            <w:rFonts w:ascii="Times New Roman" w:hAnsi="Times New Roman" w:cs="Times New Roman"/>
          </w:rPr>
          <w:t xml:space="preserve"> microcontroller</w:t>
        </w:r>
      </w:ins>
      <w:r w:rsidR="00341CE8" w:rsidRPr="00341CE8">
        <w:rPr>
          <w:rFonts w:ascii="Times New Roman" w:hAnsi="Times New Roman" w:cs="Times New Roman"/>
        </w:rPr>
        <w:t xml:space="preserve"> with Bluetooth Low Energy (BLE) communication (</w:t>
      </w:r>
      <w:r w:rsidR="00341CE8" w:rsidRPr="009D1691">
        <w:rPr>
          <w:rFonts w:ascii="Times New Roman" w:hAnsi="Times New Roman" w:cs="Times New Roman"/>
          <w:b/>
          <w:bCs/>
        </w:rPr>
        <w:t>Fig. 3</w:t>
      </w:r>
      <w:r w:rsidR="009D1691">
        <w:rPr>
          <w:rFonts w:ascii="Times New Roman" w:hAnsi="Times New Roman" w:cs="Times New Roman" w:hint="eastAsia"/>
        </w:rPr>
        <w:t xml:space="preserve">, </w:t>
      </w:r>
      <w:r w:rsidR="009D1691" w:rsidRPr="009D1691">
        <w:rPr>
          <w:rFonts w:ascii="Times New Roman" w:hAnsi="Times New Roman" w:cs="Times New Roman" w:hint="eastAsia"/>
          <w:b/>
          <w:bCs/>
        </w:rPr>
        <w:t>B</w:t>
      </w:r>
      <w:r w:rsidR="009D1691">
        <w:rPr>
          <w:rFonts w:ascii="Times New Roman" w:hAnsi="Times New Roman" w:cs="Times New Roman" w:hint="eastAsia"/>
        </w:rPr>
        <w:t xml:space="preserve"> and </w:t>
      </w:r>
      <w:r w:rsidR="009D1691" w:rsidRPr="009D1691">
        <w:rPr>
          <w:rFonts w:ascii="Times New Roman" w:hAnsi="Times New Roman" w:cs="Times New Roman" w:hint="eastAsia"/>
          <w:b/>
          <w:bCs/>
        </w:rPr>
        <w:t>C</w:t>
      </w:r>
      <w:r w:rsidR="0082130A" w:rsidRPr="0082130A">
        <w:rPr>
          <w:rFonts w:ascii="Times New Roman" w:hAnsi="Times New Roman" w:cs="Times New Roman" w:hint="eastAsia"/>
        </w:rPr>
        <w:t>;</w:t>
      </w:r>
      <w:r w:rsidR="0082130A">
        <w:rPr>
          <w:rFonts w:ascii="Times New Roman" w:hAnsi="Times New Roman" w:cs="Times New Roman" w:hint="eastAsia"/>
          <w:b/>
          <w:bCs/>
        </w:rPr>
        <w:t xml:space="preserve"> f</w:t>
      </w:r>
      <w:r w:rsidR="0082130A" w:rsidRPr="00D24361">
        <w:rPr>
          <w:rFonts w:ascii="Times New Roman" w:hAnsi="Times New Roman" w:cs="Times New Roman"/>
          <w:b/>
          <w:bCs/>
        </w:rPr>
        <w:t>ig</w:t>
      </w:r>
      <w:r w:rsidR="0082130A">
        <w:rPr>
          <w:rFonts w:ascii="Times New Roman" w:hAnsi="Times New Roman" w:cs="Times New Roman" w:hint="eastAsia"/>
          <w:b/>
          <w:bCs/>
        </w:rPr>
        <w:t>.</w:t>
      </w:r>
      <w:r w:rsidR="0082130A" w:rsidRPr="00D24361">
        <w:rPr>
          <w:rFonts w:ascii="Times New Roman" w:hAnsi="Times New Roman" w:cs="Times New Roman"/>
          <w:b/>
          <w:bCs/>
        </w:rPr>
        <w:t xml:space="preserve"> S4</w:t>
      </w:r>
      <w:r w:rsidR="0082130A">
        <w:rPr>
          <w:rFonts w:ascii="Times New Roman" w:hAnsi="Times New Roman" w:cs="Times New Roman" w:hint="eastAsia"/>
          <w:b/>
          <w:bCs/>
        </w:rPr>
        <w:t>3</w:t>
      </w:r>
      <w:r w:rsidR="00341CE8" w:rsidRPr="00341CE8">
        <w:rPr>
          <w:rFonts w:ascii="Times New Roman" w:hAnsi="Times New Roman" w:cs="Times New Roman"/>
        </w:rPr>
        <w:t>).</w:t>
      </w:r>
      <w:r>
        <w:rPr>
          <w:rFonts w:ascii="Times New Roman" w:hAnsi="Times New Roman" w:cs="Times New Roman" w:hint="eastAsia"/>
        </w:rPr>
        <w:t xml:space="preserve"> </w:t>
      </w:r>
      <w:r w:rsidRPr="00071690">
        <w:rPr>
          <w:rFonts w:ascii="Times New Roman" w:hAnsi="Times New Roman" w:cs="Times New Roman"/>
        </w:rPr>
        <w:t xml:space="preserve">Dedicated power management coordinates actuator heating, GSR operation, and system </w:t>
      </w:r>
      <w:r w:rsidR="00EE3BCE" w:rsidRPr="00EE3BCE">
        <w:rPr>
          <w:rFonts w:ascii="Times New Roman" w:hAnsi="Times New Roman" w:cs="Times New Roman"/>
        </w:rPr>
        <w:t>regulation</w:t>
      </w:r>
      <w:r w:rsidR="00EE3BCE">
        <w:rPr>
          <w:rFonts w:ascii="Times New Roman" w:hAnsi="Times New Roman" w:cs="Times New Roman"/>
        </w:rPr>
        <w:t xml:space="preserve"> </w:t>
      </w:r>
      <w:r w:rsidR="00297E22">
        <w:rPr>
          <w:rFonts w:ascii="Times New Roman" w:hAnsi="Times New Roman" w:cs="Times New Roman" w:hint="eastAsia"/>
        </w:rPr>
        <w:t>for</w:t>
      </w:r>
      <w:r w:rsidRPr="00071690">
        <w:rPr>
          <w:rFonts w:ascii="Times New Roman" w:hAnsi="Times New Roman" w:cs="Times New Roman"/>
        </w:rPr>
        <w:t xml:space="preserve"> </w:t>
      </w:r>
      <w:r w:rsidR="00297E22">
        <w:rPr>
          <w:rFonts w:ascii="Times New Roman" w:hAnsi="Times New Roman" w:cs="Times New Roman" w:hint="eastAsia"/>
        </w:rPr>
        <w:t>reliable</w:t>
      </w:r>
      <w:r w:rsidR="00297E22" w:rsidRPr="00071690">
        <w:rPr>
          <w:rFonts w:ascii="Times New Roman" w:hAnsi="Times New Roman" w:cs="Times New Roman"/>
        </w:rPr>
        <w:t xml:space="preserve"> </w:t>
      </w:r>
      <w:r w:rsidRPr="00071690">
        <w:rPr>
          <w:rFonts w:ascii="Times New Roman" w:hAnsi="Times New Roman" w:cs="Times New Roman"/>
        </w:rPr>
        <w:t xml:space="preserve">multimodal </w:t>
      </w:r>
      <w:r w:rsidR="009D1691">
        <w:rPr>
          <w:rFonts w:ascii="Times New Roman" w:hAnsi="Times New Roman" w:cs="Times New Roman" w:hint="eastAsia"/>
        </w:rPr>
        <w:t>operation.</w:t>
      </w:r>
      <w:r>
        <w:rPr>
          <w:rFonts w:ascii="Times New Roman" w:hAnsi="Times New Roman" w:cs="Times New Roman" w:hint="eastAsia"/>
        </w:rPr>
        <w:t xml:space="preserve"> </w:t>
      </w:r>
      <w:r w:rsidR="0082130A" w:rsidRPr="0082130A">
        <w:rPr>
          <w:rFonts w:ascii="Times New Roman" w:hAnsi="Times New Roman" w:cs="Times New Roman"/>
        </w:rPr>
        <w:t xml:space="preserve">Actuator heating requires </w:t>
      </w:r>
      <w:r w:rsidR="001B174B">
        <w:rPr>
          <w:rFonts w:ascii="Times New Roman" w:hAnsi="Times New Roman" w:cs="Times New Roman" w:hint="eastAsia"/>
        </w:rPr>
        <w:t>~</w:t>
      </w:r>
      <w:r w:rsidR="0082130A" w:rsidRPr="0082130A">
        <w:rPr>
          <w:rFonts w:ascii="Times New Roman" w:hAnsi="Times New Roman" w:cs="Times New Roman"/>
        </w:rPr>
        <w:t xml:space="preserve">3 W of power but is </w:t>
      </w:r>
      <w:r w:rsidR="00D71BA0" w:rsidRPr="0082130A">
        <w:rPr>
          <w:rFonts w:ascii="Times New Roman" w:hAnsi="Times New Roman" w:cs="Times New Roman"/>
        </w:rPr>
        <w:t xml:space="preserve">only </w:t>
      </w:r>
      <w:r w:rsidR="0082130A" w:rsidRPr="0082130A">
        <w:rPr>
          <w:rFonts w:ascii="Times New Roman" w:hAnsi="Times New Roman" w:cs="Times New Roman"/>
        </w:rPr>
        <w:t xml:space="preserve">needed </w:t>
      </w:r>
      <w:r w:rsidR="00197308">
        <w:rPr>
          <w:rFonts w:ascii="Times New Roman" w:hAnsi="Times New Roman" w:cs="Times New Roman" w:hint="eastAsia"/>
        </w:rPr>
        <w:t>before</w:t>
      </w:r>
      <w:r w:rsidR="0082130A" w:rsidRPr="0082130A">
        <w:rPr>
          <w:rFonts w:ascii="Times New Roman" w:hAnsi="Times New Roman" w:cs="Times New Roman"/>
        </w:rPr>
        <w:t xml:space="preserve"> wearing and completes within 1 min. </w:t>
      </w:r>
      <w:r w:rsidR="00C33801">
        <w:rPr>
          <w:rFonts w:ascii="Times New Roman" w:hAnsi="Times New Roman" w:cs="Times New Roman" w:hint="eastAsia"/>
        </w:rPr>
        <w:t>M</w:t>
      </w:r>
      <w:r w:rsidR="0082130A" w:rsidRPr="0082130A">
        <w:rPr>
          <w:rFonts w:ascii="Times New Roman" w:hAnsi="Times New Roman" w:cs="Times New Roman"/>
        </w:rPr>
        <w:t xml:space="preserve">ultimodal sensing with BLE transmission consumes less than 0.24 W, enabling over 9 h of continuous operation and up to 24 h under optimized interval streaming using two 300 mAh batteries </w:t>
      </w:r>
      <w:r w:rsidR="00341CE8" w:rsidRPr="00D24361">
        <w:rPr>
          <w:rFonts w:ascii="Times New Roman" w:hAnsi="Times New Roman" w:cs="Times New Roman"/>
        </w:rPr>
        <w:t>(</w:t>
      </w:r>
      <w:r w:rsidR="00341CE8">
        <w:rPr>
          <w:rFonts w:ascii="Times New Roman" w:hAnsi="Times New Roman" w:cs="Times New Roman" w:hint="eastAsia"/>
          <w:b/>
          <w:bCs/>
        </w:rPr>
        <w:t>f</w:t>
      </w:r>
      <w:r w:rsidR="00341CE8" w:rsidRPr="00D24361">
        <w:rPr>
          <w:rFonts w:ascii="Times New Roman" w:hAnsi="Times New Roman" w:cs="Times New Roman"/>
          <w:b/>
          <w:bCs/>
        </w:rPr>
        <w:t>ig</w:t>
      </w:r>
      <w:r w:rsidR="00341CE8">
        <w:rPr>
          <w:rFonts w:ascii="Times New Roman" w:hAnsi="Times New Roman" w:cs="Times New Roman" w:hint="eastAsia"/>
          <w:b/>
          <w:bCs/>
        </w:rPr>
        <w:t>.</w:t>
      </w:r>
      <w:r w:rsidR="00341CE8" w:rsidRPr="00D24361">
        <w:rPr>
          <w:rFonts w:ascii="Times New Roman" w:hAnsi="Times New Roman" w:cs="Times New Roman"/>
          <w:b/>
          <w:bCs/>
        </w:rPr>
        <w:t xml:space="preserve"> S4</w:t>
      </w:r>
      <w:r w:rsidR="00341CE8">
        <w:rPr>
          <w:rFonts w:ascii="Times New Roman" w:hAnsi="Times New Roman" w:cs="Times New Roman"/>
          <w:b/>
          <w:bCs/>
        </w:rPr>
        <w:t>4</w:t>
      </w:r>
      <w:r w:rsidR="00341CE8" w:rsidRPr="00D24361">
        <w:rPr>
          <w:rFonts w:ascii="Times New Roman" w:hAnsi="Times New Roman" w:cs="Times New Roman"/>
        </w:rPr>
        <w:t>).</w:t>
      </w:r>
    </w:p>
    <w:p w14:paraId="58BE20B6" w14:textId="66AF8C93" w:rsidR="00E77C90" w:rsidRPr="00D24361" w:rsidRDefault="00E77C90" w:rsidP="000A49F8">
      <w:pPr>
        <w:spacing w:line="276" w:lineRule="auto"/>
        <w:jc w:val="both"/>
        <w:rPr>
          <w:rFonts w:ascii="Times New Roman" w:hAnsi="Times New Roman" w:cs="Times New Roman"/>
        </w:rPr>
      </w:pPr>
      <w:r w:rsidRPr="00D24361">
        <w:rPr>
          <w:rFonts w:ascii="Times New Roman" w:hAnsi="Times New Roman" w:cs="Times New Roman"/>
        </w:rPr>
        <w:t>From ear PPG, pulse waveform</w:t>
      </w:r>
      <w:r w:rsidR="00152D8C">
        <w:rPr>
          <w:rFonts w:ascii="Times New Roman" w:hAnsi="Times New Roman" w:cs="Times New Roman" w:hint="eastAsia"/>
        </w:rPr>
        <w:t>s</w:t>
      </w:r>
      <w:r w:rsidRPr="00D24361">
        <w:rPr>
          <w:rFonts w:ascii="Times New Roman" w:hAnsi="Times New Roman" w:cs="Times New Roman"/>
        </w:rPr>
        <w:t xml:space="preserve">, respiration patterns, and </w:t>
      </w:r>
      <w:r w:rsidR="00B53B4A" w:rsidRPr="00ED1C73">
        <w:rPr>
          <w:rFonts w:ascii="Times New Roman" w:hAnsi="Times New Roman" w:cs="Times New Roman"/>
        </w:rPr>
        <w:t xml:space="preserve">oxygen </w:t>
      </w:r>
      <w:r w:rsidR="00B53B4A">
        <w:rPr>
          <w:rFonts w:ascii="Times New Roman" w:hAnsi="Times New Roman" w:cs="Times New Roman" w:hint="eastAsia"/>
        </w:rPr>
        <w:t>s</w:t>
      </w:r>
      <w:r w:rsidR="00B53B4A" w:rsidRPr="00ED1C73">
        <w:rPr>
          <w:rFonts w:ascii="Times New Roman" w:hAnsi="Times New Roman" w:cs="Times New Roman"/>
        </w:rPr>
        <w:t>aturation</w:t>
      </w:r>
      <w:r w:rsidR="00B53B4A">
        <w:rPr>
          <w:rFonts w:ascii="Times New Roman" w:hAnsi="Times New Roman" w:cs="Times New Roman" w:hint="eastAsia"/>
          <w:b/>
          <w:bCs/>
        </w:rPr>
        <w:t xml:space="preserve"> (</w:t>
      </w:r>
      <w:r w:rsidRPr="00D24361">
        <w:rPr>
          <w:rFonts w:ascii="Times New Roman" w:hAnsi="Times New Roman" w:cs="Times New Roman"/>
        </w:rPr>
        <w:t>SpO₂</w:t>
      </w:r>
      <w:r w:rsidR="00B53B4A">
        <w:rPr>
          <w:rFonts w:ascii="Times New Roman" w:hAnsi="Times New Roman" w:cs="Times New Roman" w:hint="eastAsia"/>
        </w:rPr>
        <w:t>)</w:t>
      </w:r>
      <w:r w:rsidRPr="00D24361">
        <w:rPr>
          <w:rFonts w:ascii="Times New Roman" w:hAnsi="Times New Roman" w:cs="Times New Roman"/>
        </w:rPr>
        <w:t xml:space="preserve"> </w:t>
      </w:r>
      <w:r w:rsidR="007312E9">
        <w:rPr>
          <w:rFonts w:ascii="Times New Roman" w:hAnsi="Times New Roman" w:cs="Times New Roman" w:hint="eastAsia"/>
        </w:rPr>
        <w:t>were</w:t>
      </w:r>
      <w:r w:rsidR="007312E9" w:rsidRPr="00D24361">
        <w:rPr>
          <w:rFonts w:ascii="Times New Roman" w:hAnsi="Times New Roman" w:cs="Times New Roman"/>
        </w:rPr>
        <w:t xml:space="preserve"> </w:t>
      </w:r>
      <w:r w:rsidRPr="00D24361">
        <w:rPr>
          <w:rFonts w:ascii="Times New Roman" w:hAnsi="Times New Roman" w:cs="Times New Roman"/>
        </w:rPr>
        <w:t>extracted using tailored signal processing (</w:t>
      </w:r>
      <w:r w:rsidRPr="00D24361">
        <w:rPr>
          <w:rFonts w:ascii="Times New Roman" w:hAnsi="Times New Roman" w:cs="Times New Roman"/>
          <w:b/>
          <w:bCs/>
        </w:rPr>
        <w:t>Fig</w:t>
      </w:r>
      <w:r w:rsidR="00322D7A">
        <w:rPr>
          <w:rFonts w:ascii="Times New Roman" w:hAnsi="Times New Roman" w:cs="Times New Roman" w:hint="eastAsia"/>
          <w:b/>
          <w:bCs/>
        </w:rPr>
        <w:t>.</w:t>
      </w:r>
      <w:r w:rsidRPr="00D24361">
        <w:rPr>
          <w:rFonts w:ascii="Times New Roman" w:hAnsi="Times New Roman" w:cs="Times New Roman"/>
          <w:b/>
          <w:bCs/>
        </w:rPr>
        <w:t xml:space="preserve"> 3</w:t>
      </w:r>
      <w:r w:rsidR="00322D7A">
        <w:rPr>
          <w:rFonts w:ascii="Times New Roman" w:hAnsi="Times New Roman" w:cs="Times New Roman" w:hint="eastAsia"/>
          <w:b/>
          <w:bCs/>
        </w:rPr>
        <w:t>D</w:t>
      </w:r>
      <w:r w:rsidR="007312E9" w:rsidRPr="00ED1C73">
        <w:rPr>
          <w:rFonts w:ascii="Times New Roman" w:hAnsi="Times New Roman" w:cs="Times New Roman"/>
        </w:rPr>
        <w:t xml:space="preserve"> and</w:t>
      </w:r>
      <w:r w:rsidR="007312E9">
        <w:rPr>
          <w:rFonts w:ascii="Times New Roman" w:hAnsi="Times New Roman" w:cs="Times New Roman" w:hint="eastAsia"/>
          <w:b/>
          <w:bCs/>
        </w:rPr>
        <w:t xml:space="preserve"> fig. S45</w:t>
      </w:r>
      <w:r w:rsidRPr="00D24361">
        <w:rPr>
          <w:rFonts w:ascii="Times New Roman" w:hAnsi="Times New Roman" w:cs="Times New Roman"/>
        </w:rPr>
        <w:t>)</w:t>
      </w:r>
      <w:r w:rsidR="00DE2A79">
        <w:rPr>
          <w:rFonts w:ascii="Times New Roman" w:hAnsi="Times New Roman" w:cs="Times New Roman" w:hint="eastAsia"/>
        </w:rPr>
        <w:t xml:space="preserve">, with </w:t>
      </w:r>
      <w:r w:rsidR="00DE2A79" w:rsidRPr="00D24361">
        <w:rPr>
          <w:rFonts w:ascii="Times New Roman" w:hAnsi="Times New Roman" w:cs="Times New Roman"/>
        </w:rPr>
        <w:t xml:space="preserve">high </w:t>
      </w:r>
      <w:r w:rsidR="008A0F8D">
        <w:rPr>
          <w:rFonts w:ascii="Times New Roman" w:hAnsi="Times New Roman" w:cs="Times New Roman" w:hint="eastAsia"/>
        </w:rPr>
        <w:t xml:space="preserve">SNRs for </w:t>
      </w:r>
      <w:r w:rsidR="00E20D19">
        <w:rPr>
          <w:rFonts w:ascii="Times New Roman" w:hAnsi="Times New Roman" w:cs="Times New Roman"/>
        </w:rPr>
        <w:t>p</w:t>
      </w:r>
      <w:r w:rsidRPr="00D24361">
        <w:rPr>
          <w:rFonts w:ascii="Times New Roman" w:hAnsi="Times New Roman" w:cs="Times New Roman"/>
        </w:rPr>
        <w:t>ulse</w:t>
      </w:r>
      <w:r w:rsidR="00DE2A79">
        <w:rPr>
          <w:rFonts w:ascii="Times New Roman" w:hAnsi="Times New Roman" w:cs="Times New Roman" w:hint="eastAsia"/>
        </w:rPr>
        <w:t xml:space="preserve"> (</w:t>
      </w:r>
      <w:r w:rsidR="00DE2A79" w:rsidRPr="00D24361">
        <w:rPr>
          <w:rFonts w:ascii="Times New Roman" w:hAnsi="Times New Roman" w:cs="Times New Roman"/>
        </w:rPr>
        <w:t>15.66 dB</w:t>
      </w:r>
      <w:r w:rsidR="00DE2A79">
        <w:rPr>
          <w:rFonts w:ascii="Times New Roman" w:hAnsi="Times New Roman" w:cs="Times New Roman" w:hint="eastAsia"/>
        </w:rPr>
        <w:t>)</w:t>
      </w:r>
      <w:r w:rsidRPr="00D24361">
        <w:rPr>
          <w:rFonts w:ascii="Times New Roman" w:hAnsi="Times New Roman" w:cs="Times New Roman"/>
        </w:rPr>
        <w:t xml:space="preserve"> and respiration signals </w:t>
      </w:r>
      <w:r w:rsidR="00DE2A79">
        <w:rPr>
          <w:rFonts w:ascii="Times New Roman" w:hAnsi="Times New Roman" w:cs="Times New Roman" w:hint="eastAsia"/>
        </w:rPr>
        <w:t>(</w:t>
      </w:r>
      <w:r w:rsidR="00DE2A79" w:rsidRPr="00D24361">
        <w:rPr>
          <w:rFonts w:ascii="Times New Roman" w:hAnsi="Times New Roman" w:cs="Times New Roman"/>
        </w:rPr>
        <w:t>23.74 dB</w:t>
      </w:r>
      <w:r w:rsidR="00DE2A79">
        <w:rPr>
          <w:rFonts w:ascii="Times New Roman" w:hAnsi="Times New Roman" w:cs="Times New Roman" w:hint="eastAsia"/>
        </w:rPr>
        <w:t>) (</w:t>
      </w:r>
      <w:r w:rsidR="00DE2A79" w:rsidRPr="00322D7A">
        <w:rPr>
          <w:rFonts w:ascii="Times New Roman" w:hAnsi="Times New Roman" w:cs="Times New Roman" w:hint="eastAsia"/>
          <w:b/>
          <w:bCs/>
        </w:rPr>
        <w:t>fig. S4</w:t>
      </w:r>
      <w:r w:rsidR="00DE2A79">
        <w:rPr>
          <w:rFonts w:ascii="Times New Roman" w:hAnsi="Times New Roman" w:cs="Times New Roman" w:hint="eastAsia"/>
          <w:b/>
          <w:bCs/>
        </w:rPr>
        <w:t>6</w:t>
      </w:r>
      <w:del w:id="22" w:author="Liu, Ruixiao" w:date="2026-03-27T11:18:00Z">
        <w:r w:rsidR="00DE2A79" w:rsidDel="000E4B10">
          <w:rPr>
            <w:rFonts w:ascii="Times New Roman" w:hAnsi="Times New Roman" w:cs="Times New Roman" w:hint="eastAsia"/>
          </w:rPr>
          <w:delText>)</w:delText>
        </w:r>
        <w:r w:rsidR="00152D8C" w:rsidDel="000E4B10">
          <w:rPr>
            <w:rFonts w:ascii="Times New Roman" w:hAnsi="Times New Roman" w:cs="Times New Roman" w:hint="eastAsia"/>
          </w:rPr>
          <w:delText xml:space="preserve">, </w:delText>
        </w:r>
        <w:r w:rsidR="00DE2A79" w:rsidDel="000E4B10">
          <w:rPr>
            <w:rFonts w:ascii="Times New Roman" w:hAnsi="Times New Roman" w:cs="Times New Roman" w:hint="eastAsia"/>
          </w:rPr>
          <w:delText xml:space="preserve"> </w:delText>
        </w:r>
        <w:r w:rsidRPr="00D24361" w:rsidDel="000E4B10">
          <w:rPr>
            <w:rFonts w:ascii="Times New Roman" w:hAnsi="Times New Roman" w:cs="Times New Roman"/>
          </w:rPr>
          <w:delText>enabling</w:delText>
        </w:r>
      </w:del>
      <w:ins w:id="23" w:author="Liu, Ruixiao" w:date="2026-03-27T11:18:00Z">
        <w:r w:rsidR="000E4B10">
          <w:rPr>
            <w:rFonts w:ascii="Times New Roman" w:hAnsi="Times New Roman" w:cs="Times New Roman"/>
          </w:rPr>
          <w:t>), enabling</w:t>
        </w:r>
      </w:ins>
      <w:r w:rsidRPr="00D24361">
        <w:rPr>
          <w:rFonts w:ascii="Times New Roman" w:hAnsi="Times New Roman" w:cs="Times New Roman"/>
        </w:rPr>
        <w:t xml:space="preserve"> accurate </w:t>
      </w:r>
      <w:r w:rsidR="00E20D19">
        <w:rPr>
          <w:rFonts w:ascii="Times New Roman" w:hAnsi="Times New Roman" w:cs="Times New Roman"/>
        </w:rPr>
        <w:t>measurement</w:t>
      </w:r>
      <w:r w:rsidRPr="00D24361">
        <w:rPr>
          <w:rFonts w:ascii="Times New Roman" w:hAnsi="Times New Roman" w:cs="Times New Roman"/>
        </w:rPr>
        <w:t xml:space="preserve"> of HR, </w:t>
      </w:r>
      <w:r w:rsidR="00E20D19">
        <w:rPr>
          <w:rFonts w:ascii="Times New Roman" w:hAnsi="Times New Roman" w:cs="Times New Roman"/>
        </w:rPr>
        <w:t>respiration rate</w:t>
      </w:r>
      <w:r w:rsidR="00654F2E">
        <w:rPr>
          <w:rFonts w:ascii="Times New Roman" w:hAnsi="Times New Roman" w:cs="Times New Roman"/>
        </w:rPr>
        <w:t xml:space="preserve"> (RR)</w:t>
      </w:r>
      <w:r w:rsidRPr="00D24361">
        <w:rPr>
          <w:rFonts w:ascii="Times New Roman" w:hAnsi="Times New Roman" w:cs="Times New Roman"/>
        </w:rPr>
        <w:t>, and SpO₂ with strong agreement to an FDA-cleared pulse oximeter (</w:t>
      </w:r>
      <w:r w:rsidR="00322D7A">
        <w:rPr>
          <w:rFonts w:ascii="Times New Roman" w:hAnsi="Times New Roman" w:cs="Times New Roman" w:hint="eastAsia"/>
          <w:b/>
          <w:bCs/>
        </w:rPr>
        <w:t>fig.</w:t>
      </w:r>
      <w:r w:rsidRPr="00D24361">
        <w:rPr>
          <w:rFonts w:ascii="Times New Roman" w:hAnsi="Times New Roman" w:cs="Times New Roman"/>
          <w:b/>
          <w:bCs/>
        </w:rPr>
        <w:t xml:space="preserve"> S4</w:t>
      </w:r>
      <w:r w:rsidR="00E20D19">
        <w:rPr>
          <w:rFonts w:ascii="Times New Roman" w:hAnsi="Times New Roman" w:cs="Times New Roman"/>
          <w:b/>
          <w:bCs/>
        </w:rPr>
        <w:t>7</w:t>
      </w:r>
      <w:r w:rsidRPr="00D24361">
        <w:rPr>
          <w:rFonts w:ascii="Times New Roman" w:hAnsi="Times New Roman" w:cs="Times New Roman"/>
        </w:rPr>
        <w:t xml:space="preserve">). </w:t>
      </w:r>
      <w:r w:rsidR="0083358A">
        <w:rPr>
          <w:rFonts w:ascii="Times New Roman" w:hAnsi="Times New Roman" w:cs="Times New Roman"/>
        </w:rPr>
        <w:t>T</w:t>
      </w:r>
      <w:r w:rsidRPr="00D24361">
        <w:rPr>
          <w:rFonts w:ascii="Times New Roman" w:hAnsi="Times New Roman" w:cs="Times New Roman"/>
        </w:rPr>
        <w:t xml:space="preserve">ympanic temperature closely reflects </w:t>
      </w:r>
      <w:r w:rsidR="00322D7A">
        <w:rPr>
          <w:rFonts w:ascii="Times New Roman" w:hAnsi="Times New Roman" w:cs="Times New Roman" w:hint="eastAsia"/>
        </w:rPr>
        <w:t xml:space="preserve">CBT </w:t>
      </w:r>
      <w:r w:rsidRPr="00D24361">
        <w:rPr>
          <w:rFonts w:ascii="Times New Roman" w:hAnsi="Times New Roman" w:cs="Times New Roman"/>
        </w:rPr>
        <w:t>(</w:t>
      </w:r>
      <w:r w:rsidRPr="00D24361">
        <w:rPr>
          <w:rFonts w:ascii="Times New Roman" w:hAnsi="Times New Roman" w:cs="Times New Roman"/>
          <w:b/>
          <w:bCs/>
        </w:rPr>
        <w:t>Fig</w:t>
      </w:r>
      <w:r w:rsidR="00322D7A">
        <w:rPr>
          <w:rFonts w:ascii="Times New Roman" w:hAnsi="Times New Roman" w:cs="Times New Roman" w:hint="eastAsia"/>
          <w:b/>
          <w:bCs/>
        </w:rPr>
        <w:t>.</w:t>
      </w:r>
      <w:r w:rsidRPr="00D24361">
        <w:rPr>
          <w:rFonts w:ascii="Times New Roman" w:hAnsi="Times New Roman" w:cs="Times New Roman"/>
          <w:b/>
          <w:bCs/>
        </w:rPr>
        <w:t xml:space="preserve"> 3</w:t>
      </w:r>
      <w:r w:rsidR="00322D7A">
        <w:rPr>
          <w:rFonts w:ascii="Times New Roman" w:hAnsi="Times New Roman" w:cs="Times New Roman" w:hint="eastAsia"/>
          <w:b/>
          <w:bCs/>
        </w:rPr>
        <w:t>E</w:t>
      </w:r>
      <w:r w:rsidRPr="00D24361">
        <w:rPr>
          <w:rFonts w:ascii="Times New Roman" w:hAnsi="Times New Roman" w:cs="Times New Roman"/>
        </w:rPr>
        <w:t>)</w:t>
      </w:r>
      <w:r w:rsidR="008B4BD4">
        <w:rPr>
          <w:rFonts w:ascii="Times New Roman" w:hAnsi="Times New Roman" w:cs="Times New Roman"/>
        </w:rPr>
        <w:t xml:space="preserve"> and is less sensitive to</w:t>
      </w:r>
      <w:r w:rsidRPr="00D24361">
        <w:rPr>
          <w:rFonts w:ascii="Times New Roman" w:hAnsi="Times New Roman" w:cs="Times New Roman"/>
        </w:rPr>
        <w:t xml:space="preserve"> </w:t>
      </w:r>
      <w:r w:rsidR="008B4BD4" w:rsidRPr="008B4BD4">
        <w:rPr>
          <w:rFonts w:ascii="Times New Roman" w:hAnsi="Times New Roman" w:cs="Times New Roman"/>
        </w:rPr>
        <w:t>environmental fluctuations than skin temperature</w:t>
      </w:r>
      <w:r w:rsidR="008B4BD4">
        <w:rPr>
          <w:rFonts w:ascii="Times New Roman" w:hAnsi="Times New Roman" w:cs="Times New Roman"/>
        </w:rPr>
        <w:t xml:space="preserve">. </w:t>
      </w:r>
      <w:r w:rsidRPr="00D24361">
        <w:rPr>
          <w:rFonts w:ascii="Times New Roman" w:hAnsi="Times New Roman" w:cs="Times New Roman"/>
        </w:rPr>
        <w:t xml:space="preserve">A noncontact IR sensor enables </w:t>
      </w:r>
      <w:r w:rsidR="008310CF">
        <w:rPr>
          <w:rFonts w:ascii="Times New Roman" w:hAnsi="Times New Roman" w:cs="Times New Roman"/>
        </w:rPr>
        <w:t>stable</w:t>
      </w:r>
      <w:r w:rsidRPr="00D24361">
        <w:rPr>
          <w:rFonts w:ascii="Times New Roman" w:hAnsi="Times New Roman" w:cs="Times New Roman"/>
        </w:rPr>
        <w:t xml:space="preserve"> CBT measurement without the baseline drift </w:t>
      </w:r>
      <w:r w:rsidR="008A0F8D">
        <w:rPr>
          <w:rFonts w:ascii="Times New Roman" w:hAnsi="Times New Roman" w:cs="Times New Roman" w:hint="eastAsia"/>
        </w:rPr>
        <w:t>common to</w:t>
      </w:r>
      <w:r w:rsidRPr="00D24361">
        <w:rPr>
          <w:rFonts w:ascii="Times New Roman" w:hAnsi="Times New Roman" w:cs="Times New Roman"/>
        </w:rPr>
        <w:t xml:space="preserve"> contact</w:t>
      </w:r>
      <w:r w:rsidR="00322D7A">
        <w:rPr>
          <w:rFonts w:ascii="Times New Roman" w:hAnsi="Times New Roman" w:cs="Times New Roman" w:hint="eastAsia"/>
        </w:rPr>
        <w:t>-based</w:t>
      </w:r>
      <w:r w:rsidRPr="00D24361">
        <w:rPr>
          <w:rFonts w:ascii="Times New Roman" w:hAnsi="Times New Roman" w:cs="Times New Roman"/>
        </w:rPr>
        <w:t xml:space="preserve"> thermistors (</w:t>
      </w:r>
      <w:r w:rsidR="00322D7A">
        <w:rPr>
          <w:rFonts w:ascii="Times New Roman" w:hAnsi="Times New Roman" w:cs="Times New Roman" w:hint="eastAsia"/>
          <w:b/>
          <w:bCs/>
        </w:rPr>
        <w:t>f</w:t>
      </w:r>
      <w:r w:rsidRPr="00D24361">
        <w:rPr>
          <w:rFonts w:ascii="Times New Roman" w:hAnsi="Times New Roman" w:cs="Times New Roman"/>
          <w:b/>
          <w:bCs/>
        </w:rPr>
        <w:t>ig</w:t>
      </w:r>
      <w:r w:rsidR="00322D7A">
        <w:rPr>
          <w:rFonts w:ascii="Times New Roman" w:hAnsi="Times New Roman" w:cs="Times New Roman" w:hint="eastAsia"/>
          <w:b/>
          <w:bCs/>
        </w:rPr>
        <w:t>.</w:t>
      </w:r>
      <w:r w:rsidRPr="00D24361">
        <w:rPr>
          <w:rFonts w:ascii="Times New Roman" w:hAnsi="Times New Roman" w:cs="Times New Roman"/>
          <w:b/>
          <w:bCs/>
        </w:rPr>
        <w:t xml:space="preserve"> S4</w:t>
      </w:r>
      <w:r w:rsidR="00E20D19">
        <w:rPr>
          <w:rFonts w:ascii="Times New Roman" w:hAnsi="Times New Roman" w:cs="Times New Roman"/>
          <w:b/>
          <w:bCs/>
        </w:rPr>
        <w:t>8</w:t>
      </w:r>
      <w:r w:rsidRPr="00D24361">
        <w:rPr>
          <w:rFonts w:ascii="Times New Roman" w:hAnsi="Times New Roman" w:cs="Times New Roman"/>
        </w:rPr>
        <w:t xml:space="preserve">). GSR electrodes positioned </w:t>
      </w:r>
      <w:r w:rsidR="008310CF">
        <w:rPr>
          <w:rFonts w:ascii="Times New Roman" w:hAnsi="Times New Roman" w:cs="Times New Roman"/>
        </w:rPr>
        <w:t>along</w:t>
      </w:r>
      <w:r w:rsidRPr="00D24361">
        <w:rPr>
          <w:rFonts w:ascii="Times New Roman" w:hAnsi="Times New Roman" w:cs="Times New Roman"/>
        </w:rPr>
        <w:t xml:space="preserve"> the ear hook measure postauricular skin conductance</w:t>
      </w:r>
      <w:r w:rsidR="00322D7A">
        <w:rPr>
          <w:rFonts w:ascii="Times New Roman" w:hAnsi="Times New Roman" w:cs="Times New Roman" w:hint="eastAsia"/>
        </w:rPr>
        <w:t xml:space="preserve"> (</w:t>
      </w:r>
      <w:r w:rsidR="00322D7A" w:rsidRPr="00322D7A">
        <w:rPr>
          <w:rFonts w:ascii="Times New Roman" w:hAnsi="Times New Roman" w:cs="Times New Roman" w:hint="eastAsia"/>
          <w:b/>
          <w:bCs/>
        </w:rPr>
        <w:t>Fig. 3F</w:t>
      </w:r>
      <w:r w:rsidR="00322D7A">
        <w:rPr>
          <w:rFonts w:ascii="Times New Roman" w:hAnsi="Times New Roman" w:cs="Times New Roman" w:hint="eastAsia"/>
        </w:rPr>
        <w:t>)</w:t>
      </w:r>
      <w:r w:rsidRPr="00D24361">
        <w:rPr>
          <w:rFonts w:ascii="Times New Roman" w:hAnsi="Times New Roman" w:cs="Times New Roman"/>
        </w:rPr>
        <w:t xml:space="preserve"> while minimizing crosstalk during concurrent </w:t>
      </w:r>
      <w:r w:rsidR="00B53B4A">
        <w:rPr>
          <w:rFonts w:ascii="Times New Roman" w:hAnsi="Times New Roman" w:cs="Times New Roman"/>
        </w:rPr>
        <w:t>electrophysiology</w:t>
      </w:r>
      <w:r w:rsidR="00B53B4A" w:rsidRPr="00D24361">
        <w:rPr>
          <w:rFonts w:ascii="Times New Roman" w:hAnsi="Times New Roman" w:cs="Times New Roman"/>
        </w:rPr>
        <w:t xml:space="preserve"> </w:t>
      </w:r>
      <w:r w:rsidRPr="00D24361">
        <w:rPr>
          <w:rFonts w:ascii="Times New Roman" w:hAnsi="Times New Roman" w:cs="Times New Roman"/>
        </w:rPr>
        <w:t>recording (</w:t>
      </w:r>
      <w:r w:rsidR="00322D7A">
        <w:rPr>
          <w:rFonts w:ascii="Times New Roman" w:hAnsi="Times New Roman" w:cs="Times New Roman" w:hint="eastAsia"/>
          <w:b/>
          <w:bCs/>
        </w:rPr>
        <w:t>fig.</w:t>
      </w:r>
      <w:r w:rsidRPr="00D24361">
        <w:rPr>
          <w:rFonts w:ascii="Times New Roman" w:hAnsi="Times New Roman" w:cs="Times New Roman"/>
          <w:b/>
          <w:bCs/>
        </w:rPr>
        <w:t xml:space="preserve"> S4</w:t>
      </w:r>
      <w:r w:rsidR="00E20D19">
        <w:rPr>
          <w:rFonts w:ascii="Times New Roman" w:hAnsi="Times New Roman" w:cs="Times New Roman"/>
          <w:b/>
          <w:bCs/>
        </w:rPr>
        <w:t>9</w:t>
      </w:r>
      <w:r w:rsidRPr="00D24361">
        <w:rPr>
          <w:rFonts w:ascii="Times New Roman" w:hAnsi="Times New Roman" w:cs="Times New Roman"/>
        </w:rPr>
        <w:t>).</w:t>
      </w:r>
    </w:p>
    <w:p w14:paraId="1AB45845" w14:textId="550C0897" w:rsidR="000F035E" w:rsidRPr="00D24361" w:rsidRDefault="005679D6" w:rsidP="000A49F8">
      <w:pPr>
        <w:spacing w:line="276" w:lineRule="auto"/>
        <w:jc w:val="both"/>
        <w:rPr>
          <w:rFonts w:ascii="Times New Roman" w:hAnsi="Times New Roman" w:cs="Times New Roman"/>
        </w:rPr>
      </w:pPr>
      <w:r w:rsidRPr="00D24361">
        <w:rPr>
          <w:rFonts w:ascii="Times New Roman" w:hAnsi="Times New Roman" w:cs="Times New Roman"/>
        </w:rPr>
        <w:t>To evaluate</w:t>
      </w:r>
      <w:r w:rsidR="00092083">
        <w:rPr>
          <w:rFonts w:ascii="Times New Roman" w:hAnsi="Times New Roman" w:cs="Times New Roman"/>
        </w:rPr>
        <w:t xml:space="preserve"> </w:t>
      </w:r>
      <w:r w:rsidR="001C56CB" w:rsidRPr="001C56CB">
        <w:rPr>
          <w:rFonts w:ascii="Times New Roman" w:hAnsi="Times New Roman" w:cs="Times New Roman"/>
        </w:rPr>
        <w:t>real-world performance</w:t>
      </w:r>
      <w:r w:rsidRPr="00D24361">
        <w:rPr>
          <w:rFonts w:ascii="Times New Roman" w:hAnsi="Times New Roman" w:cs="Times New Roman"/>
        </w:rPr>
        <w:t xml:space="preserve">, we conducted a </w:t>
      </w:r>
      <w:r w:rsidR="00092083">
        <w:rPr>
          <w:rFonts w:ascii="Times New Roman" w:hAnsi="Times New Roman" w:cs="Times New Roman"/>
        </w:rPr>
        <w:t>continuous monitoring</w:t>
      </w:r>
      <w:r w:rsidRPr="00D24361">
        <w:rPr>
          <w:rFonts w:ascii="Times New Roman" w:hAnsi="Times New Roman" w:cs="Times New Roman"/>
        </w:rPr>
        <w:t xml:space="preserve"> study in a healthy participant across </w:t>
      </w:r>
      <w:r w:rsidR="000C20A9">
        <w:rPr>
          <w:rFonts w:ascii="Times New Roman" w:hAnsi="Times New Roman" w:cs="Times New Roman" w:hint="eastAsia"/>
        </w:rPr>
        <w:t xml:space="preserve">24-hour </w:t>
      </w:r>
      <w:r w:rsidR="000C105B">
        <w:rPr>
          <w:rFonts w:ascii="Times New Roman" w:hAnsi="Times New Roman" w:cs="Times New Roman"/>
        </w:rPr>
        <w:t xml:space="preserve">daily activities </w:t>
      </w:r>
      <w:r w:rsidRPr="00D24361">
        <w:rPr>
          <w:rFonts w:ascii="Times New Roman" w:hAnsi="Times New Roman" w:cs="Times New Roman"/>
        </w:rPr>
        <w:t>and sleep</w:t>
      </w:r>
      <w:r w:rsidR="00B5704D" w:rsidRPr="00D24361">
        <w:rPr>
          <w:rFonts w:ascii="Times New Roman" w:hAnsi="Times New Roman" w:cs="Times New Roman"/>
        </w:rPr>
        <w:t xml:space="preserve"> (</w:t>
      </w:r>
      <w:r w:rsidR="00B5704D" w:rsidRPr="00D24361">
        <w:rPr>
          <w:rFonts w:ascii="Times New Roman" w:hAnsi="Times New Roman" w:cs="Times New Roman"/>
          <w:b/>
          <w:bCs/>
        </w:rPr>
        <w:t>Fi</w:t>
      </w:r>
      <w:r w:rsidR="003B2D80">
        <w:rPr>
          <w:rFonts w:ascii="Times New Roman" w:hAnsi="Times New Roman" w:cs="Times New Roman" w:hint="eastAsia"/>
          <w:b/>
          <w:bCs/>
        </w:rPr>
        <w:t>g.</w:t>
      </w:r>
      <w:r w:rsidR="00B5704D" w:rsidRPr="00D24361">
        <w:rPr>
          <w:rFonts w:ascii="Times New Roman" w:hAnsi="Times New Roman" w:cs="Times New Roman"/>
          <w:b/>
          <w:bCs/>
        </w:rPr>
        <w:t xml:space="preserve"> 3</w:t>
      </w:r>
      <w:r w:rsidR="003B2D80">
        <w:rPr>
          <w:rFonts w:ascii="Times New Roman" w:hAnsi="Times New Roman" w:cs="Times New Roman" w:hint="eastAsia"/>
          <w:b/>
          <w:bCs/>
        </w:rPr>
        <w:t>G</w:t>
      </w:r>
      <w:r w:rsidR="00B5704D" w:rsidRPr="00D24361">
        <w:rPr>
          <w:rFonts w:ascii="Times New Roman" w:hAnsi="Times New Roman" w:cs="Times New Roman"/>
        </w:rPr>
        <w:t>)</w:t>
      </w:r>
      <w:r w:rsidRPr="00D24361">
        <w:rPr>
          <w:rFonts w:ascii="Times New Roman" w:hAnsi="Times New Roman" w:cs="Times New Roman"/>
        </w:rPr>
        <w:t xml:space="preserve">. </w:t>
      </w:r>
      <w:r w:rsidR="007C2542" w:rsidRPr="00D24361">
        <w:rPr>
          <w:rFonts w:ascii="Times New Roman" w:hAnsi="Times New Roman" w:cs="Times New Roman"/>
        </w:rPr>
        <w:t xml:space="preserve">During exercise, HR, </w:t>
      </w:r>
      <w:r w:rsidR="00654F2E">
        <w:rPr>
          <w:rFonts w:ascii="Times New Roman" w:hAnsi="Times New Roman" w:cs="Times New Roman"/>
        </w:rPr>
        <w:t>RR</w:t>
      </w:r>
      <w:r w:rsidR="007C2542" w:rsidRPr="00D24361">
        <w:rPr>
          <w:rFonts w:ascii="Times New Roman" w:hAnsi="Times New Roman" w:cs="Times New Roman"/>
        </w:rPr>
        <w:t>, respiration amplitude</w:t>
      </w:r>
      <w:r w:rsidR="003B2D80">
        <w:rPr>
          <w:rFonts w:ascii="Times New Roman" w:hAnsi="Times New Roman" w:cs="Times New Roman" w:hint="eastAsia"/>
        </w:rPr>
        <w:t xml:space="preserve"> (RA)</w:t>
      </w:r>
      <w:r w:rsidR="007C2542" w:rsidRPr="00D24361">
        <w:rPr>
          <w:rFonts w:ascii="Times New Roman" w:hAnsi="Times New Roman" w:cs="Times New Roman"/>
        </w:rPr>
        <w:t>, GSR, and CBT increased markedly</w:t>
      </w:r>
      <w:r w:rsidR="004335B6">
        <w:rPr>
          <w:rFonts w:ascii="Times New Roman" w:hAnsi="Times New Roman" w:cs="Times New Roman"/>
        </w:rPr>
        <w:t xml:space="preserve"> and</w:t>
      </w:r>
      <w:r w:rsidR="007C2542" w:rsidRPr="00D24361">
        <w:rPr>
          <w:rFonts w:ascii="Times New Roman" w:hAnsi="Times New Roman" w:cs="Times New Roman"/>
        </w:rPr>
        <w:t xml:space="preserve"> </w:t>
      </w:r>
      <w:r w:rsidR="004335B6">
        <w:rPr>
          <w:rFonts w:ascii="Times New Roman" w:hAnsi="Times New Roman" w:cs="Times New Roman"/>
        </w:rPr>
        <w:t>returned to baseline after</w:t>
      </w:r>
      <w:r w:rsidR="007C2542" w:rsidRPr="00D24361">
        <w:rPr>
          <w:rFonts w:ascii="Times New Roman" w:hAnsi="Times New Roman" w:cs="Times New Roman"/>
        </w:rPr>
        <w:t xml:space="preserve"> </w:t>
      </w:r>
      <w:r w:rsidR="004335B6">
        <w:rPr>
          <w:rFonts w:ascii="Times New Roman" w:hAnsi="Times New Roman" w:cs="Times New Roman"/>
        </w:rPr>
        <w:t>activity</w:t>
      </w:r>
      <w:r w:rsidR="007C2542" w:rsidRPr="00D24361">
        <w:rPr>
          <w:rFonts w:ascii="Times New Roman" w:hAnsi="Times New Roman" w:cs="Times New Roman"/>
        </w:rPr>
        <w:t xml:space="preserve"> cessation.</w:t>
      </w:r>
      <w:r w:rsidR="000F035E" w:rsidRPr="00D24361">
        <w:rPr>
          <w:rFonts w:ascii="Times New Roman" w:hAnsi="Times New Roman" w:cs="Times New Roman"/>
        </w:rPr>
        <w:t xml:space="preserve"> </w:t>
      </w:r>
      <w:r w:rsidR="00841AE8" w:rsidRPr="00D24361">
        <w:rPr>
          <w:rFonts w:ascii="Times New Roman" w:hAnsi="Times New Roman" w:cs="Times New Roman"/>
        </w:rPr>
        <w:t>Sleep states were identifiable from EEG spectral transitions and stage-specific oscillations.</w:t>
      </w:r>
      <w:r w:rsidR="004335B6">
        <w:rPr>
          <w:rFonts w:ascii="Times New Roman" w:hAnsi="Times New Roman" w:cs="Times New Roman"/>
        </w:rPr>
        <w:t xml:space="preserve"> Across </w:t>
      </w:r>
      <w:r w:rsidR="00841AE8" w:rsidRPr="00D24361">
        <w:rPr>
          <w:rFonts w:ascii="Times New Roman" w:hAnsi="Times New Roman" w:cs="Times New Roman"/>
        </w:rPr>
        <w:t xml:space="preserve">sleep, HR </w:t>
      </w:r>
      <w:r w:rsidR="004335B6" w:rsidRPr="00D24361">
        <w:rPr>
          <w:rFonts w:ascii="Times New Roman" w:hAnsi="Times New Roman" w:cs="Times New Roman"/>
        </w:rPr>
        <w:t>d</w:t>
      </w:r>
      <w:r w:rsidR="004335B6">
        <w:rPr>
          <w:rFonts w:ascii="Times New Roman" w:hAnsi="Times New Roman" w:cs="Times New Roman"/>
        </w:rPr>
        <w:t xml:space="preserve">ecreased </w:t>
      </w:r>
      <w:r w:rsidR="00841AE8" w:rsidRPr="00D24361">
        <w:rPr>
          <w:rFonts w:ascii="Times New Roman" w:hAnsi="Times New Roman" w:cs="Times New Roman"/>
        </w:rPr>
        <w:t>with parasympathetic dominance and reduced metabolic demand, while CBT followed its circadian trajectory, reaching a</w:t>
      </w:r>
      <w:r w:rsidR="00AD69F3">
        <w:rPr>
          <w:rFonts w:ascii="Times New Roman" w:hAnsi="Times New Roman" w:cs="Times New Roman" w:hint="eastAsia"/>
        </w:rPr>
        <w:t>n early-morning</w:t>
      </w:r>
      <w:r w:rsidR="00841AE8" w:rsidRPr="00D24361">
        <w:rPr>
          <w:rFonts w:ascii="Times New Roman" w:hAnsi="Times New Roman" w:cs="Times New Roman"/>
        </w:rPr>
        <w:t xml:space="preserve"> nadir before rising toward wakefulness. These results demonstrate that EarSense enables stable continuous multimodal monitoring in naturalistic settings, supporting </w:t>
      </w:r>
      <w:r w:rsidR="00E2635C">
        <w:rPr>
          <w:rFonts w:ascii="Times New Roman" w:hAnsi="Times New Roman" w:cs="Times New Roman"/>
        </w:rPr>
        <w:t xml:space="preserve">integrated </w:t>
      </w:r>
      <w:r w:rsidR="00841AE8" w:rsidRPr="00D24361">
        <w:rPr>
          <w:rFonts w:ascii="Times New Roman" w:hAnsi="Times New Roman" w:cs="Times New Roman"/>
        </w:rPr>
        <w:t xml:space="preserve">assessment of </w:t>
      </w:r>
      <w:r w:rsidR="00E2635C">
        <w:rPr>
          <w:rFonts w:ascii="Times New Roman" w:hAnsi="Times New Roman" w:cs="Times New Roman"/>
        </w:rPr>
        <w:t>physiological</w:t>
      </w:r>
      <w:r w:rsidR="00B16D07" w:rsidRPr="00D24361">
        <w:rPr>
          <w:rFonts w:ascii="Times New Roman" w:hAnsi="Times New Roman" w:cs="Times New Roman"/>
        </w:rPr>
        <w:t xml:space="preserve">, </w:t>
      </w:r>
      <w:r w:rsidR="00841AE8" w:rsidRPr="00D24361">
        <w:rPr>
          <w:rFonts w:ascii="Times New Roman" w:hAnsi="Times New Roman" w:cs="Times New Roman"/>
        </w:rPr>
        <w:t>cognitive</w:t>
      </w:r>
      <w:r w:rsidR="00B16D07" w:rsidRPr="00D24361">
        <w:rPr>
          <w:rFonts w:ascii="Times New Roman" w:hAnsi="Times New Roman" w:cs="Times New Roman"/>
        </w:rPr>
        <w:t xml:space="preserve">, and </w:t>
      </w:r>
      <w:r w:rsidR="00E2635C">
        <w:rPr>
          <w:rFonts w:ascii="Times New Roman" w:hAnsi="Times New Roman" w:cs="Times New Roman"/>
        </w:rPr>
        <w:t>behavioral states</w:t>
      </w:r>
      <w:r w:rsidR="00B16D07" w:rsidRPr="00D24361">
        <w:rPr>
          <w:rFonts w:ascii="Times New Roman" w:hAnsi="Times New Roman" w:cs="Times New Roman"/>
        </w:rPr>
        <w:t xml:space="preserve">. </w:t>
      </w:r>
    </w:p>
    <w:p w14:paraId="71D9F5B4" w14:textId="7900A7D5" w:rsidR="00977EDD" w:rsidRPr="00D24361" w:rsidRDefault="00930FBA" w:rsidP="000A49F8">
      <w:pPr>
        <w:spacing w:line="276" w:lineRule="auto"/>
        <w:jc w:val="both"/>
        <w:rPr>
          <w:rFonts w:ascii="Times New Roman" w:hAnsi="Times New Roman" w:cs="Times New Roman"/>
          <w:b/>
          <w:bCs/>
        </w:rPr>
      </w:pPr>
      <w:r w:rsidRPr="00D24361">
        <w:rPr>
          <w:rFonts w:ascii="Times New Roman" w:hAnsi="Times New Roman" w:cs="Times New Roman"/>
          <w:b/>
          <w:bCs/>
        </w:rPr>
        <w:lastRenderedPageBreak/>
        <w:t>A</w:t>
      </w:r>
      <w:r w:rsidR="00773AD3" w:rsidRPr="00D24361">
        <w:rPr>
          <w:rFonts w:ascii="Times New Roman" w:hAnsi="Times New Roman" w:cs="Times New Roman"/>
          <w:b/>
          <w:bCs/>
        </w:rPr>
        <w:t xml:space="preserve">ffective state </w:t>
      </w:r>
      <w:r w:rsidR="00BE0DD0" w:rsidRPr="00D24361">
        <w:rPr>
          <w:rFonts w:ascii="Times New Roman" w:hAnsi="Times New Roman" w:cs="Times New Roman"/>
          <w:b/>
          <w:bCs/>
        </w:rPr>
        <w:t>evaluation</w:t>
      </w:r>
      <w:r w:rsidR="00773AD3" w:rsidRPr="00D24361">
        <w:rPr>
          <w:rFonts w:ascii="Times New Roman" w:hAnsi="Times New Roman" w:cs="Times New Roman"/>
          <w:b/>
          <w:bCs/>
        </w:rPr>
        <w:t xml:space="preserve"> using EarSense</w:t>
      </w:r>
    </w:p>
    <w:p w14:paraId="61451369" w14:textId="454640D5" w:rsidR="00695DCD" w:rsidRPr="00D24361" w:rsidRDefault="00F53493" w:rsidP="000A49F8">
      <w:pPr>
        <w:spacing w:line="276" w:lineRule="auto"/>
        <w:jc w:val="both"/>
        <w:rPr>
          <w:rFonts w:ascii="Times New Roman" w:hAnsi="Times New Roman" w:cs="Times New Roman"/>
        </w:rPr>
      </w:pPr>
      <w:r w:rsidRPr="00D24361">
        <w:rPr>
          <w:rFonts w:ascii="Times New Roman" w:hAnsi="Times New Roman" w:cs="Times New Roman"/>
        </w:rPr>
        <w:t xml:space="preserve">EarSense was </w:t>
      </w:r>
      <w:r w:rsidR="00C91846">
        <w:rPr>
          <w:rFonts w:ascii="Times New Roman" w:hAnsi="Times New Roman" w:cs="Times New Roman"/>
        </w:rPr>
        <w:t>applied</w:t>
      </w:r>
      <w:r w:rsidR="00C91846" w:rsidRPr="00D24361">
        <w:rPr>
          <w:rFonts w:ascii="Times New Roman" w:hAnsi="Times New Roman" w:cs="Times New Roman"/>
        </w:rPr>
        <w:t xml:space="preserve"> </w:t>
      </w:r>
      <w:r w:rsidRPr="00D24361">
        <w:rPr>
          <w:rFonts w:ascii="Times New Roman" w:hAnsi="Times New Roman" w:cs="Times New Roman"/>
        </w:rPr>
        <w:t>to monitor human affective states</w:t>
      </w:r>
      <w:r w:rsidR="00C45B8C">
        <w:rPr>
          <w:rFonts w:ascii="Times New Roman" w:hAnsi="Times New Roman" w:cs="Times New Roman" w:hint="eastAsia"/>
        </w:rPr>
        <w:t xml:space="preserve"> that</w:t>
      </w:r>
      <w:r w:rsidR="007157DD" w:rsidRPr="00D24361">
        <w:rPr>
          <w:rFonts w:ascii="Times New Roman" w:hAnsi="Times New Roman" w:cs="Times New Roman"/>
        </w:rPr>
        <w:t xml:space="preserve"> </w:t>
      </w:r>
      <w:r w:rsidR="00C91846">
        <w:rPr>
          <w:rFonts w:ascii="Times New Roman" w:hAnsi="Times New Roman" w:cs="Times New Roman"/>
        </w:rPr>
        <w:t xml:space="preserve">arise from </w:t>
      </w:r>
      <w:r w:rsidR="00910F39" w:rsidRPr="00D24361">
        <w:rPr>
          <w:rFonts w:ascii="Times New Roman" w:hAnsi="Times New Roman" w:cs="Times New Roman"/>
        </w:rPr>
        <w:t xml:space="preserve">coordinated brain–body physiological responses </w:t>
      </w:r>
      <w:r w:rsidRPr="00D24361">
        <w:rPr>
          <w:rFonts w:ascii="Times New Roman" w:hAnsi="Times New Roman" w:cs="Times New Roman"/>
        </w:rPr>
        <w:t>(</w:t>
      </w:r>
      <w:r w:rsidRPr="00D24361">
        <w:rPr>
          <w:rFonts w:ascii="Times New Roman" w:hAnsi="Times New Roman" w:cs="Times New Roman"/>
          <w:b/>
          <w:bCs/>
        </w:rPr>
        <w:t>Fig</w:t>
      </w:r>
      <w:r w:rsidR="004D7BEE" w:rsidRPr="00D24361">
        <w:rPr>
          <w:rFonts w:ascii="Times New Roman" w:hAnsi="Times New Roman" w:cs="Times New Roman"/>
          <w:b/>
          <w:bCs/>
        </w:rPr>
        <w:t xml:space="preserve">. </w:t>
      </w:r>
      <w:r w:rsidR="0069603C">
        <w:rPr>
          <w:rFonts w:ascii="Times New Roman" w:hAnsi="Times New Roman" w:cs="Times New Roman" w:hint="eastAsia"/>
          <w:b/>
          <w:bCs/>
        </w:rPr>
        <w:t>4</w:t>
      </w:r>
      <w:r w:rsidR="004D7BEE" w:rsidRPr="00D24361">
        <w:rPr>
          <w:rFonts w:ascii="Times New Roman" w:hAnsi="Times New Roman" w:cs="Times New Roman"/>
          <w:b/>
          <w:bCs/>
        </w:rPr>
        <w:t>A</w:t>
      </w:r>
      <w:r w:rsidRPr="00D24361">
        <w:rPr>
          <w:rFonts w:ascii="Times New Roman" w:hAnsi="Times New Roman" w:cs="Times New Roman"/>
        </w:rPr>
        <w:t>)</w:t>
      </w:r>
      <w:r w:rsidR="00790317" w:rsidRPr="00D24361">
        <w:rPr>
          <w:rFonts w:ascii="Times New Roman" w:hAnsi="Times New Roman" w:cs="Times New Roman"/>
        </w:rPr>
        <w:t xml:space="preserve"> </w:t>
      </w:r>
      <w:r w:rsidR="00790317" w:rsidRPr="00D24361">
        <w:rPr>
          <w:rFonts w:ascii="Times New Roman" w:hAnsi="Times New Roman" w:cs="Times New Roman"/>
        </w:rPr>
        <w:fldChar w:fldCharType="begin"/>
      </w:r>
      <w:r w:rsidR="00FC530E">
        <w:rPr>
          <w:rFonts w:ascii="Times New Roman" w:hAnsi="Times New Roman" w:cs="Times New Roman"/>
        </w:rPr>
        <w:instrText xml:space="preserve"> ADDIN EN.CITE &lt;EndNote&gt;&lt;Cite&gt;&lt;Author&gt;Lovallo&lt;/Author&gt;&lt;Year&gt;1975&lt;/Year&gt;&lt;RecNum&gt;32&lt;/RecNum&gt;&lt;DisplayText&gt;(&lt;style face="italic"&gt;35&lt;/style&gt;)&lt;/DisplayText&gt;&lt;record&gt;&lt;rec-number&gt;32&lt;/rec-number&gt;&lt;foreign-keys&gt;&lt;key app="EN" db-id="0zwvdffvypze9tees0av5w9uvv5wtzztw9et" timestamp="1773171428"&gt;32&lt;/key&gt;&lt;/foreign-keys&gt;&lt;ref-type name="Journal Article"&gt;17&lt;/ref-type&gt;&lt;contributors&gt;&lt;authors&gt;&lt;author&gt;Lovallo, William&lt;/author&gt;&lt;/authors&gt;&lt;/contributors&gt;&lt;titles&gt;&lt;title&gt;The Cold Pressor Test and Autonomic Function: A Review and Integration&lt;/title&gt;&lt;secondary-title&gt;Psychophysiology&lt;/secondary-title&gt;&lt;/titles&gt;&lt;periodical&gt;&lt;full-title&gt;Psychophysiology&lt;/full-title&gt;&lt;abbr-1&gt;Psychophysiol.&lt;/abbr-1&gt;&lt;/periodical&gt;&lt;pages&gt;268-282&lt;/pages&gt;&lt;volume&gt;12&lt;/volume&gt;&lt;number&gt;3&lt;/number&gt;&lt;keywords&gt;&lt;keyword&gt;Cold pressor&lt;/keyword&gt;&lt;keyword&gt;Homeostasis&lt;/keyword&gt;&lt;keyword&gt;Autonomic balance&lt;/keyword&gt;&lt;keyword&gt;Law of Initial Values&lt;/keyword&gt;&lt;keyword&gt;Stress&lt;/keyword&gt;&lt;/keywords&gt;&lt;dates&gt;&lt;year&gt;1975&lt;/year&gt;&lt;pub-dates&gt;&lt;date&gt;1975/05/01&lt;/date&gt;&lt;/pub-dates&gt;&lt;/dates&gt;&lt;publisher&gt;John Wiley &amp;amp; Sons, Ltd&lt;/publisher&gt;&lt;isbn&gt;0048-5772&lt;/isbn&gt;&lt;urls&gt;&lt;related-urls&gt;&lt;url&gt;https://doi.org/10.1111/j.1469-8986.1975.tb01289.x&lt;/url&gt;&lt;/related-urls&gt;&lt;/urls&gt;&lt;electronic-resource-num&gt;https://doi.org/10.1111/j.1469-8986.1975.tb01289.x&lt;/electronic-resource-num&gt;&lt;access-date&gt;2026/02/17&lt;/access-date&gt;&lt;/record&gt;&lt;/Cite&gt;&lt;/EndNote&gt;</w:instrText>
      </w:r>
      <w:r w:rsidR="00790317"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35</w:t>
      </w:r>
      <w:r w:rsidR="008339F1" w:rsidRPr="00D24361">
        <w:rPr>
          <w:rFonts w:ascii="Times New Roman" w:hAnsi="Times New Roman" w:cs="Times New Roman"/>
          <w:noProof/>
        </w:rPr>
        <w:t>)</w:t>
      </w:r>
      <w:r w:rsidR="00790317" w:rsidRPr="00D24361">
        <w:rPr>
          <w:rFonts w:ascii="Times New Roman" w:hAnsi="Times New Roman" w:cs="Times New Roman"/>
        </w:rPr>
        <w:fldChar w:fldCharType="end"/>
      </w:r>
      <w:r w:rsidRPr="00D24361">
        <w:rPr>
          <w:rFonts w:ascii="Times New Roman" w:hAnsi="Times New Roman" w:cs="Times New Roman"/>
        </w:rPr>
        <w:t xml:space="preserve">. Controlled experiments were conducted in </w:t>
      </w:r>
      <w:r w:rsidR="00136572">
        <w:rPr>
          <w:rFonts w:ascii="Times New Roman" w:hAnsi="Times New Roman" w:cs="Times New Roman" w:hint="eastAsia"/>
        </w:rPr>
        <w:t>15</w:t>
      </w:r>
      <w:r w:rsidR="00136572" w:rsidRPr="00D24361">
        <w:rPr>
          <w:rFonts w:ascii="Times New Roman" w:hAnsi="Times New Roman" w:cs="Times New Roman"/>
        </w:rPr>
        <w:t xml:space="preserve"> </w:t>
      </w:r>
      <w:r w:rsidRPr="00D24361">
        <w:rPr>
          <w:rFonts w:ascii="Times New Roman" w:hAnsi="Times New Roman" w:cs="Times New Roman"/>
        </w:rPr>
        <w:t xml:space="preserve">healthy participants under four affective conditions: relaxation, cold pressor </w:t>
      </w:r>
      <w:r w:rsidR="009C14E9">
        <w:rPr>
          <w:rFonts w:ascii="Times New Roman" w:hAnsi="Times New Roman" w:cs="Times New Roman"/>
        </w:rPr>
        <w:t>test</w:t>
      </w:r>
      <w:r w:rsidR="009C14E9" w:rsidRPr="00D24361">
        <w:rPr>
          <w:rFonts w:ascii="Times New Roman" w:hAnsi="Times New Roman" w:cs="Times New Roman"/>
        </w:rPr>
        <w:t xml:space="preserve"> </w:t>
      </w:r>
      <w:r w:rsidRPr="00D24361">
        <w:rPr>
          <w:rFonts w:ascii="Times New Roman" w:hAnsi="Times New Roman" w:cs="Times New Roman"/>
        </w:rPr>
        <w:t>(CPT), virtual reality (VR) challenge, and recovery</w:t>
      </w:r>
      <w:r w:rsidR="007E6719">
        <w:rPr>
          <w:rFonts w:ascii="Times New Roman" w:hAnsi="Times New Roman" w:cs="Times New Roman" w:hint="eastAsia"/>
        </w:rPr>
        <w:t xml:space="preserve"> (</w:t>
      </w:r>
      <w:r w:rsidR="008115EE">
        <w:rPr>
          <w:rFonts w:ascii="Times New Roman" w:hAnsi="Times New Roman" w:cs="Times New Roman"/>
          <w:b/>
          <w:bCs/>
        </w:rPr>
        <w:t>t</w:t>
      </w:r>
      <w:r w:rsidR="007E6719" w:rsidRPr="007E6719">
        <w:rPr>
          <w:rFonts w:ascii="Times New Roman" w:hAnsi="Times New Roman" w:cs="Times New Roman" w:hint="eastAsia"/>
          <w:b/>
          <w:bCs/>
        </w:rPr>
        <w:t>able S2</w:t>
      </w:r>
      <w:r w:rsidR="007E6719">
        <w:rPr>
          <w:rFonts w:ascii="Times New Roman" w:hAnsi="Times New Roman" w:cs="Times New Roman" w:hint="eastAsia"/>
        </w:rPr>
        <w:t>)</w:t>
      </w:r>
      <w:r w:rsidRPr="00D24361">
        <w:rPr>
          <w:rFonts w:ascii="Times New Roman" w:hAnsi="Times New Roman" w:cs="Times New Roman"/>
        </w:rPr>
        <w:t xml:space="preserve">. </w:t>
      </w:r>
      <w:r w:rsidR="007157DD" w:rsidRPr="00D24361">
        <w:rPr>
          <w:rFonts w:ascii="Times New Roman" w:hAnsi="Times New Roman" w:cs="Times New Roman"/>
        </w:rPr>
        <w:t>Multimodal</w:t>
      </w:r>
      <w:r w:rsidRPr="00D24361">
        <w:rPr>
          <w:rFonts w:ascii="Times New Roman" w:hAnsi="Times New Roman" w:cs="Times New Roman"/>
        </w:rPr>
        <w:t xml:space="preserve"> physiological signals were continuously </w:t>
      </w:r>
      <w:r w:rsidR="00910F39" w:rsidRPr="00D24361">
        <w:rPr>
          <w:rFonts w:ascii="Times New Roman" w:hAnsi="Times New Roman" w:cs="Times New Roman"/>
        </w:rPr>
        <w:t>recorded</w:t>
      </w:r>
      <w:r w:rsidRPr="00D24361">
        <w:rPr>
          <w:rFonts w:ascii="Times New Roman" w:hAnsi="Times New Roman" w:cs="Times New Roman"/>
        </w:rPr>
        <w:t xml:space="preserve"> using EarSense (</w:t>
      </w:r>
      <w:r w:rsidRPr="00D24361">
        <w:rPr>
          <w:rFonts w:ascii="Times New Roman" w:hAnsi="Times New Roman" w:cs="Times New Roman"/>
          <w:b/>
          <w:bCs/>
        </w:rPr>
        <w:t>Fig</w:t>
      </w:r>
      <w:r w:rsidR="004D7BEE" w:rsidRPr="00D24361">
        <w:rPr>
          <w:rFonts w:ascii="Times New Roman" w:hAnsi="Times New Roman" w:cs="Times New Roman"/>
          <w:b/>
          <w:bCs/>
        </w:rPr>
        <w:t>.</w:t>
      </w:r>
      <w:r w:rsidRPr="00D24361">
        <w:rPr>
          <w:rFonts w:ascii="Times New Roman" w:hAnsi="Times New Roman" w:cs="Times New Roman"/>
          <w:b/>
          <w:bCs/>
        </w:rPr>
        <w:t xml:space="preserve"> 4</w:t>
      </w:r>
      <w:r w:rsidR="004D7BEE" w:rsidRPr="00D24361">
        <w:rPr>
          <w:rFonts w:ascii="Times New Roman" w:hAnsi="Times New Roman" w:cs="Times New Roman"/>
          <w:b/>
          <w:bCs/>
        </w:rPr>
        <w:t xml:space="preserve">B </w:t>
      </w:r>
      <w:r w:rsidR="004D7BEE" w:rsidRPr="00D24361">
        <w:rPr>
          <w:rFonts w:ascii="Times New Roman" w:hAnsi="Times New Roman" w:cs="Times New Roman"/>
        </w:rPr>
        <w:t xml:space="preserve">and </w:t>
      </w:r>
      <w:r w:rsidR="004D7BEE" w:rsidRPr="00D24361">
        <w:rPr>
          <w:rFonts w:ascii="Times New Roman" w:hAnsi="Times New Roman" w:cs="Times New Roman"/>
          <w:b/>
          <w:bCs/>
        </w:rPr>
        <w:t>4C</w:t>
      </w:r>
      <w:r w:rsidRPr="00D24361">
        <w:rPr>
          <w:rFonts w:ascii="Times New Roman" w:hAnsi="Times New Roman" w:cs="Times New Roman"/>
        </w:rPr>
        <w:t>)</w:t>
      </w:r>
      <w:r w:rsidR="009431AF">
        <w:rPr>
          <w:rFonts w:ascii="Times New Roman" w:hAnsi="Times New Roman" w:cs="Times New Roman"/>
        </w:rPr>
        <w:t>,</w:t>
      </w:r>
      <w:r w:rsidR="007157DD" w:rsidRPr="00D24361">
        <w:rPr>
          <w:rFonts w:ascii="Times New Roman" w:hAnsi="Times New Roman" w:cs="Times New Roman"/>
        </w:rPr>
        <w:t xml:space="preserve"> while</w:t>
      </w:r>
      <w:r w:rsidRPr="00D24361">
        <w:rPr>
          <w:rFonts w:ascii="Times New Roman" w:hAnsi="Times New Roman" w:cs="Times New Roman"/>
        </w:rPr>
        <w:t xml:space="preserve"> </w:t>
      </w:r>
      <w:r w:rsidR="007157DD" w:rsidRPr="00D24361">
        <w:rPr>
          <w:rFonts w:ascii="Times New Roman" w:hAnsi="Times New Roman" w:cs="Times New Roman"/>
        </w:rPr>
        <w:t>subjective affective states were assessed using</w:t>
      </w:r>
      <w:r w:rsidRPr="00D24361">
        <w:rPr>
          <w:rFonts w:ascii="Times New Roman" w:hAnsi="Times New Roman" w:cs="Times New Roman"/>
        </w:rPr>
        <w:t xml:space="preserve"> the Positive and Negative Affect Schedule (PANAS) </w:t>
      </w:r>
      <w:r w:rsidR="00790317" w:rsidRPr="00D24361">
        <w:rPr>
          <w:rFonts w:ascii="Times New Roman" w:hAnsi="Times New Roman" w:cs="Times New Roman"/>
        </w:rPr>
        <w:fldChar w:fldCharType="begin"/>
      </w:r>
      <w:r w:rsidR="00FC530E">
        <w:rPr>
          <w:rFonts w:ascii="Times New Roman" w:hAnsi="Times New Roman" w:cs="Times New Roman"/>
        </w:rPr>
        <w:instrText xml:space="preserve"> ADDIN EN.CITE &lt;EndNote&gt;&lt;Cite&gt;&lt;Author&gt;Watson&lt;/Author&gt;&lt;Year&gt;1988&lt;/Year&gt;&lt;RecNum&gt;46&lt;/RecNum&gt;&lt;DisplayText&gt;(&lt;style face="italic"&gt;36&lt;/style&gt;)&lt;/DisplayText&gt;&lt;record&gt;&lt;rec-number&gt;46&lt;/rec-number&gt;&lt;foreign-keys&gt;&lt;key app="EN" db-id="0zwvdffvypze9tees0av5w9uvv5wtzztw9et" timestamp="1773171428"&gt;46&lt;/key&gt;&lt;/foreign-keys&gt;&lt;ref-type name="Journal Article"&gt;17&lt;/ref-type&gt;&lt;contributors&gt;&lt;authors&gt;&lt;author&gt;Watson, David;&lt;/author&gt;&lt;author&gt;Clark, Lee Anna;&lt;/author&gt;&lt;author&gt; Tellegen, Auke&lt;/author&gt;&lt;/authors&gt;&lt;/contributors&gt;&lt;titles&gt;&lt;title&gt;Development and validation of brief measures of positive and negative affect: The PANAS scales&lt;/title&gt;&lt;secondary-title&gt;Journal of Personality and Social Psychology&lt;/secondary-title&gt;&lt;/titles&gt;&lt;periodical&gt;&lt;full-title&gt;Journal of Personality and Social Psychology&lt;/full-title&gt;&lt;abbr-1&gt;J. Pers. Soc. Psychol.&lt;/abbr-1&gt;&lt;/periodical&gt;&lt;pages&gt;1063-1070&lt;/pages&gt;&lt;volume&gt;54&lt;/volume&gt;&lt;keywords&gt;&lt;keyword&gt;*Emotional States&lt;/keyword&gt;&lt;keyword&gt;*Measurement&lt;/keyword&gt;&lt;keyword&gt;*Test Construction&lt;/keyword&gt;&lt;keyword&gt;Test Reliability&lt;/keyword&gt;&lt;keyword&gt;Test Validity&lt;/keyword&gt;&lt;/keywords&gt;&lt;dates&gt;&lt;year&gt;1988&lt;/year&gt;&lt;/dates&gt;&lt;pub-location&gt;US&lt;/pub-location&gt;&lt;publisher&gt;American Psychological Association&lt;/publisher&gt;&lt;isbn&gt;1939-1315(Electronic),0022-3514(Print)&lt;/isbn&gt;&lt;work-type&gt;doi:10.1037/0022-3514.54.6.1063&lt;/work-type&gt;&lt;urls&gt;&lt;/urls&gt;&lt;electronic-resource-num&gt;10.1037/0022-3514.54.6.1063&lt;/electronic-resource-num&gt;&lt;/record&gt;&lt;/Cite&gt;&lt;/EndNote&gt;</w:instrText>
      </w:r>
      <w:r w:rsidR="00790317"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36</w:t>
      </w:r>
      <w:r w:rsidR="008339F1" w:rsidRPr="00D24361">
        <w:rPr>
          <w:rFonts w:ascii="Times New Roman" w:hAnsi="Times New Roman" w:cs="Times New Roman"/>
          <w:noProof/>
        </w:rPr>
        <w:t>)</w:t>
      </w:r>
      <w:r w:rsidR="00790317" w:rsidRPr="00D24361">
        <w:rPr>
          <w:rFonts w:ascii="Times New Roman" w:hAnsi="Times New Roman" w:cs="Times New Roman"/>
        </w:rPr>
        <w:fldChar w:fldCharType="end"/>
      </w:r>
      <w:r w:rsidR="00790317" w:rsidRPr="00D24361">
        <w:rPr>
          <w:rFonts w:ascii="Times New Roman" w:hAnsi="Times New Roman" w:cs="Times New Roman"/>
        </w:rPr>
        <w:t xml:space="preserve"> </w:t>
      </w:r>
      <w:r w:rsidRPr="00D24361">
        <w:rPr>
          <w:rFonts w:ascii="Times New Roman" w:hAnsi="Times New Roman" w:cs="Times New Roman"/>
        </w:rPr>
        <w:t>and the State</w:t>
      </w:r>
      <w:r w:rsidR="00A3378C" w:rsidRPr="00D24361">
        <w:rPr>
          <w:rFonts w:ascii="Times New Roman" w:hAnsi="Times New Roman" w:cs="Times New Roman"/>
        </w:rPr>
        <w:t>-</w:t>
      </w:r>
      <w:r w:rsidRPr="00D24361">
        <w:rPr>
          <w:rFonts w:ascii="Times New Roman" w:hAnsi="Times New Roman" w:cs="Times New Roman"/>
        </w:rPr>
        <w:t>Trait Anxiety Inventory Form Y (STAI-Y)</w:t>
      </w:r>
      <w:r w:rsidR="00215F94" w:rsidRPr="00D24361">
        <w:rPr>
          <w:rFonts w:ascii="Times New Roman" w:hAnsi="Times New Roman" w:cs="Times New Roman"/>
        </w:rPr>
        <w:t xml:space="preserve"> </w:t>
      </w:r>
      <w:r w:rsidR="00215F94" w:rsidRPr="00D24361">
        <w:rPr>
          <w:rFonts w:ascii="Times New Roman" w:hAnsi="Times New Roman" w:cs="Times New Roman"/>
        </w:rPr>
        <w:fldChar w:fldCharType="begin"/>
      </w:r>
      <w:r w:rsidR="00B11DFA">
        <w:rPr>
          <w:rFonts w:ascii="Times New Roman" w:hAnsi="Times New Roman" w:cs="Times New Roman"/>
        </w:rPr>
        <w:instrText xml:space="preserve"> ADDIN EN.CITE &lt;EndNote&gt;&lt;Cite&gt;&lt;Author&gt;Spielberger&lt;/Author&gt;&lt;Year&gt;1983&lt;/Year&gt;&lt;RecNum&gt;130&lt;/RecNum&gt;&lt;DisplayText&gt;(&lt;style face="italic"&gt;37&lt;/style&gt;)&lt;/DisplayText&gt;&lt;record&gt;&lt;rec-number&gt;130&lt;/rec-number&gt;&lt;foreign-keys&gt;&lt;key app="EN" db-id="0zwvdffvypze9tees0av5w9uvv5wtzztw9et" timestamp="1773182842"&gt;130&lt;/key&gt;&lt;/foreign-keys&gt;&lt;ref-type name="Book"&gt;6&lt;/ref-type&gt;&lt;contributors&gt;&lt;authors&gt;&lt;author&gt;Spielberger, Charles D.&lt;/author&gt;&lt;author&gt;Gonzalez-Reigosa, Fernando&lt;/author&gt;&lt;author&gt;Martinez-Urrutia, Angel&lt;/author&gt;&lt;author&gt;Natalicio, Luiz F. S.&lt;/author&gt;&lt;author&gt;Natalicio, Diana S.&lt;/author&gt;&lt;/authors&gt;&lt;/contributors&gt;&lt;titles&gt;&lt;title&gt;Manual for the State-Trait Anxiety Inventory.&lt;/title&gt;&lt;/titles&gt;&lt;dates&gt;&lt;year&gt;1983&lt;/year&gt;&lt;/dates&gt;&lt;pub-location&gt;Palo Alto, CA&lt;/pub-location&gt;&lt;publisher&gt;Consulting Psychologists Press&lt;/publisher&gt;&lt;urls&gt;&lt;related-urls&gt;&lt;url&gt;https://journal.sipsych.org/index.php/IJP/article/view/620&lt;/url&gt;&lt;/related-urls&gt;&lt;/urls&gt;&lt;electronic-resource-num&gt;10.30849/rip/ijp.v5i3 &amp;amp; 4.620&lt;/electronic-resource-num&gt;&lt;access-date&gt;2026/02/17&lt;/access-date&gt;&lt;/record&gt;&lt;/Cite&gt;&lt;/EndNote&gt;</w:instrText>
      </w:r>
      <w:r w:rsidR="00215F94" w:rsidRPr="00D24361">
        <w:rPr>
          <w:rFonts w:ascii="Times New Roman" w:hAnsi="Times New Roman" w:cs="Times New Roman"/>
        </w:rPr>
        <w:fldChar w:fldCharType="separate"/>
      </w:r>
      <w:r w:rsidR="008339F1" w:rsidRPr="00D24361">
        <w:rPr>
          <w:rFonts w:ascii="Times New Roman" w:hAnsi="Times New Roman" w:cs="Times New Roman"/>
          <w:noProof/>
        </w:rPr>
        <w:t>(</w:t>
      </w:r>
      <w:r w:rsidR="008339F1" w:rsidRPr="00D24361">
        <w:rPr>
          <w:rFonts w:ascii="Times New Roman" w:hAnsi="Times New Roman" w:cs="Times New Roman"/>
          <w:i/>
          <w:noProof/>
        </w:rPr>
        <w:t>37</w:t>
      </w:r>
      <w:r w:rsidR="008339F1" w:rsidRPr="00D24361">
        <w:rPr>
          <w:rFonts w:ascii="Times New Roman" w:hAnsi="Times New Roman" w:cs="Times New Roman"/>
          <w:noProof/>
        </w:rPr>
        <w:t>)</w:t>
      </w:r>
      <w:r w:rsidR="00215F94" w:rsidRPr="00D24361">
        <w:rPr>
          <w:rFonts w:ascii="Times New Roman" w:hAnsi="Times New Roman" w:cs="Times New Roman"/>
        </w:rPr>
        <w:fldChar w:fldCharType="end"/>
      </w:r>
      <w:r w:rsidR="00EE7740">
        <w:rPr>
          <w:rFonts w:ascii="Times New Roman" w:hAnsi="Times New Roman" w:cs="Times New Roman" w:hint="eastAsia"/>
        </w:rPr>
        <w:t xml:space="preserve">, </w:t>
      </w:r>
      <w:r w:rsidR="00EE7740" w:rsidRPr="00D24361">
        <w:rPr>
          <w:rFonts w:ascii="Times New Roman" w:hAnsi="Times New Roman" w:cs="Times New Roman"/>
        </w:rPr>
        <w:t>administered after each condition</w:t>
      </w:r>
      <w:r w:rsidR="00EE7740">
        <w:rPr>
          <w:rFonts w:ascii="Times New Roman" w:hAnsi="Times New Roman" w:cs="Times New Roman" w:hint="eastAsia"/>
        </w:rPr>
        <w:t xml:space="preserve"> (</w:t>
      </w:r>
      <w:r w:rsidR="00EE7740">
        <w:rPr>
          <w:rFonts w:ascii="Times New Roman" w:hAnsi="Times New Roman" w:cs="Times New Roman"/>
          <w:b/>
          <w:bCs/>
        </w:rPr>
        <w:t>t</w:t>
      </w:r>
      <w:r w:rsidR="00EE7740" w:rsidRPr="007E6719">
        <w:rPr>
          <w:rFonts w:ascii="Times New Roman" w:hAnsi="Times New Roman" w:cs="Times New Roman" w:hint="eastAsia"/>
          <w:b/>
          <w:bCs/>
        </w:rPr>
        <w:t>able S3</w:t>
      </w:r>
      <w:r w:rsidR="00EE7740">
        <w:rPr>
          <w:rFonts w:ascii="Times New Roman" w:hAnsi="Times New Roman" w:cs="Times New Roman" w:hint="eastAsia"/>
        </w:rPr>
        <w:t>)</w:t>
      </w:r>
      <w:r w:rsidRPr="00D24361">
        <w:rPr>
          <w:rFonts w:ascii="Times New Roman" w:hAnsi="Times New Roman" w:cs="Times New Roman"/>
        </w:rPr>
        <w:t xml:space="preserve">. </w:t>
      </w:r>
    </w:p>
    <w:p w14:paraId="611A2946" w14:textId="60DEDA1A" w:rsidR="004D7BEE" w:rsidRPr="00D24361" w:rsidRDefault="007157DD" w:rsidP="000A49F8">
      <w:pPr>
        <w:spacing w:line="276" w:lineRule="auto"/>
        <w:jc w:val="both"/>
        <w:rPr>
          <w:rFonts w:ascii="Times New Roman" w:hAnsi="Times New Roman" w:cs="Times New Roman"/>
        </w:rPr>
      </w:pPr>
      <w:r w:rsidRPr="00D24361">
        <w:rPr>
          <w:rFonts w:ascii="Times New Roman" w:hAnsi="Times New Roman" w:cs="Times New Roman"/>
        </w:rPr>
        <w:t>During</w:t>
      </w:r>
      <w:r w:rsidR="007E6719">
        <w:rPr>
          <w:rFonts w:ascii="Times New Roman" w:hAnsi="Times New Roman" w:cs="Times New Roman" w:hint="eastAsia"/>
        </w:rPr>
        <w:t xml:space="preserve"> </w:t>
      </w:r>
      <w:r w:rsidRPr="00D24361">
        <w:rPr>
          <w:rFonts w:ascii="Times New Roman" w:hAnsi="Times New Roman" w:cs="Times New Roman"/>
        </w:rPr>
        <w:t>CPT, participants immersed one hand in ice water for 5 min, inducing nociceptive stress and sympathetic activation</w:t>
      </w:r>
      <w:r w:rsidR="007E6719">
        <w:rPr>
          <w:rFonts w:ascii="Times New Roman" w:hAnsi="Times New Roman" w:cs="Times New Roman" w:hint="eastAsia"/>
        </w:rPr>
        <w:t xml:space="preserve">, </w:t>
      </w:r>
      <w:r w:rsidR="003C460B">
        <w:rPr>
          <w:rFonts w:ascii="Times New Roman" w:hAnsi="Times New Roman" w:cs="Times New Roman" w:hint="eastAsia"/>
        </w:rPr>
        <w:t>with</w:t>
      </w:r>
      <w:r w:rsidR="007E6719">
        <w:rPr>
          <w:rFonts w:ascii="Times New Roman" w:hAnsi="Times New Roman" w:cs="Times New Roman" w:hint="eastAsia"/>
        </w:rPr>
        <w:t xml:space="preserve"> </w:t>
      </w:r>
      <w:r w:rsidR="007E6719" w:rsidRPr="007E6719">
        <w:rPr>
          <w:rFonts w:ascii="Times New Roman" w:hAnsi="Times New Roman" w:cs="Times New Roman"/>
        </w:rPr>
        <w:t xml:space="preserve">increased negative affect (NA) and </w:t>
      </w:r>
      <w:r w:rsidR="003402D2">
        <w:rPr>
          <w:rFonts w:ascii="Times New Roman" w:hAnsi="Times New Roman" w:cs="Times New Roman"/>
        </w:rPr>
        <w:t>state</w:t>
      </w:r>
      <w:r w:rsidR="007E6719" w:rsidRPr="007E6719">
        <w:rPr>
          <w:rFonts w:ascii="Times New Roman" w:hAnsi="Times New Roman" w:cs="Times New Roman"/>
        </w:rPr>
        <w:t xml:space="preserve"> anxiety</w:t>
      </w:r>
      <w:r w:rsidR="003402D2">
        <w:rPr>
          <w:rFonts w:ascii="Times New Roman" w:hAnsi="Times New Roman" w:cs="Times New Roman"/>
        </w:rPr>
        <w:t xml:space="preserve"> </w:t>
      </w:r>
      <w:r w:rsidR="003F5D6C">
        <w:rPr>
          <w:rFonts w:ascii="Times New Roman" w:hAnsi="Times New Roman" w:cs="Times New Roman"/>
        </w:rPr>
        <w:t>levels</w:t>
      </w:r>
      <w:r w:rsidR="003F5D6C">
        <w:rPr>
          <w:rFonts w:ascii="Times New Roman" w:hAnsi="Times New Roman" w:cs="Times New Roman" w:hint="eastAsia"/>
        </w:rPr>
        <w:t xml:space="preserve"> </w:t>
      </w:r>
      <w:r w:rsidR="007E6719">
        <w:rPr>
          <w:rFonts w:ascii="Times New Roman" w:hAnsi="Times New Roman" w:cs="Times New Roman" w:hint="eastAsia"/>
        </w:rPr>
        <w:t>(</w:t>
      </w:r>
      <w:r w:rsidR="007E6719">
        <w:rPr>
          <w:rFonts w:ascii="Times New Roman" w:hAnsi="Times New Roman" w:cs="Times New Roman" w:hint="eastAsia"/>
          <w:b/>
          <w:bCs/>
        </w:rPr>
        <w:t>f</w:t>
      </w:r>
      <w:r w:rsidR="007E6719" w:rsidRPr="007E6719">
        <w:rPr>
          <w:rFonts w:ascii="Times New Roman" w:hAnsi="Times New Roman" w:cs="Times New Roman" w:hint="eastAsia"/>
          <w:b/>
          <w:bCs/>
        </w:rPr>
        <w:t>ig. S</w:t>
      </w:r>
      <w:r w:rsidR="00E0609A">
        <w:rPr>
          <w:rFonts w:ascii="Times New Roman" w:hAnsi="Times New Roman" w:cs="Times New Roman"/>
          <w:b/>
          <w:bCs/>
        </w:rPr>
        <w:t>50</w:t>
      </w:r>
      <w:r w:rsidR="007E6719" w:rsidRPr="007E6719">
        <w:rPr>
          <w:rFonts w:ascii="Times New Roman" w:hAnsi="Times New Roman" w:cs="Times New Roman" w:hint="eastAsia"/>
        </w:rPr>
        <w:t>,</w:t>
      </w:r>
      <w:r w:rsidR="007E6719" w:rsidRPr="007E6719">
        <w:rPr>
          <w:rFonts w:ascii="Times New Roman" w:hAnsi="Times New Roman" w:cs="Times New Roman" w:hint="eastAsia"/>
          <w:b/>
          <w:bCs/>
        </w:rPr>
        <w:t xml:space="preserve"> A </w:t>
      </w:r>
      <w:r w:rsidR="007E6719" w:rsidRPr="007E6719">
        <w:rPr>
          <w:rFonts w:ascii="Times New Roman" w:hAnsi="Times New Roman" w:cs="Times New Roman" w:hint="eastAsia"/>
        </w:rPr>
        <w:t xml:space="preserve">to </w:t>
      </w:r>
      <w:r w:rsidR="007E6719" w:rsidRPr="007E6719">
        <w:rPr>
          <w:rFonts w:ascii="Times New Roman" w:hAnsi="Times New Roman" w:cs="Times New Roman" w:hint="eastAsia"/>
          <w:b/>
          <w:bCs/>
        </w:rPr>
        <w:t>C</w:t>
      </w:r>
      <w:r w:rsidR="007E6719">
        <w:rPr>
          <w:rFonts w:ascii="Times New Roman" w:hAnsi="Times New Roman" w:cs="Times New Roman" w:hint="eastAsia"/>
          <w:b/>
          <w:bCs/>
        </w:rPr>
        <w:t>)</w:t>
      </w:r>
      <w:r w:rsidR="00910F39" w:rsidRPr="00D24361">
        <w:rPr>
          <w:rFonts w:ascii="Times New Roman" w:hAnsi="Times New Roman" w:cs="Times New Roman"/>
        </w:rPr>
        <w:t>.</w:t>
      </w:r>
      <w:r w:rsidRPr="00D24361">
        <w:rPr>
          <w:rFonts w:ascii="Times New Roman" w:hAnsi="Times New Roman" w:cs="Times New Roman"/>
        </w:rPr>
        <w:t xml:space="preserve"> </w:t>
      </w:r>
      <w:r w:rsidR="00910F39" w:rsidRPr="00D24361">
        <w:rPr>
          <w:rFonts w:ascii="Times New Roman" w:hAnsi="Times New Roman" w:cs="Times New Roman"/>
        </w:rPr>
        <w:t xml:space="preserve">This condition </w:t>
      </w:r>
      <w:r w:rsidR="007E6719">
        <w:rPr>
          <w:rFonts w:ascii="Times New Roman" w:hAnsi="Times New Roman" w:cs="Times New Roman" w:hint="eastAsia"/>
        </w:rPr>
        <w:t>produced</w:t>
      </w:r>
      <w:r w:rsidR="00910F39" w:rsidRPr="00D24361">
        <w:rPr>
          <w:rFonts w:ascii="Times New Roman" w:hAnsi="Times New Roman" w:cs="Times New Roman"/>
        </w:rPr>
        <w:t xml:space="preserve"> rapid cardiorespiratory and electrodermal responses, including changes in HR, </w:t>
      </w:r>
      <w:r w:rsidR="005804F5" w:rsidRPr="005804F5">
        <w:rPr>
          <w:rFonts w:ascii="Times New Roman" w:hAnsi="Times New Roman" w:cs="Times New Roman"/>
        </w:rPr>
        <w:t xml:space="preserve">heart rate variability </w:t>
      </w:r>
      <w:r w:rsidR="005804F5">
        <w:rPr>
          <w:rFonts w:ascii="Times New Roman" w:hAnsi="Times New Roman" w:cs="Times New Roman"/>
        </w:rPr>
        <w:t>(</w:t>
      </w:r>
      <w:r w:rsidR="00910F39" w:rsidRPr="00D24361">
        <w:rPr>
          <w:rFonts w:ascii="Times New Roman" w:hAnsi="Times New Roman" w:cs="Times New Roman"/>
        </w:rPr>
        <w:t>HRV</w:t>
      </w:r>
      <w:r w:rsidR="005804F5">
        <w:rPr>
          <w:rFonts w:ascii="Times New Roman" w:hAnsi="Times New Roman" w:cs="Times New Roman"/>
        </w:rPr>
        <w:t>)</w:t>
      </w:r>
      <w:r w:rsidR="00910F39" w:rsidRPr="00D24361">
        <w:rPr>
          <w:rFonts w:ascii="Times New Roman" w:hAnsi="Times New Roman" w:cs="Times New Roman"/>
        </w:rPr>
        <w:t xml:space="preserve">, SpO₂, RA, and GSR </w:t>
      </w:r>
      <w:r w:rsidRPr="00D24361">
        <w:rPr>
          <w:rFonts w:ascii="Times New Roman" w:hAnsi="Times New Roman" w:cs="Times New Roman"/>
        </w:rPr>
        <w:t>(</w:t>
      </w:r>
      <w:r w:rsidRPr="00D24361">
        <w:rPr>
          <w:rFonts w:ascii="Times New Roman" w:hAnsi="Times New Roman" w:cs="Times New Roman"/>
          <w:b/>
          <w:bCs/>
        </w:rPr>
        <w:t>Fig</w:t>
      </w:r>
      <w:r w:rsidR="004D7BEE" w:rsidRPr="00D24361">
        <w:rPr>
          <w:rFonts w:ascii="Times New Roman" w:hAnsi="Times New Roman" w:cs="Times New Roman"/>
          <w:b/>
          <w:bCs/>
        </w:rPr>
        <w:t>.</w:t>
      </w:r>
      <w:r w:rsidRPr="00D24361">
        <w:rPr>
          <w:rFonts w:ascii="Times New Roman" w:hAnsi="Times New Roman" w:cs="Times New Roman"/>
          <w:b/>
          <w:bCs/>
        </w:rPr>
        <w:t xml:space="preserve"> 4</w:t>
      </w:r>
      <w:r w:rsidR="004D7BEE" w:rsidRPr="00D24361">
        <w:rPr>
          <w:rFonts w:ascii="Times New Roman" w:hAnsi="Times New Roman" w:cs="Times New Roman"/>
          <w:b/>
          <w:bCs/>
        </w:rPr>
        <w:t>B</w:t>
      </w:r>
      <w:r w:rsidRPr="00D24361">
        <w:rPr>
          <w:rFonts w:ascii="Times New Roman" w:hAnsi="Times New Roman" w:cs="Times New Roman"/>
        </w:rPr>
        <w:t>).</w:t>
      </w:r>
      <w:r w:rsidR="004D7BEE" w:rsidRPr="00D24361">
        <w:rPr>
          <w:rFonts w:ascii="Times New Roman" w:hAnsi="Times New Roman" w:cs="Times New Roman"/>
        </w:rPr>
        <w:t xml:space="preserve"> </w:t>
      </w:r>
      <w:r w:rsidR="004D7BEE" w:rsidRPr="00305D40">
        <w:rPr>
          <w:rFonts w:ascii="Times New Roman" w:hAnsi="Times New Roman" w:cs="Times New Roman"/>
        </w:rPr>
        <w:t xml:space="preserve">During the VR challenge, participants </w:t>
      </w:r>
      <w:r w:rsidR="00094A6B" w:rsidRPr="00305D40">
        <w:rPr>
          <w:rFonts w:ascii="Times New Roman" w:hAnsi="Times New Roman" w:cs="Times New Roman" w:hint="eastAsia"/>
        </w:rPr>
        <w:t>underwent</w:t>
      </w:r>
      <w:r w:rsidR="004D7BEE" w:rsidRPr="00305D40">
        <w:rPr>
          <w:rFonts w:ascii="Times New Roman" w:hAnsi="Times New Roman" w:cs="Times New Roman"/>
        </w:rPr>
        <w:t xml:space="preserve"> a 10-min immersive roller-coaster simulation that </w:t>
      </w:r>
      <w:r w:rsidR="009F103F" w:rsidRPr="00305D40">
        <w:rPr>
          <w:rFonts w:ascii="Times New Roman" w:hAnsi="Times New Roman" w:cs="Times New Roman"/>
        </w:rPr>
        <w:t xml:space="preserve">elicited </w:t>
      </w:r>
      <w:r w:rsidR="004D7BEE" w:rsidRPr="00305D40">
        <w:rPr>
          <w:rFonts w:ascii="Times New Roman" w:hAnsi="Times New Roman" w:cs="Times New Roman"/>
        </w:rPr>
        <w:t xml:space="preserve">heightened emotional arousal and anticipatory engagement, </w:t>
      </w:r>
      <w:r w:rsidR="007E6719" w:rsidRPr="00305D40">
        <w:rPr>
          <w:rFonts w:ascii="Times New Roman" w:hAnsi="Times New Roman" w:cs="Times New Roman"/>
        </w:rPr>
        <w:t>resulting</w:t>
      </w:r>
      <w:r w:rsidR="007E6719" w:rsidRPr="00305D40">
        <w:rPr>
          <w:rFonts w:ascii="Times New Roman" w:hAnsi="Times New Roman" w:cs="Times New Roman" w:hint="eastAsia"/>
        </w:rPr>
        <w:t xml:space="preserve"> in increased positive affect (PA), NA and </w:t>
      </w:r>
      <w:r w:rsidR="002329C2" w:rsidRPr="00305D40">
        <w:rPr>
          <w:rFonts w:ascii="Times New Roman" w:hAnsi="Times New Roman" w:cs="Times New Roman"/>
        </w:rPr>
        <w:t>STAI</w:t>
      </w:r>
      <w:r w:rsidR="007E6719" w:rsidRPr="00305D40">
        <w:rPr>
          <w:rFonts w:ascii="Times New Roman" w:hAnsi="Times New Roman" w:cs="Times New Roman" w:hint="eastAsia"/>
        </w:rPr>
        <w:t xml:space="preserve"> scores (</w:t>
      </w:r>
      <w:r w:rsidR="007E6719" w:rsidRPr="00305D40">
        <w:rPr>
          <w:rFonts w:ascii="Times New Roman" w:hAnsi="Times New Roman" w:cs="Times New Roman" w:hint="eastAsia"/>
          <w:b/>
          <w:bCs/>
        </w:rPr>
        <w:t>fig. S</w:t>
      </w:r>
      <w:r w:rsidR="005C7575" w:rsidRPr="00305D40">
        <w:rPr>
          <w:rFonts w:ascii="Times New Roman" w:hAnsi="Times New Roman" w:cs="Times New Roman" w:hint="eastAsia"/>
          <w:b/>
          <w:bCs/>
        </w:rPr>
        <w:t>50</w:t>
      </w:r>
      <w:r w:rsidR="007E6719" w:rsidRPr="00305D40">
        <w:rPr>
          <w:rFonts w:ascii="Times New Roman" w:hAnsi="Times New Roman" w:cs="Times New Roman" w:hint="eastAsia"/>
        </w:rPr>
        <w:t xml:space="preserve">, </w:t>
      </w:r>
      <w:r w:rsidR="007E6719" w:rsidRPr="00305D40">
        <w:rPr>
          <w:rFonts w:ascii="Times New Roman" w:hAnsi="Times New Roman" w:cs="Times New Roman" w:hint="eastAsia"/>
          <w:b/>
          <w:bCs/>
        </w:rPr>
        <w:t>D</w:t>
      </w:r>
      <w:r w:rsidR="007E6719" w:rsidRPr="00305D40">
        <w:rPr>
          <w:rFonts w:ascii="Times New Roman" w:hAnsi="Times New Roman" w:cs="Times New Roman" w:hint="eastAsia"/>
        </w:rPr>
        <w:t xml:space="preserve"> to </w:t>
      </w:r>
      <w:r w:rsidR="007E6719" w:rsidRPr="00305D40">
        <w:rPr>
          <w:rFonts w:ascii="Times New Roman" w:hAnsi="Times New Roman" w:cs="Times New Roman" w:hint="eastAsia"/>
          <w:b/>
          <w:bCs/>
        </w:rPr>
        <w:t>E</w:t>
      </w:r>
      <w:r w:rsidR="007E6719" w:rsidRPr="00305D40">
        <w:rPr>
          <w:rFonts w:ascii="Times New Roman" w:hAnsi="Times New Roman" w:cs="Times New Roman" w:hint="eastAsia"/>
        </w:rPr>
        <w:t xml:space="preserve">), </w:t>
      </w:r>
      <w:r w:rsidR="005A3FD0" w:rsidRPr="00305D40">
        <w:rPr>
          <w:rFonts w:ascii="Times New Roman" w:hAnsi="Times New Roman" w:cs="Times New Roman"/>
        </w:rPr>
        <w:t xml:space="preserve">accompanied </w:t>
      </w:r>
      <w:del w:id="24" w:author="Liu, Ruixiao" w:date="2026-03-27T11:30:00Z">
        <w:r w:rsidR="005A3FD0" w:rsidRPr="00305D40" w:rsidDel="001E69D1">
          <w:rPr>
            <w:rFonts w:ascii="Times New Roman" w:hAnsi="Times New Roman" w:cs="Times New Roman"/>
          </w:rPr>
          <w:delText>by</w:delText>
        </w:r>
        <w:r w:rsidR="004D7BEE" w:rsidRPr="00305D40" w:rsidDel="001E69D1">
          <w:rPr>
            <w:rFonts w:ascii="Times New Roman" w:hAnsi="Times New Roman" w:cs="Times New Roman"/>
          </w:rPr>
          <w:delText xml:space="preserve">  neural</w:delText>
        </w:r>
      </w:del>
      <w:ins w:id="25" w:author="Liu, Ruixiao" w:date="2026-03-27T11:30:00Z">
        <w:r w:rsidR="001E69D1" w:rsidRPr="00305D40">
          <w:rPr>
            <w:rFonts w:ascii="Times New Roman" w:hAnsi="Times New Roman" w:cs="Times New Roman"/>
          </w:rPr>
          <w:t>by neural</w:t>
        </w:r>
      </w:ins>
      <w:r w:rsidR="004D7BEE" w:rsidRPr="00305D40">
        <w:rPr>
          <w:rFonts w:ascii="Times New Roman" w:hAnsi="Times New Roman" w:cs="Times New Roman"/>
        </w:rPr>
        <w:t xml:space="preserve"> spectral </w:t>
      </w:r>
      <w:r w:rsidR="003C460B" w:rsidRPr="00305D40">
        <w:rPr>
          <w:rFonts w:ascii="Times New Roman" w:hAnsi="Times New Roman" w:cs="Times New Roman"/>
        </w:rPr>
        <w:t>redistribution</w:t>
      </w:r>
      <w:r w:rsidR="003C460B" w:rsidRPr="00305D40">
        <w:rPr>
          <w:rFonts w:ascii="Times New Roman" w:hAnsi="Times New Roman" w:cs="Times New Roman" w:hint="eastAsia"/>
        </w:rPr>
        <w:t xml:space="preserve"> </w:t>
      </w:r>
      <w:r w:rsidR="004D7BEE" w:rsidRPr="00305D40">
        <w:rPr>
          <w:rFonts w:ascii="Times New Roman" w:hAnsi="Times New Roman" w:cs="Times New Roman"/>
        </w:rPr>
        <w:t>and cardiorespiratory modulation (</w:t>
      </w:r>
      <w:r w:rsidR="004D7BEE" w:rsidRPr="00305D40">
        <w:rPr>
          <w:rFonts w:ascii="Times New Roman" w:hAnsi="Times New Roman" w:cs="Times New Roman"/>
          <w:b/>
          <w:bCs/>
        </w:rPr>
        <w:t>Fig. 4C</w:t>
      </w:r>
      <w:r w:rsidR="004D7BEE" w:rsidRPr="00305D40">
        <w:rPr>
          <w:rFonts w:ascii="Times New Roman" w:hAnsi="Times New Roman" w:cs="Times New Roman"/>
        </w:rPr>
        <w:t>).</w:t>
      </w:r>
      <w:r w:rsidR="004D7BEE" w:rsidRPr="00D24361">
        <w:rPr>
          <w:rFonts w:ascii="Times New Roman" w:hAnsi="Times New Roman" w:cs="Times New Roman"/>
        </w:rPr>
        <w:t xml:space="preserve"> Relaxation and recovery periods (10 min each) were defined immediately before and after CPT or VR exposure.</w:t>
      </w:r>
    </w:p>
    <w:p w14:paraId="3303C785" w14:textId="3C1EFFEC" w:rsidR="00384B8F" w:rsidRPr="00D24361" w:rsidRDefault="00C06EF8" w:rsidP="000A49F8">
      <w:pPr>
        <w:spacing w:line="276" w:lineRule="auto"/>
        <w:jc w:val="both"/>
        <w:rPr>
          <w:rFonts w:ascii="Times New Roman" w:hAnsi="Times New Roman" w:cs="Times New Roman"/>
        </w:rPr>
      </w:pPr>
      <w:r w:rsidRPr="00C06EF8">
        <w:rPr>
          <w:rFonts w:ascii="Times New Roman" w:hAnsi="Times New Roman" w:cs="Times New Roman"/>
        </w:rPr>
        <w:t xml:space="preserve">To quantify affective states, we implemented a </w:t>
      </w:r>
      <w:r w:rsidR="004D7BEE" w:rsidRPr="00D24361">
        <w:rPr>
          <w:rFonts w:ascii="Times New Roman" w:hAnsi="Times New Roman" w:cs="Times New Roman"/>
        </w:rPr>
        <w:t xml:space="preserve">supervised ML pipeline </w:t>
      </w:r>
      <w:r>
        <w:rPr>
          <w:rFonts w:ascii="Times New Roman" w:hAnsi="Times New Roman" w:cs="Times New Roman"/>
        </w:rPr>
        <w:t>that</w:t>
      </w:r>
      <w:r w:rsidR="004D7BEE" w:rsidRPr="00D24361">
        <w:rPr>
          <w:rFonts w:ascii="Times New Roman" w:hAnsi="Times New Roman" w:cs="Times New Roman"/>
        </w:rPr>
        <w:t xml:space="preserve"> map</w:t>
      </w:r>
      <w:r>
        <w:rPr>
          <w:rFonts w:ascii="Times New Roman" w:hAnsi="Times New Roman" w:cs="Times New Roman"/>
        </w:rPr>
        <w:t>s</w:t>
      </w:r>
      <w:r w:rsidRPr="00C06EF8">
        <w:rPr>
          <w:rFonts w:ascii="Times New Roman" w:hAnsi="Times New Roman" w:cs="Times New Roman"/>
        </w:rPr>
        <w:t xml:space="preserve"> physiological features to both discrete </w:t>
      </w:r>
      <w:r w:rsidR="004D7BEE" w:rsidRPr="00D24361">
        <w:rPr>
          <w:rFonts w:ascii="Times New Roman" w:hAnsi="Times New Roman" w:cs="Times New Roman"/>
        </w:rPr>
        <w:t xml:space="preserve">affective </w:t>
      </w:r>
      <w:r>
        <w:rPr>
          <w:rFonts w:ascii="Times New Roman" w:hAnsi="Times New Roman" w:cs="Times New Roman"/>
        </w:rPr>
        <w:t>conditions</w:t>
      </w:r>
      <w:r w:rsidRPr="00D24361">
        <w:rPr>
          <w:rFonts w:ascii="Times New Roman" w:hAnsi="Times New Roman" w:cs="Times New Roman"/>
        </w:rPr>
        <w:t xml:space="preserve"> </w:t>
      </w:r>
      <w:r>
        <w:rPr>
          <w:rFonts w:ascii="Times New Roman" w:hAnsi="Times New Roman" w:cs="Times New Roman"/>
        </w:rPr>
        <w:t xml:space="preserve">and </w:t>
      </w:r>
      <w:r w:rsidRPr="00C06EF8">
        <w:rPr>
          <w:rFonts w:ascii="Times New Roman" w:hAnsi="Times New Roman" w:cs="Times New Roman"/>
        </w:rPr>
        <w:t>questionnaire-derived scores</w:t>
      </w:r>
      <w:r w:rsidR="004D7BEE" w:rsidRPr="00D24361">
        <w:rPr>
          <w:rFonts w:ascii="Times New Roman" w:hAnsi="Times New Roman" w:cs="Times New Roman"/>
        </w:rPr>
        <w:t xml:space="preserve"> (</w:t>
      </w:r>
      <w:r w:rsidR="004D7BEE" w:rsidRPr="00D24361">
        <w:rPr>
          <w:rFonts w:ascii="Times New Roman" w:hAnsi="Times New Roman" w:cs="Times New Roman"/>
          <w:b/>
          <w:bCs/>
        </w:rPr>
        <w:t>Fig. 4D</w:t>
      </w:r>
      <w:r w:rsidR="004D7BEE" w:rsidRPr="00D24361">
        <w:rPr>
          <w:rFonts w:ascii="Times New Roman" w:hAnsi="Times New Roman" w:cs="Times New Roman"/>
        </w:rPr>
        <w:t xml:space="preserve">). </w:t>
      </w:r>
      <w:r w:rsidR="00384B8F" w:rsidRPr="00305D40">
        <w:rPr>
          <w:rFonts w:ascii="Times New Roman" w:hAnsi="Times New Roman" w:cs="Times New Roman"/>
        </w:rPr>
        <w:t xml:space="preserve">EarSense </w:t>
      </w:r>
      <w:r w:rsidR="002E05B9" w:rsidRPr="00305D40">
        <w:rPr>
          <w:rFonts w:ascii="Times New Roman" w:hAnsi="Times New Roman" w:cs="Times New Roman"/>
        </w:rPr>
        <w:t>capture</w:t>
      </w:r>
      <w:r w:rsidR="00EF45B9" w:rsidRPr="00305D40">
        <w:rPr>
          <w:rFonts w:ascii="Times New Roman" w:hAnsi="Times New Roman" w:cs="Times New Roman"/>
        </w:rPr>
        <w:t>s characteristic brain–body dynamics across affective state</w:t>
      </w:r>
      <w:r w:rsidR="00125EC2" w:rsidRPr="00305D40">
        <w:rPr>
          <w:rFonts w:ascii="Times New Roman" w:hAnsi="Times New Roman" w:cs="Times New Roman" w:hint="eastAsia"/>
        </w:rPr>
        <w:t>s</w:t>
      </w:r>
      <w:r w:rsidR="00EF45B9" w:rsidRPr="00305D40">
        <w:rPr>
          <w:rFonts w:ascii="Times New Roman" w:hAnsi="Times New Roman" w:cs="Times New Roman"/>
        </w:rPr>
        <w:t xml:space="preserve">, </w:t>
      </w:r>
      <w:r w:rsidR="00E0609A" w:rsidRPr="00305D40">
        <w:rPr>
          <w:rFonts w:ascii="Times New Roman" w:hAnsi="Times New Roman" w:cs="Times New Roman"/>
        </w:rPr>
        <w:t>exemplified</w:t>
      </w:r>
      <w:r w:rsidR="00EF45B9" w:rsidRPr="00305D40">
        <w:rPr>
          <w:rFonts w:ascii="Times New Roman" w:hAnsi="Times New Roman" w:cs="Times New Roman"/>
        </w:rPr>
        <w:t xml:space="preserve"> by </w:t>
      </w:r>
      <w:r w:rsidR="00384B8F" w:rsidRPr="00305D40">
        <w:rPr>
          <w:rFonts w:ascii="Times New Roman" w:hAnsi="Times New Roman" w:cs="Times New Roman"/>
        </w:rPr>
        <w:t>increased EEG beta-band power (</w:t>
      </w:r>
      <w:r w:rsidR="00384B8F" w:rsidRPr="00305D40">
        <w:rPr>
          <w:rFonts w:ascii="Times New Roman" w:hAnsi="Times New Roman" w:cs="Times New Roman"/>
          <w:b/>
          <w:bCs/>
        </w:rPr>
        <w:t>Fig. 4E</w:t>
      </w:r>
      <w:r w:rsidR="00384B8F" w:rsidRPr="00305D40">
        <w:rPr>
          <w:rFonts w:ascii="Times New Roman" w:hAnsi="Times New Roman" w:cs="Times New Roman"/>
        </w:rPr>
        <w:t xml:space="preserve">) and decreased </w:t>
      </w:r>
      <w:r w:rsidR="00EF45B9" w:rsidRPr="00305D40">
        <w:rPr>
          <w:rFonts w:ascii="Times New Roman" w:hAnsi="Times New Roman" w:cs="Times New Roman"/>
        </w:rPr>
        <w:t xml:space="preserve">ECG-derived root mean square of successive differences </w:t>
      </w:r>
      <w:r w:rsidRPr="00305D40">
        <w:rPr>
          <w:rFonts w:ascii="Times New Roman" w:hAnsi="Times New Roman" w:cs="Times New Roman"/>
        </w:rPr>
        <w:t xml:space="preserve">(RMSSD) </w:t>
      </w:r>
      <w:r w:rsidR="00384B8F" w:rsidRPr="00305D40">
        <w:rPr>
          <w:rFonts w:ascii="Times New Roman" w:hAnsi="Times New Roman" w:cs="Times New Roman"/>
        </w:rPr>
        <w:t>(</w:t>
      </w:r>
      <w:r w:rsidR="00384B8F" w:rsidRPr="00305D40">
        <w:rPr>
          <w:rFonts w:ascii="Times New Roman" w:hAnsi="Times New Roman" w:cs="Times New Roman"/>
          <w:b/>
          <w:bCs/>
        </w:rPr>
        <w:t>Fig. 4F</w:t>
      </w:r>
      <w:r w:rsidR="00384B8F" w:rsidRPr="00305D40">
        <w:rPr>
          <w:rFonts w:ascii="Times New Roman" w:hAnsi="Times New Roman" w:cs="Times New Roman"/>
        </w:rPr>
        <w:t xml:space="preserve">) during CPT and VR exposure, </w:t>
      </w:r>
      <w:r w:rsidR="00125EC2" w:rsidRPr="00305D40">
        <w:rPr>
          <w:rFonts w:ascii="Times New Roman" w:hAnsi="Times New Roman" w:cs="Times New Roman"/>
        </w:rPr>
        <w:t>consistent with</w:t>
      </w:r>
      <w:r w:rsidR="00125EC2" w:rsidRPr="00305D40">
        <w:rPr>
          <w:rFonts w:ascii="Times New Roman" w:hAnsi="Times New Roman" w:cs="Times New Roman" w:hint="eastAsia"/>
        </w:rPr>
        <w:t xml:space="preserve"> </w:t>
      </w:r>
      <w:r w:rsidR="00E259DF" w:rsidRPr="00305D40">
        <w:rPr>
          <w:rFonts w:ascii="Times New Roman" w:hAnsi="Times New Roman" w:cs="Times New Roman"/>
        </w:rPr>
        <w:t>elevated cortical arousal and reduced vagal tone</w:t>
      </w:r>
      <w:r w:rsidR="00EF45B9" w:rsidRPr="00305D40">
        <w:rPr>
          <w:rFonts w:ascii="Times New Roman" w:hAnsi="Times New Roman" w:cs="Times New Roman"/>
        </w:rPr>
        <w:t>.</w:t>
      </w:r>
      <w:r w:rsidR="00EF45B9" w:rsidRPr="00D24361">
        <w:rPr>
          <w:rFonts w:ascii="Times New Roman" w:hAnsi="Times New Roman" w:cs="Times New Roman"/>
        </w:rPr>
        <w:t xml:space="preserve"> </w:t>
      </w:r>
    </w:p>
    <w:p w14:paraId="4E1C6AF5" w14:textId="0C6C0BC3" w:rsidR="000476AE" w:rsidRPr="00D24361" w:rsidRDefault="00E418C0" w:rsidP="000A49F8">
      <w:pPr>
        <w:spacing w:line="276" w:lineRule="auto"/>
        <w:jc w:val="both"/>
        <w:rPr>
          <w:rFonts w:ascii="Times New Roman" w:hAnsi="Times New Roman" w:cs="Times New Roman"/>
        </w:rPr>
      </w:pPr>
      <w:commentRangeStart w:id="26"/>
      <w:r w:rsidRPr="00D24361">
        <w:rPr>
          <w:rFonts w:ascii="Times New Roman" w:hAnsi="Times New Roman" w:cs="Times New Roman"/>
        </w:rPr>
        <w:t xml:space="preserve">Using multimodal </w:t>
      </w:r>
      <w:r w:rsidR="007B04EF">
        <w:rPr>
          <w:rFonts w:ascii="Times New Roman" w:hAnsi="Times New Roman" w:cs="Times New Roman"/>
        </w:rPr>
        <w:t xml:space="preserve">physiological </w:t>
      </w:r>
      <w:r w:rsidRPr="00D24361">
        <w:rPr>
          <w:rFonts w:ascii="Times New Roman" w:hAnsi="Times New Roman" w:cs="Times New Roman"/>
        </w:rPr>
        <w:t xml:space="preserve">features, the </w:t>
      </w:r>
      <w:r w:rsidR="003C460B" w:rsidRPr="00D24361">
        <w:rPr>
          <w:rFonts w:ascii="Times New Roman" w:hAnsi="Times New Roman" w:cs="Times New Roman"/>
        </w:rPr>
        <w:t xml:space="preserve">Light Gradient Boosting Machine (LGBM) </w:t>
      </w:r>
      <w:r w:rsidRPr="00D24361">
        <w:rPr>
          <w:rFonts w:ascii="Times New Roman" w:hAnsi="Times New Roman" w:cs="Times New Roman"/>
        </w:rPr>
        <w:t>classifier</w:t>
      </w:r>
      <w:r w:rsidR="003C460B">
        <w:rPr>
          <w:rFonts w:ascii="Times New Roman" w:hAnsi="Times New Roman" w:cs="Times New Roman" w:hint="eastAsia"/>
        </w:rPr>
        <w:t xml:space="preserve"> </w:t>
      </w:r>
      <w:r w:rsidR="003C460B" w:rsidRPr="00D24361">
        <w:rPr>
          <w:rFonts w:ascii="Times New Roman" w:hAnsi="Times New Roman" w:cs="Times New Roman"/>
        </w:rPr>
        <w:t>achiev</w:t>
      </w:r>
      <w:r w:rsidR="003C460B">
        <w:rPr>
          <w:rFonts w:ascii="Times New Roman" w:hAnsi="Times New Roman" w:cs="Times New Roman"/>
        </w:rPr>
        <w:t>ed</w:t>
      </w:r>
      <w:r w:rsidR="003C460B" w:rsidRPr="00D24361">
        <w:rPr>
          <w:rFonts w:ascii="Times New Roman" w:hAnsi="Times New Roman" w:cs="Times New Roman"/>
        </w:rPr>
        <w:t xml:space="preserve"> the best performance</w:t>
      </w:r>
      <w:r w:rsidR="003C460B">
        <w:rPr>
          <w:rFonts w:ascii="Times New Roman" w:hAnsi="Times New Roman" w:cs="Times New Roman" w:hint="eastAsia"/>
        </w:rPr>
        <w:t>,</w:t>
      </w:r>
      <w:r w:rsidRPr="00D24361">
        <w:rPr>
          <w:rFonts w:ascii="Times New Roman" w:hAnsi="Times New Roman" w:cs="Times New Roman"/>
        </w:rPr>
        <w:t xml:space="preserve"> </w:t>
      </w:r>
      <w:commentRangeStart w:id="27"/>
      <w:r w:rsidRPr="00D24361">
        <w:rPr>
          <w:rFonts w:ascii="Times New Roman" w:hAnsi="Times New Roman" w:cs="Times New Roman"/>
        </w:rPr>
        <w:t>distinguish</w:t>
      </w:r>
      <w:r w:rsidR="003C460B">
        <w:rPr>
          <w:rFonts w:ascii="Times New Roman" w:hAnsi="Times New Roman" w:cs="Times New Roman" w:hint="eastAsia"/>
        </w:rPr>
        <w:t>ing</w:t>
      </w:r>
      <w:r w:rsidRPr="00D24361">
        <w:rPr>
          <w:rFonts w:ascii="Times New Roman" w:hAnsi="Times New Roman" w:cs="Times New Roman"/>
        </w:rPr>
        <w:t xml:space="preserve"> the four affective states with 99</w:t>
      </w:r>
      <w:r w:rsidR="008D58CD" w:rsidRPr="00D24361">
        <w:rPr>
          <w:rFonts w:ascii="Times New Roman" w:hAnsi="Times New Roman" w:cs="Times New Roman"/>
        </w:rPr>
        <w:t>.2</w:t>
      </w:r>
      <w:r w:rsidRPr="00D24361">
        <w:rPr>
          <w:rFonts w:ascii="Times New Roman" w:hAnsi="Times New Roman" w:cs="Times New Roman"/>
        </w:rPr>
        <w:t xml:space="preserve">% </w:t>
      </w:r>
      <w:r w:rsidR="00E06ADE" w:rsidRPr="00D24361">
        <w:rPr>
          <w:rFonts w:ascii="Times New Roman" w:hAnsi="Times New Roman" w:cs="Times New Roman"/>
        </w:rPr>
        <w:t xml:space="preserve">cross-validated </w:t>
      </w:r>
      <w:r w:rsidRPr="00D24361">
        <w:rPr>
          <w:rFonts w:ascii="Times New Roman" w:hAnsi="Times New Roman" w:cs="Times New Roman"/>
        </w:rPr>
        <w:t>accuracy (</w:t>
      </w:r>
      <w:r w:rsidRPr="00D24361">
        <w:rPr>
          <w:rFonts w:ascii="Times New Roman" w:hAnsi="Times New Roman" w:cs="Times New Roman"/>
          <w:b/>
          <w:bCs/>
        </w:rPr>
        <w:t>Fig. 4G</w:t>
      </w:r>
      <w:r w:rsidR="007B04EF">
        <w:rPr>
          <w:rFonts w:ascii="Times New Roman" w:hAnsi="Times New Roman" w:cs="Times New Roman"/>
        </w:rPr>
        <w:t xml:space="preserve"> and</w:t>
      </w:r>
      <w:r w:rsidRPr="00D24361">
        <w:rPr>
          <w:rFonts w:ascii="Times New Roman" w:hAnsi="Times New Roman" w:cs="Times New Roman"/>
        </w:rPr>
        <w:t xml:space="preserve"> </w:t>
      </w:r>
      <w:r w:rsidR="00125EC2">
        <w:rPr>
          <w:rFonts w:ascii="Times New Roman" w:hAnsi="Times New Roman" w:cs="Times New Roman" w:hint="eastAsia"/>
          <w:b/>
          <w:bCs/>
        </w:rPr>
        <w:t>f</w:t>
      </w:r>
      <w:r w:rsidRPr="00D24361">
        <w:rPr>
          <w:rFonts w:ascii="Times New Roman" w:hAnsi="Times New Roman" w:cs="Times New Roman"/>
          <w:b/>
          <w:bCs/>
        </w:rPr>
        <w:t>ig. S</w:t>
      </w:r>
      <w:r w:rsidR="0086503A">
        <w:rPr>
          <w:rFonts w:ascii="Times New Roman" w:hAnsi="Times New Roman" w:cs="Times New Roman"/>
          <w:b/>
          <w:bCs/>
        </w:rPr>
        <w:t>51</w:t>
      </w:r>
      <w:r w:rsidRPr="00D24361">
        <w:rPr>
          <w:rFonts w:ascii="Times New Roman" w:hAnsi="Times New Roman" w:cs="Times New Roman"/>
        </w:rPr>
        <w:t>) and a macro-F1 score of 0.99</w:t>
      </w:r>
      <w:r w:rsidR="008D58CD" w:rsidRPr="00D24361">
        <w:rPr>
          <w:rFonts w:ascii="Times New Roman" w:hAnsi="Times New Roman" w:cs="Times New Roman"/>
        </w:rPr>
        <w:t>2</w:t>
      </w:r>
      <w:r w:rsidRPr="00D24361">
        <w:rPr>
          <w:rFonts w:ascii="Times New Roman" w:hAnsi="Times New Roman" w:cs="Times New Roman"/>
        </w:rPr>
        <w:t xml:space="preserve"> (</w:t>
      </w:r>
      <w:r w:rsidR="00125EC2">
        <w:rPr>
          <w:rFonts w:ascii="Times New Roman" w:hAnsi="Times New Roman" w:cs="Times New Roman" w:hint="eastAsia"/>
          <w:b/>
          <w:bCs/>
        </w:rPr>
        <w:t>f</w:t>
      </w:r>
      <w:r w:rsidRPr="00D24361">
        <w:rPr>
          <w:rFonts w:ascii="Times New Roman" w:hAnsi="Times New Roman" w:cs="Times New Roman"/>
          <w:b/>
          <w:bCs/>
        </w:rPr>
        <w:t>ig. S</w:t>
      </w:r>
      <w:r w:rsidR="0086503A">
        <w:rPr>
          <w:rFonts w:ascii="Times New Roman" w:hAnsi="Times New Roman" w:cs="Times New Roman"/>
          <w:b/>
          <w:bCs/>
        </w:rPr>
        <w:t>52</w:t>
      </w:r>
      <w:r w:rsidRPr="00D24361">
        <w:rPr>
          <w:rFonts w:ascii="Times New Roman" w:hAnsi="Times New Roman" w:cs="Times New Roman"/>
        </w:rPr>
        <w:t>)</w:t>
      </w:r>
      <w:commentRangeEnd w:id="27"/>
      <w:r w:rsidR="004B3A05">
        <w:rPr>
          <w:rStyle w:val="af3"/>
        </w:rPr>
        <w:commentReference w:id="27"/>
      </w:r>
      <w:r w:rsidRPr="00D24361">
        <w:rPr>
          <w:rFonts w:ascii="Times New Roman" w:hAnsi="Times New Roman" w:cs="Times New Roman"/>
        </w:rPr>
        <w:t xml:space="preserve">. </w:t>
      </w:r>
      <w:commentRangeEnd w:id="26"/>
      <w:r w:rsidR="00D34857">
        <w:rPr>
          <w:rStyle w:val="af3"/>
        </w:rPr>
        <w:commentReference w:id="26"/>
      </w:r>
      <w:r w:rsidR="00DB5F9D">
        <w:rPr>
          <w:rFonts w:ascii="Times New Roman" w:hAnsi="Times New Roman" w:cs="Times New Roman" w:hint="eastAsia"/>
        </w:rPr>
        <w:t>T</w:t>
      </w:r>
      <w:r w:rsidR="002E05B9" w:rsidRPr="00D24361">
        <w:rPr>
          <w:rFonts w:ascii="Times New Roman" w:hAnsi="Times New Roman" w:cs="Times New Roman"/>
        </w:rPr>
        <w:t xml:space="preserve">he </w:t>
      </w:r>
      <w:r w:rsidR="000476AE" w:rsidRPr="00D24361">
        <w:rPr>
          <w:rFonts w:ascii="Times New Roman" w:hAnsi="Times New Roman" w:cs="Times New Roman"/>
        </w:rPr>
        <w:t xml:space="preserve">multimodal data </w:t>
      </w:r>
      <w:r w:rsidR="00DB5F9D">
        <w:rPr>
          <w:rFonts w:ascii="Times New Roman" w:hAnsi="Times New Roman" w:cs="Times New Roman" w:hint="eastAsia"/>
        </w:rPr>
        <w:t xml:space="preserve">further </w:t>
      </w:r>
      <w:r w:rsidR="000476AE" w:rsidRPr="00D24361">
        <w:rPr>
          <w:rFonts w:ascii="Times New Roman" w:hAnsi="Times New Roman" w:cs="Times New Roman"/>
        </w:rPr>
        <w:t>enabled quantitative prediction of continuous affect</w:t>
      </w:r>
      <w:r w:rsidR="00125EC2">
        <w:rPr>
          <w:rFonts w:ascii="Times New Roman" w:hAnsi="Times New Roman" w:cs="Times New Roman" w:hint="eastAsia"/>
        </w:rPr>
        <w:t>ive scores</w:t>
      </w:r>
      <w:r w:rsidR="000476AE" w:rsidRPr="00D24361">
        <w:rPr>
          <w:rFonts w:ascii="Times New Roman" w:hAnsi="Times New Roman" w:cs="Times New Roman"/>
        </w:rPr>
        <w:t xml:space="preserve">. </w:t>
      </w:r>
      <w:r w:rsidR="00E238EA" w:rsidRPr="00D24361">
        <w:rPr>
          <w:rFonts w:ascii="Times New Roman" w:hAnsi="Times New Roman" w:cs="Times New Roman"/>
        </w:rPr>
        <w:t>A</w:t>
      </w:r>
      <w:r w:rsidR="00125EC2">
        <w:rPr>
          <w:rFonts w:ascii="Times New Roman" w:hAnsi="Times New Roman" w:cs="Times New Roman" w:hint="eastAsia"/>
        </w:rPr>
        <w:t>n</w:t>
      </w:r>
      <w:r w:rsidR="00E238EA" w:rsidRPr="00D24361">
        <w:rPr>
          <w:rFonts w:ascii="Times New Roman" w:hAnsi="Times New Roman" w:cs="Times New Roman"/>
        </w:rPr>
        <w:t xml:space="preserve"> LGBM regression model accurately predicted PA, NA, and </w:t>
      </w:r>
      <w:r w:rsidR="003402D2">
        <w:rPr>
          <w:rFonts w:ascii="Times New Roman" w:hAnsi="Times New Roman" w:cs="Times New Roman"/>
        </w:rPr>
        <w:t>S</w:t>
      </w:r>
      <w:r w:rsidR="002329C2">
        <w:rPr>
          <w:rFonts w:ascii="Times New Roman" w:hAnsi="Times New Roman" w:cs="Times New Roman"/>
        </w:rPr>
        <w:t>T</w:t>
      </w:r>
      <w:r w:rsidR="003402D2">
        <w:rPr>
          <w:rFonts w:ascii="Times New Roman" w:hAnsi="Times New Roman" w:cs="Times New Roman"/>
        </w:rPr>
        <w:t>A</w:t>
      </w:r>
      <w:r w:rsidR="002329C2">
        <w:rPr>
          <w:rFonts w:ascii="Times New Roman" w:hAnsi="Times New Roman" w:cs="Times New Roman"/>
        </w:rPr>
        <w:t>I</w:t>
      </w:r>
      <w:r w:rsidR="00E238EA" w:rsidRPr="00D24361">
        <w:rPr>
          <w:rFonts w:ascii="Times New Roman" w:hAnsi="Times New Roman" w:cs="Times New Roman"/>
        </w:rPr>
        <w:t xml:space="preserve"> scores, </w:t>
      </w:r>
      <w:r w:rsidR="00916C0C">
        <w:rPr>
          <w:rFonts w:ascii="Times New Roman" w:hAnsi="Times New Roman" w:cs="Times New Roman"/>
        </w:rPr>
        <w:t>with</w:t>
      </w:r>
      <w:r w:rsidR="00916C0C">
        <w:rPr>
          <w:rFonts w:ascii="Times New Roman" w:hAnsi="Times New Roman" w:cs="Times New Roman" w:hint="eastAsia"/>
        </w:rPr>
        <w:t xml:space="preserve"> </w:t>
      </w:r>
      <w:r w:rsidR="00E238EA" w:rsidRPr="00D24361">
        <w:rPr>
          <w:rFonts w:ascii="Times New Roman" w:hAnsi="Times New Roman" w:cs="Times New Roman"/>
        </w:rPr>
        <w:t>R² ≈ 0.91</w:t>
      </w:r>
      <w:r w:rsidR="00823B3F">
        <w:rPr>
          <w:rFonts w:ascii="Times New Roman" w:hAnsi="Times New Roman" w:cs="Times New Roman" w:hint="eastAsia"/>
        </w:rPr>
        <w:t xml:space="preserve"> and</w:t>
      </w:r>
      <w:r w:rsidR="00E238EA" w:rsidRPr="00D24361">
        <w:rPr>
          <w:rFonts w:ascii="Times New Roman" w:hAnsi="Times New Roman" w:cs="Times New Roman"/>
        </w:rPr>
        <w:t xml:space="preserve"> MAE ≈ 1–2 across targets (</w:t>
      </w:r>
      <w:r w:rsidR="00E238EA" w:rsidRPr="00D24361">
        <w:rPr>
          <w:rFonts w:ascii="Times New Roman" w:hAnsi="Times New Roman" w:cs="Times New Roman"/>
          <w:b/>
          <w:bCs/>
        </w:rPr>
        <w:t>Fig. 4H</w:t>
      </w:r>
      <w:r w:rsidR="00E238EA" w:rsidRPr="00D24361">
        <w:rPr>
          <w:rFonts w:ascii="Times New Roman" w:hAnsi="Times New Roman" w:cs="Times New Roman"/>
        </w:rPr>
        <w:t xml:space="preserve"> to </w:t>
      </w:r>
      <w:r w:rsidR="00E238EA" w:rsidRPr="00D24361">
        <w:rPr>
          <w:rFonts w:ascii="Times New Roman" w:hAnsi="Times New Roman" w:cs="Times New Roman"/>
          <w:b/>
          <w:bCs/>
        </w:rPr>
        <w:t>4J</w:t>
      </w:r>
      <w:r w:rsidR="00E238EA" w:rsidRPr="00D24361">
        <w:rPr>
          <w:rFonts w:ascii="Times New Roman" w:hAnsi="Times New Roman" w:cs="Times New Roman"/>
        </w:rPr>
        <w:t>;</w:t>
      </w:r>
      <w:r w:rsidR="00E238EA" w:rsidRPr="00D24361">
        <w:rPr>
          <w:rFonts w:ascii="Times New Roman" w:hAnsi="Times New Roman" w:cs="Times New Roman"/>
          <w:b/>
          <w:bCs/>
        </w:rPr>
        <w:t xml:space="preserve"> </w:t>
      </w:r>
      <w:r w:rsidR="007925EB">
        <w:rPr>
          <w:rFonts w:ascii="Times New Roman" w:hAnsi="Times New Roman" w:cs="Times New Roman"/>
          <w:b/>
          <w:bCs/>
        </w:rPr>
        <w:t>f</w:t>
      </w:r>
      <w:r w:rsidR="00E238EA" w:rsidRPr="00D24361">
        <w:rPr>
          <w:rFonts w:ascii="Times New Roman" w:hAnsi="Times New Roman" w:cs="Times New Roman"/>
          <w:b/>
          <w:bCs/>
        </w:rPr>
        <w:t>ig</w:t>
      </w:r>
      <w:r w:rsidR="007925EB">
        <w:rPr>
          <w:rFonts w:ascii="Times New Roman" w:hAnsi="Times New Roman" w:cs="Times New Roman"/>
          <w:b/>
          <w:bCs/>
        </w:rPr>
        <w:t>s</w:t>
      </w:r>
      <w:r w:rsidR="00E238EA" w:rsidRPr="00D24361">
        <w:rPr>
          <w:rFonts w:ascii="Times New Roman" w:hAnsi="Times New Roman" w:cs="Times New Roman"/>
          <w:b/>
          <w:bCs/>
        </w:rPr>
        <w:t>. S5</w:t>
      </w:r>
      <w:r w:rsidR="003402D2">
        <w:rPr>
          <w:rFonts w:ascii="Times New Roman" w:hAnsi="Times New Roman" w:cs="Times New Roman"/>
          <w:b/>
          <w:bCs/>
        </w:rPr>
        <w:t>3</w:t>
      </w:r>
      <w:r w:rsidR="00E238EA" w:rsidRPr="00D24361">
        <w:rPr>
          <w:rFonts w:ascii="Times New Roman" w:hAnsi="Times New Roman" w:cs="Times New Roman"/>
          <w:b/>
          <w:bCs/>
        </w:rPr>
        <w:t xml:space="preserve"> </w:t>
      </w:r>
      <w:r w:rsidR="00E238EA" w:rsidRPr="00D24361">
        <w:rPr>
          <w:rFonts w:ascii="Times New Roman" w:hAnsi="Times New Roman" w:cs="Times New Roman"/>
        </w:rPr>
        <w:t>to</w:t>
      </w:r>
      <w:r w:rsidR="00E238EA" w:rsidRPr="00D24361">
        <w:rPr>
          <w:rFonts w:ascii="Times New Roman" w:hAnsi="Times New Roman" w:cs="Times New Roman"/>
          <w:b/>
          <w:bCs/>
        </w:rPr>
        <w:t xml:space="preserve"> S5</w:t>
      </w:r>
      <w:r w:rsidR="003402D2">
        <w:rPr>
          <w:rFonts w:ascii="Times New Roman" w:hAnsi="Times New Roman" w:cs="Times New Roman"/>
          <w:b/>
          <w:bCs/>
        </w:rPr>
        <w:t>5</w:t>
      </w:r>
      <w:r w:rsidR="00125EC2" w:rsidRPr="00125EC2">
        <w:rPr>
          <w:rFonts w:ascii="Times New Roman" w:hAnsi="Times New Roman" w:cs="Times New Roman" w:hint="eastAsia"/>
        </w:rPr>
        <w:t>)</w:t>
      </w:r>
      <w:r w:rsidR="002E05B9" w:rsidRPr="00D24361">
        <w:rPr>
          <w:rFonts w:ascii="Times New Roman" w:hAnsi="Times New Roman" w:cs="Times New Roman"/>
        </w:rPr>
        <w:t xml:space="preserve">. These results indicate </w:t>
      </w:r>
      <w:r w:rsidR="000476AE" w:rsidRPr="00D24361">
        <w:rPr>
          <w:rFonts w:ascii="Times New Roman" w:hAnsi="Times New Roman" w:cs="Times New Roman"/>
        </w:rPr>
        <w:t xml:space="preserve">that EarSense captures graded affective dynamics rather than merely distinguishing experimental </w:t>
      </w:r>
      <w:r w:rsidR="007925EB">
        <w:rPr>
          <w:rFonts w:ascii="Times New Roman" w:hAnsi="Times New Roman" w:cs="Times New Roman"/>
        </w:rPr>
        <w:t>conditions</w:t>
      </w:r>
      <w:r w:rsidR="000476AE" w:rsidRPr="00D24361">
        <w:rPr>
          <w:rFonts w:ascii="Times New Roman" w:hAnsi="Times New Roman" w:cs="Times New Roman"/>
        </w:rPr>
        <w:t>.</w:t>
      </w:r>
    </w:p>
    <w:p w14:paraId="458F15D8" w14:textId="5C906868" w:rsidR="007F2E8B" w:rsidRPr="00D24361" w:rsidRDefault="00D27BAC" w:rsidP="000A49F8">
      <w:pPr>
        <w:spacing w:line="276" w:lineRule="auto"/>
        <w:jc w:val="both"/>
        <w:rPr>
          <w:rFonts w:ascii="Times New Roman" w:hAnsi="Times New Roman" w:cs="Times New Roman"/>
        </w:rPr>
      </w:pPr>
      <w:r w:rsidRPr="00D24361">
        <w:rPr>
          <w:rFonts w:ascii="Times New Roman" w:hAnsi="Times New Roman" w:cs="Times New Roman"/>
        </w:rPr>
        <w:t>Shapley additive explanation</w:t>
      </w:r>
      <w:r w:rsidR="005C7575">
        <w:rPr>
          <w:rFonts w:ascii="Times New Roman" w:hAnsi="Times New Roman" w:cs="Times New Roman" w:hint="eastAsia"/>
        </w:rPr>
        <w:t>s</w:t>
      </w:r>
      <w:r w:rsidRPr="00D24361">
        <w:rPr>
          <w:rFonts w:ascii="Times New Roman" w:hAnsi="Times New Roman" w:cs="Times New Roman"/>
        </w:rPr>
        <w:t xml:space="preserve"> (SHAP) revealed that the most influential predictors span complementary</w:t>
      </w:r>
      <w:r w:rsidR="003C7C36">
        <w:rPr>
          <w:rFonts w:ascii="Times New Roman" w:hAnsi="Times New Roman" w:cs="Times New Roman" w:hint="eastAsia"/>
        </w:rPr>
        <w:t xml:space="preserve"> </w:t>
      </w:r>
      <w:r w:rsidRPr="00D24361">
        <w:rPr>
          <w:rFonts w:ascii="Times New Roman" w:hAnsi="Times New Roman" w:cs="Times New Roman"/>
        </w:rPr>
        <w:t xml:space="preserve">neural, autonomic </w:t>
      </w:r>
      <w:r w:rsidR="007F2E8B" w:rsidRPr="00D24361">
        <w:rPr>
          <w:rFonts w:ascii="Times New Roman" w:hAnsi="Times New Roman" w:cs="Times New Roman"/>
        </w:rPr>
        <w:t>cardiovascular–respiratory</w:t>
      </w:r>
      <w:r w:rsidRPr="00D24361">
        <w:rPr>
          <w:rFonts w:ascii="Times New Roman" w:hAnsi="Times New Roman" w:cs="Times New Roman"/>
        </w:rPr>
        <w:t xml:space="preserve">, and motion </w:t>
      </w:r>
      <w:del w:id="28" w:author="Liu, Ruixiao" w:date="2026-03-27T11:40:00Z">
        <w:r w:rsidR="00543390" w:rsidDel="004B3A05">
          <w:rPr>
            <w:rFonts w:ascii="Times New Roman" w:hAnsi="Times New Roman" w:cs="Times New Roman"/>
          </w:rPr>
          <w:delText>domains</w:delText>
        </w:r>
        <w:r w:rsidR="00543390" w:rsidDel="004B3A05">
          <w:rPr>
            <w:rFonts w:ascii="Times New Roman" w:hAnsi="Times New Roman" w:cs="Times New Roman" w:hint="eastAsia"/>
          </w:rPr>
          <w:delText xml:space="preserve">, </w:delText>
        </w:r>
        <w:r w:rsidR="00485FC3" w:rsidRPr="00D24361" w:rsidDel="004B3A05">
          <w:rPr>
            <w:rFonts w:ascii="Times New Roman" w:hAnsi="Times New Roman" w:cs="Times New Roman"/>
          </w:rPr>
          <w:delText xml:space="preserve"> </w:delText>
        </w:r>
        <w:r w:rsidRPr="00D24361" w:rsidDel="004B3A05">
          <w:rPr>
            <w:rFonts w:ascii="Times New Roman" w:hAnsi="Times New Roman" w:cs="Times New Roman"/>
          </w:rPr>
          <w:delText>(</w:delText>
        </w:r>
      </w:del>
      <w:ins w:id="29" w:author="Liu, Ruixiao" w:date="2026-03-27T11:40:00Z">
        <w:r w:rsidR="004B3A05">
          <w:rPr>
            <w:rFonts w:ascii="Times New Roman" w:hAnsi="Times New Roman" w:cs="Times New Roman"/>
          </w:rPr>
          <w:t xml:space="preserve">domains, </w:t>
        </w:r>
        <w:r w:rsidR="004B3A05" w:rsidRPr="00D24361">
          <w:rPr>
            <w:rFonts w:ascii="Times New Roman" w:hAnsi="Times New Roman" w:cs="Times New Roman"/>
          </w:rPr>
          <w:t>(</w:t>
        </w:r>
      </w:ins>
      <w:r w:rsidRPr="00D24361">
        <w:rPr>
          <w:rFonts w:ascii="Times New Roman" w:hAnsi="Times New Roman" w:cs="Times New Roman"/>
          <w:b/>
          <w:bCs/>
        </w:rPr>
        <w:t>Fig. 4K</w:t>
      </w:r>
      <w:r w:rsidR="003C7C36">
        <w:rPr>
          <w:rFonts w:ascii="Times New Roman" w:hAnsi="Times New Roman" w:cs="Times New Roman" w:hint="eastAsia"/>
          <w:b/>
          <w:bCs/>
        </w:rPr>
        <w:t xml:space="preserve"> </w:t>
      </w:r>
      <w:r w:rsidR="003C7C36" w:rsidRPr="00ED1C73">
        <w:rPr>
          <w:rFonts w:ascii="Times New Roman" w:hAnsi="Times New Roman" w:cs="Times New Roman"/>
        </w:rPr>
        <w:t>and</w:t>
      </w:r>
      <w:r w:rsidR="003C7C36">
        <w:rPr>
          <w:rFonts w:ascii="Times New Roman" w:hAnsi="Times New Roman" w:cs="Times New Roman" w:hint="eastAsia"/>
          <w:b/>
          <w:bCs/>
        </w:rPr>
        <w:t xml:space="preserve"> f</w:t>
      </w:r>
      <w:r w:rsidR="003C7C36" w:rsidRPr="00D24361">
        <w:rPr>
          <w:rFonts w:ascii="Times New Roman" w:hAnsi="Times New Roman" w:cs="Times New Roman"/>
          <w:b/>
          <w:bCs/>
        </w:rPr>
        <w:t>ig. S5</w:t>
      </w:r>
      <w:r w:rsidR="003C7C36">
        <w:rPr>
          <w:rFonts w:ascii="Times New Roman" w:hAnsi="Times New Roman" w:cs="Times New Roman"/>
          <w:b/>
          <w:bCs/>
        </w:rPr>
        <w:t>6</w:t>
      </w:r>
      <w:r w:rsidRPr="00D24361">
        <w:rPr>
          <w:rFonts w:ascii="Times New Roman" w:hAnsi="Times New Roman" w:cs="Times New Roman"/>
        </w:rPr>
        <w:t xml:space="preserve">). </w:t>
      </w:r>
      <w:r w:rsidR="007F2E8B" w:rsidRPr="00D24361">
        <w:rPr>
          <w:rFonts w:ascii="Times New Roman" w:hAnsi="Times New Roman" w:cs="Times New Roman"/>
        </w:rPr>
        <w:t xml:space="preserve">reflecting coordinated brain–body responses </w:t>
      </w:r>
      <w:r w:rsidR="00F004AC">
        <w:rPr>
          <w:rFonts w:ascii="Times New Roman" w:hAnsi="Times New Roman" w:cs="Times New Roman"/>
        </w:rPr>
        <w:t>to</w:t>
      </w:r>
      <w:r w:rsidR="00F004AC" w:rsidRPr="00D24361">
        <w:rPr>
          <w:rFonts w:ascii="Times New Roman" w:hAnsi="Times New Roman" w:cs="Times New Roman"/>
        </w:rPr>
        <w:t xml:space="preserve"> </w:t>
      </w:r>
      <w:r w:rsidR="007F2E8B" w:rsidRPr="00D24361">
        <w:rPr>
          <w:rFonts w:ascii="Times New Roman" w:hAnsi="Times New Roman" w:cs="Times New Roman"/>
        </w:rPr>
        <w:t xml:space="preserve">stress. </w:t>
      </w:r>
      <w:r w:rsidR="00485FC3">
        <w:rPr>
          <w:rFonts w:ascii="Times New Roman" w:hAnsi="Times New Roman" w:cs="Times New Roman" w:hint="eastAsia"/>
        </w:rPr>
        <w:t>T</w:t>
      </w:r>
      <w:r w:rsidR="007F2E8B" w:rsidRPr="00D24361">
        <w:rPr>
          <w:rFonts w:ascii="Times New Roman" w:hAnsi="Times New Roman" w:cs="Times New Roman"/>
        </w:rPr>
        <w:t xml:space="preserve">he decision plot </w:t>
      </w:r>
      <w:r w:rsidR="00485FC3">
        <w:rPr>
          <w:rFonts w:ascii="Times New Roman" w:hAnsi="Times New Roman" w:cs="Times New Roman" w:hint="eastAsia"/>
        </w:rPr>
        <w:t xml:space="preserve">further </w:t>
      </w:r>
      <w:r w:rsidR="007F2E8B" w:rsidRPr="00D24361">
        <w:rPr>
          <w:rFonts w:ascii="Times New Roman" w:hAnsi="Times New Roman" w:cs="Times New Roman"/>
        </w:rPr>
        <w:t xml:space="preserve">illustrates how these multimodal </w:t>
      </w:r>
      <w:r w:rsidR="00F004AC">
        <w:rPr>
          <w:rFonts w:ascii="Times New Roman" w:hAnsi="Times New Roman" w:cs="Times New Roman"/>
        </w:rPr>
        <w:t>signals</w:t>
      </w:r>
      <w:r w:rsidR="00F004AC" w:rsidRPr="00D24361">
        <w:rPr>
          <w:rFonts w:ascii="Times New Roman" w:hAnsi="Times New Roman" w:cs="Times New Roman"/>
        </w:rPr>
        <w:t xml:space="preserve"> </w:t>
      </w:r>
      <w:r w:rsidR="007F2E8B" w:rsidRPr="00D24361">
        <w:rPr>
          <w:rFonts w:ascii="Times New Roman" w:hAnsi="Times New Roman" w:cs="Times New Roman"/>
        </w:rPr>
        <w:t xml:space="preserve">collectively </w:t>
      </w:r>
      <w:r w:rsidR="00F004AC">
        <w:rPr>
          <w:rFonts w:ascii="Times New Roman" w:hAnsi="Times New Roman" w:cs="Times New Roman"/>
        </w:rPr>
        <w:t>determin</w:t>
      </w:r>
      <w:r w:rsidR="00F004AC" w:rsidRPr="00D24361">
        <w:rPr>
          <w:rFonts w:ascii="Times New Roman" w:hAnsi="Times New Roman" w:cs="Times New Roman"/>
        </w:rPr>
        <w:t xml:space="preserve">e </w:t>
      </w:r>
      <w:r w:rsidR="00F004AC">
        <w:rPr>
          <w:rFonts w:ascii="Times New Roman" w:hAnsi="Times New Roman" w:cs="Times New Roman"/>
        </w:rPr>
        <w:t>affective state</w:t>
      </w:r>
      <w:r w:rsidR="00125EC2">
        <w:rPr>
          <w:rFonts w:ascii="Times New Roman" w:hAnsi="Times New Roman" w:cs="Times New Roman" w:hint="eastAsia"/>
        </w:rPr>
        <w:t xml:space="preserve"> </w:t>
      </w:r>
      <w:r w:rsidR="007F2E8B" w:rsidRPr="00D24361">
        <w:rPr>
          <w:rFonts w:ascii="Times New Roman" w:hAnsi="Times New Roman" w:cs="Times New Roman"/>
        </w:rPr>
        <w:t>predictions (</w:t>
      </w:r>
      <w:r w:rsidR="007F2E8B" w:rsidRPr="00D24361">
        <w:rPr>
          <w:rFonts w:ascii="Times New Roman" w:hAnsi="Times New Roman" w:cs="Times New Roman"/>
          <w:b/>
          <w:bCs/>
        </w:rPr>
        <w:t>Fig. 4L</w:t>
      </w:r>
      <w:r w:rsidR="007F2E8B" w:rsidRPr="00D24361">
        <w:rPr>
          <w:rFonts w:ascii="Times New Roman" w:hAnsi="Times New Roman" w:cs="Times New Roman"/>
        </w:rPr>
        <w:t xml:space="preserve">). Together, these results </w:t>
      </w:r>
      <w:r w:rsidR="00F004AC">
        <w:rPr>
          <w:rFonts w:ascii="Times New Roman" w:hAnsi="Times New Roman" w:cs="Times New Roman"/>
        </w:rPr>
        <w:t xml:space="preserve">demonstrate </w:t>
      </w:r>
      <w:r w:rsidR="007F2E8B" w:rsidRPr="00D24361">
        <w:rPr>
          <w:rFonts w:ascii="Times New Roman" w:hAnsi="Times New Roman" w:cs="Times New Roman"/>
        </w:rPr>
        <w:t xml:space="preserve">that accurate affect </w:t>
      </w:r>
      <w:r w:rsidR="005F1BB3" w:rsidRPr="005F1BB3">
        <w:rPr>
          <w:rFonts w:ascii="Times New Roman" w:hAnsi="Times New Roman" w:cs="Times New Roman"/>
        </w:rPr>
        <w:t>inference arises from</w:t>
      </w:r>
      <w:r w:rsidR="005F1BB3">
        <w:rPr>
          <w:rFonts w:ascii="Times New Roman" w:hAnsi="Times New Roman" w:cs="Times New Roman"/>
        </w:rPr>
        <w:t xml:space="preserve"> </w:t>
      </w:r>
      <w:r w:rsidR="007F2E8B" w:rsidRPr="00D24361">
        <w:rPr>
          <w:rFonts w:ascii="Times New Roman" w:hAnsi="Times New Roman" w:cs="Times New Roman"/>
        </w:rPr>
        <w:t xml:space="preserve">integrated physiological </w:t>
      </w:r>
      <w:r w:rsidR="00CA3897">
        <w:rPr>
          <w:rFonts w:ascii="Times New Roman" w:hAnsi="Times New Roman" w:cs="Times New Roman"/>
        </w:rPr>
        <w:t>dynamics</w:t>
      </w:r>
      <w:r w:rsidR="007F2E8B" w:rsidRPr="00D24361">
        <w:rPr>
          <w:rFonts w:ascii="Times New Roman" w:hAnsi="Times New Roman" w:cs="Times New Roman"/>
        </w:rPr>
        <w:t>.</w:t>
      </w:r>
    </w:p>
    <w:p w14:paraId="276D08BE" w14:textId="3613837E" w:rsidR="00773AD3" w:rsidRPr="00D24361" w:rsidRDefault="00BE0DD0" w:rsidP="000A49F8">
      <w:pPr>
        <w:spacing w:line="276" w:lineRule="auto"/>
        <w:jc w:val="both"/>
        <w:rPr>
          <w:rFonts w:ascii="Times New Roman" w:hAnsi="Times New Roman" w:cs="Times New Roman"/>
          <w:b/>
          <w:bCs/>
        </w:rPr>
      </w:pPr>
      <w:bookmarkStart w:id="30" w:name="OLE_LINK1"/>
      <w:r w:rsidRPr="00D24361">
        <w:rPr>
          <w:rFonts w:ascii="Times New Roman" w:hAnsi="Times New Roman" w:cs="Times New Roman"/>
          <w:b/>
          <w:bCs/>
        </w:rPr>
        <w:t xml:space="preserve">Sleep monitoring and </w:t>
      </w:r>
      <w:r w:rsidR="00AE395B">
        <w:rPr>
          <w:rFonts w:ascii="Times New Roman" w:hAnsi="Times New Roman" w:cs="Times New Roman" w:hint="eastAsia"/>
          <w:b/>
          <w:bCs/>
        </w:rPr>
        <w:t xml:space="preserve">functional and </w:t>
      </w:r>
      <w:r w:rsidR="00FC5A7D">
        <w:rPr>
          <w:rFonts w:ascii="Times New Roman" w:hAnsi="Times New Roman" w:cs="Times New Roman" w:hint="eastAsia"/>
          <w:b/>
          <w:bCs/>
        </w:rPr>
        <w:t>cognitive</w:t>
      </w:r>
      <w:r w:rsidRPr="00D24361">
        <w:rPr>
          <w:rFonts w:ascii="Times New Roman" w:hAnsi="Times New Roman" w:cs="Times New Roman"/>
          <w:b/>
          <w:bCs/>
        </w:rPr>
        <w:t xml:space="preserve"> </w:t>
      </w:r>
      <w:r w:rsidR="009228DA" w:rsidRPr="00D24361">
        <w:rPr>
          <w:rFonts w:ascii="Times New Roman" w:hAnsi="Times New Roman" w:cs="Times New Roman"/>
          <w:b/>
          <w:bCs/>
        </w:rPr>
        <w:t>performance</w:t>
      </w:r>
      <w:r w:rsidRPr="00D24361">
        <w:rPr>
          <w:rFonts w:ascii="Times New Roman" w:hAnsi="Times New Roman" w:cs="Times New Roman"/>
          <w:b/>
          <w:bCs/>
        </w:rPr>
        <w:t xml:space="preserve"> evaluation using EarSense</w:t>
      </w:r>
    </w:p>
    <w:p w14:paraId="07FBB77A" w14:textId="3D562109" w:rsidR="00AE395B" w:rsidRDefault="00AE395B" w:rsidP="000A49F8">
      <w:pPr>
        <w:spacing w:line="276" w:lineRule="auto"/>
        <w:jc w:val="both"/>
        <w:rPr>
          <w:rFonts w:ascii="Times New Roman" w:hAnsi="Times New Roman" w:cs="Times New Roman"/>
        </w:rPr>
      </w:pPr>
      <w:r w:rsidRPr="00AE395B">
        <w:rPr>
          <w:rFonts w:ascii="Times New Roman" w:hAnsi="Times New Roman" w:cs="Times New Roman"/>
        </w:rPr>
        <w:lastRenderedPageBreak/>
        <w:t xml:space="preserve">Sleep involves coordinated neural and peripheral </w:t>
      </w:r>
      <w:r w:rsidR="00CE4724" w:rsidRPr="00AE395B">
        <w:rPr>
          <w:rFonts w:ascii="Times New Roman" w:hAnsi="Times New Roman" w:cs="Times New Roman"/>
        </w:rPr>
        <w:t>regulation</w:t>
      </w:r>
      <w:r w:rsidRPr="00AE395B">
        <w:rPr>
          <w:rFonts w:ascii="Times New Roman" w:hAnsi="Times New Roman" w:cs="Times New Roman"/>
        </w:rPr>
        <w:t>, making integrated brain–body monitoring essential for comprehensive sleep assessment. However, gold-standard PSG requires complex laboratory instrumentation, whereas most wearable</w:t>
      </w:r>
      <w:r w:rsidR="00586B96">
        <w:rPr>
          <w:rFonts w:ascii="Times New Roman" w:hAnsi="Times New Roman" w:cs="Times New Roman" w:hint="eastAsia"/>
        </w:rPr>
        <w:t>s</w:t>
      </w:r>
      <w:r w:rsidRPr="00AE395B">
        <w:rPr>
          <w:rFonts w:ascii="Times New Roman" w:hAnsi="Times New Roman" w:cs="Times New Roman"/>
        </w:rPr>
        <w:t xml:space="preserve"> rely on limited peripheral proxies.</w:t>
      </w:r>
    </w:p>
    <w:p w14:paraId="68EDCB85" w14:textId="5C69742B" w:rsidR="007B293E" w:rsidRPr="00D24361" w:rsidRDefault="00FC5A7D" w:rsidP="000A49F8">
      <w:pPr>
        <w:spacing w:line="276" w:lineRule="auto"/>
        <w:jc w:val="both"/>
        <w:rPr>
          <w:rFonts w:ascii="Times New Roman" w:hAnsi="Times New Roman" w:cs="Times New Roman"/>
        </w:rPr>
      </w:pPr>
      <w:r w:rsidRPr="00FC5A7D">
        <w:rPr>
          <w:rFonts w:ascii="Times New Roman" w:hAnsi="Times New Roman" w:cs="Times New Roman"/>
        </w:rPr>
        <w:t>EarSense</w:t>
      </w:r>
      <w:r w:rsidR="00586B96">
        <w:rPr>
          <w:rFonts w:ascii="Times New Roman" w:hAnsi="Times New Roman" w:cs="Times New Roman"/>
        </w:rPr>
        <w:t>’</w:t>
      </w:r>
      <w:r w:rsidR="00586B96">
        <w:rPr>
          <w:rFonts w:ascii="Times New Roman" w:hAnsi="Times New Roman" w:cs="Times New Roman" w:hint="eastAsia"/>
        </w:rPr>
        <w:t>s</w:t>
      </w:r>
      <w:r w:rsidRPr="00FC5A7D">
        <w:rPr>
          <w:rFonts w:ascii="Times New Roman" w:hAnsi="Times New Roman" w:cs="Times New Roman"/>
        </w:rPr>
        <w:t xml:space="preserve"> multimodal brain–body </w:t>
      </w:r>
      <w:r w:rsidR="00586B96">
        <w:rPr>
          <w:rFonts w:ascii="Times New Roman" w:hAnsi="Times New Roman" w:cs="Times New Roman" w:hint="eastAsia"/>
        </w:rPr>
        <w:t>sensing</w:t>
      </w:r>
      <w:r w:rsidR="00586B96" w:rsidRPr="00FC5A7D">
        <w:rPr>
          <w:rFonts w:ascii="Times New Roman" w:hAnsi="Times New Roman" w:cs="Times New Roman"/>
        </w:rPr>
        <w:t xml:space="preserve"> </w:t>
      </w:r>
      <w:r w:rsidR="00207F02">
        <w:rPr>
          <w:rFonts w:ascii="Times New Roman" w:hAnsi="Times New Roman" w:cs="Times New Roman"/>
        </w:rPr>
        <w:t>enables</w:t>
      </w:r>
      <w:r w:rsidRPr="00FC5A7D">
        <w:rPr>
          <w:rFonts w:ascii="Times New Roman" w:hAnsi="Times New Roman" w:cs="Times New Roman"/>
        </w:rPr>
        <w:t xml:space="preserve"> naturalistic sleep monitoring and </w:t>
      </w:r>
      <w:r w:rsidR="00207F02">
        <w:rPr>
          <w:rFonts w:ascii="Times New Roman" w:hAnsi="Times New Roman" w:cs="Times New Roman"/>
        </w:rPr>
        <w:t>facilitate</w:t>
      </w:r>
      <w:r w:rsidR="001C5E02">
        <w:rPr>
          <w:rFonts w:ascii="Times New Roman" w:hAnsi="Times New Roman" w:cs="Times New Roman" w:hint="eastAsia"/>
        </w:rPr>
        <w:t>s</w:t>
      </w:r>
      <w:r w:rsidR="00207F02">
        <w:rPr>
          <w:rFonts w:ascii="Times New Roman" w:hAnsi="Times New Roman" w:cs="Times New Roman"/>
        </w:rPr>
        <w:t xml:space="preserve"> </w:t>
      </w:r>
      <w:r w:rsidRPr="00FC5A7D">
        <w:rPr>
          <w:rFonts w:ascii="Times New Roman" w:hAnsi="Times New Roman" w:cs="Times New Roman"/>
        </w:rPr>
        <w:t xml:space="preserve">linking overnight </w:t>
      </w:r>
      <w:r w:rsidR="00207F02">
        <w:rPr>
          <w:rFonts w:ascii="Times New Roman" w:hAnsi="Times New Roman" w:cs="Times New Roman"/>
        </w:rPr>
        <w:t xml:space="preserve">physiological </w:t>
      </w:r>
      <w:r w:rsidRPr="00FC5A7D">
        <w:rPr>
          <w:rFonts w:ascii="Times New Roman" w:hAnsi="Times New Roman" w:cs="Times New Roman"/>
        </w:rPr>
        <w:t xml:space="preserve">dynamics </w:t>
      </w:r>
      <w:r w:rsidR="00207F02">
        <w:rPr>
          <w:rFonts w:ascii="Times New Roman" w:hAnsi="Times New Roman" w:cs="Times New Roman"/>
        </w:rPr>
        <w:t>to</w:t>
      </w:r>
      <w:r w:rsidR="00207F02" w:rsidRPr="00FC5A7D">
        <w:rPr>
          <w:rFonts w:ascii="Times New Roman" w:hAnsi="Times New Roman" w:cs="Times New Roman"/>
        </w:rPr>
        <w:t xml:space="preserve"> </w:t>
      </w:r>
      <w:r w:rsidRPr="00FC5A7D">
        <w:rPr>
          <w:rFonts w:ascii="Times New Roman" w:hAnsi="Times New Roman" w:cs="Times New Roman"/>
        </w:rPr>
        <w:t xml:space="preserve">next-day </w:t>
      </w:r>
      <w:r w:rsidR="00A632A8">
        <w:rPr>
          <w:rFonts w:ascii="Times New Roman" w:hAnsi="Times New Roman" w:cs="Times New Roman" w:hint="eastAsia"/>
        </w:rPr>
        <w:t xml:space="preserve">functional and </w:t>
      </w:r>
      <w:r w:rsidRPr="00FC5A7D">
        <w:rPr>
          <w:rFonts w:ascii="Times New Roman" w:hAnsi="Times New Roman" w:cs="Times New Roman"/>
        </w:rPr>
        <w:t>cognitive performance</w:t>
      </w:r>
      <w:r>
        <w:rPr>
          <w:rFonts w:ascii="Times New Roman" w:hAnsi="Times New Roman" w:cs="Times New Roman" w:hint="eastAsia"/>
        </w:rPr>
        <w:t xml:space="preserve"> (</w:t>
      </w:r>
      <w:r w:rsidRPr="00FC5A7D">
        <w:rPr>
          <w:rFonts w:ascii="Times New Roman" w:hAnsi="Times New Roman" w:cs="Times New Roman" w:hint="eastAsia"/>
          <w:b/>
          <w:bCs/>
        </w:rPr>
        <w:t>Fig. 5A</w:t>
      </w:r>
      <w:r>
        <w:rPr>
          <w:rFonts w:ascii="Times New Roman" w:hAnsi="Times New Roman" w:cs="Times New Roman" w:hint="eastAsia"/>
        </w:rPr>
        <w:t>)</w:t>
      </w:r>
      <w:r w:rsidRPr="00FC5A7D">
        <w:rPr>
          <w:rFonts w:ascii="Times New Roman" w:hAnsi="Times New Roman" w:cs="Times New Roman"/>
        </w:rPr>
        <w:t>.</w:t>
      </w:r>
      <w:r>
        <w:rPr>
          <w:rFonts w:ascii="Times New Roman" w:hAnsi="Times New Roman" w:cs="Times New Roman" w:hint="eastAsia"/>
        </w:rPr>
        <w:t xml:space="preserve"> </w:t>
      </w:r>
      <w:r w:rsidR="00E22B9B" w:rsidRPr="00D24361">
        <w:rPr>
          <w:rFonts w:ascii="Times New Roman" w:hAnsi="Times New Roman" w:cs="Times New Roman"/>
        </w:rPr>
        <w:t>Overnight studies were conducted in 27 participants</w:t>
      </w:r>
      <w:r w:rsidR="000D0CE7">
        <w:rPr>
          <w:rFonts w:ascii="Times New Roman" w:hAnsi="Times New Roman" w:cs="Times New Roman"/>
        </w:rPr>
        <w:t xml:space="preserve"> </w:t>
      </w:r>
      <w:r w:rsidR="00FB6F39" w:rsidRPr="00FB6F39">
        <w:rPr>
          <w:rFonts w:ascii="Times New Roman" w:hAnsi="Times New Roman" w:cs="Times New Roman"/>
        </w:rPr>
        <w:t>(20 healthy and 7 patients</w:t>
      </w:r>
      <w:r w:rsidR="008D1BCD">
        <w:rPr>
          <w:rFonts w:ascii="Times New Roman" w:hAnsi="Times New Roman" w:cs="Times New Roman"/>
        </w:rPr>
        <w:t xml:space="preserve"> with sleep disorders</w:t>
      </w:r>
      <w:r w:rsidR="00FB6F39" w:rsidRPr="00FB6F39">
        <w:rPr>
          <w:rFonts w:ascii="Times New Roman" w:hAnsi="Times New Roman" w:cs="Times New Roman"/>
        </w:rPr>
        <w:t xml:space="preserve">) wearing EarSense, </w:t>
      </w:r>
      <w:r w:rsidR="00F10E65">
        <w:rPr>
          <w:rFonts w:ascii="Times New Roman" w:hAnsi="Times New Roman" w:cs="Times New Roman"/>
        </w:rPr>
        <w:t>including</w:t>
      </w:r>
      <w:r w:rsidR="00FB6F39" w:rsidRPr="00FB6F39">
        <w:rPr>
          <w:rFonts w:ascii="Times New Roman" w:hAnsi="Times New Roman" w:cs="Times New Roman"/>
        </w:rPr>
        <w:t xml:space="preserve"> 6 patients </w:t>
      </w:r>
      <w:r w:rsidR="00F10E65">
        <w:rPr>
          <w:rFonts w:ascii="Times New Roman" w:hAnsi="Times New Roman" w:cs="Times New Roman"/>
        </w:rPr>
        <w:t xml:space="preserve">who </w:t>
      </w:r>
      <w:r w:rsidR="00FB6F39" w:rsidRPr="00FB6F39">
        <w:rPr>
          <w:rFonts w:ascii="Times New Roman" w:hAnsi="Times New Roman" w:cs="Times New Roman"/>
        </w:rPr>
        <w:t>also underwent simultaneous PSG monitoring</w:t>
      </w:r>
      <w:r w:rsidR="005B443E">
        <w:rPr>
          <w:rFonts w:ascii="Times New Roman" w:hAnsi="Times New Roman" w:cs="Times New Roman"/>
        </w:rPr>
        <w:t xml:space="preserve"> </w:t>
      </w:r>
      <w:r>
        <w:rPr>
          <w:rFonts w:ascii="Times New Roman" w:hAnsi="Times New Roman" w:cs="Times New Roman" w:hint="eastAsia"/>
        </w:rPr>
        <w:t>(</w:t>
      </w:r>
      <w:r w:rsidRPr="00FC5A7D">
        <w:rPr>
          <w:rFonts w:ascii="Times New Roman" w:hAnsi="Times New Roman" w:cs="Times New Roman" w:hint="eastAsia"/>
          <w:b/>
          <w:bCs/>
        </w:rPr>
        <w:t>Fig. 5B</w:t>
      </w:r>
      <w:r w:rsidR="00235E02">
        <w:rPr>
          <w:rFonts w:ascii="Times New Roman" w:hAnsi="Times New Roman" w:cs="Times New Roman"/>
        </w:rPr>
        <w:t xml:space="preserve"> and</w:t>
      </w:r>
      <w:r w:rsidR="00DA52AD" w:rsidRPr="00DA52AD">
        <w:rPr>
          <w:rFonts w:ascii="Times New Roman" w:hAnsi="Times New Roman" w:cs="Times New Roman" w:hint="eastAsia"/>
        </w:rPr>
        <w:t xml:space="preserve"> </w:t>
      </w:r>
      <w:r w:rsidR="00235E02">
        <w:rPr>
          <w:rFonts w:ascii="Times New Roman" w:hAnsi="Times New Roman" w:cs="Times New Roman"/>
          <w:b/>
          <w:bCs/>
        </w:rPr>
        <w:t>t</w:t>
      </w:r>
      <w:r w:rsidR="00DA52AD">
        <w:rPr>
          <w:rFonts w:ascii="Times New Roman" w:hAnsi="Times New Roman" w:cs="Times New Roman" w:hint="eastAsia"/>
          <w:b/>
          <w:bCs/>
        </w:rPr>
        <w:t>able S4</w:t>
      </w:r>
      <w:r>
        <w:rPr>
          <w:rFonts w:ascii="Times New Roman" w:hAnsi="Times New Roman" w:cs="Times New Roman" w:hint="eastAsia"/>
        </w:rPr>
        <w:t>)</w:t>
      </w:r>
      <w:r w:rsidR="00E22B9B" w:rsidRPr="00D24361">
        <w:rPr>
          <w:rFonts w:ascii="Times New Roman" w:hAnsi="Times New Roman" w:cs="Times New Roman"/>
        </w:rPr>
        <w:t xml:space="preserve">. </w:t>
      </w:r>
      <w:r w:rsidR="00036225" w:rsidRPr="00D24361">
        <w:rPr>
          <w:rFonts w:ascii="Times New Roman" w:hAnsi="Times New Roman" w:cs="Times New Roman"/>
        </w:rPr>
        <w:t xml:space="preserve">Subjective </w:t>
      </w:r>
      <w:r w:rsidR="00C9440A">
        <w:rPr>
          <w:rFonts w:ascii="Times New Roman" w:hAnsi="Times New Roman" w:cs="Times New Roman" w:hint="eastAsia"/>
        </w:rPr>
        <w:t>outcomes</w:t>
      </w:r>
      <w:r w:rsidR="000C5DD1" w:rsidRPr="000C5DD1">
        <w:rPr>
          <w:rFonts w:ascii="Times New Roman" w:hAnsi="Times New Roman" w:cs="Times New Roman"/>
        </w:rPr>
        <w:t>—</w:t>
      </w:r>
      <w:r w:rsidR="00C9440A">
        <w:rPr>
          <w:rFonts w:ascii="Times New Roman" w:hAnsi="Times New Roman" w:cs="Times New Roman"/>
        </w:rPr>
        <w:t>including</w:t>
      </w:r>
      <w:r w:rsidR="00C9440A">
        <w:rPr>
          <w:rFonts w:ascii="Times New Roman" w:hAnsi="Times New Roman" w:cs="Times New Roman" w:hint="eastAsia"/>
        </w:rPr>
        <w:t xml:space="preserve"> </w:t>
      </w:r>
      <w:r w:rsidR="00702179">
        <w:rPr>
          <w:rFonts w:ascii="Times New Roman" w:hAnsi="Times New Roman" w:cs="Times New Roman" w:hint="eastAsia"/>
        </w:rPr>
        <w:t xml:space="preserve">daytime </w:t>
      </w:r>
      <w:r w:rsidR="00702179">
        <w:rPr>
          <w:rFonts w:ascii="Times New Roman" w:hAnsi="Times New Roman" w:cs="Times New Roman"/>
        </w:rPr>
        <w:t>sleepiness</w:t>
      </w:r>
      <w:r w:rsidR="00702179">
        <w:rPr>
          <w:rFonts w:ascii="Times New Roman" w:hAnsi="Times New Roman" w:cs="Times New Roman" w:hint="eastAsia"/>
        </w:rPr>
        <w:t xml:space="preserve">, sleep quality, and </w:t>
      </w:r>
      <w:r w:rsidR="00702179">
        <w:rPr>
          <w:rFonts w:ascii="Times New Roman" w:hAnsi="Times New Roman" w:cs="Times New Roman"/>
        </w:rPr>
        <w:t>functional</w:t>
      </w:r>
      <w:r w:rsidR="00702179">
        <w:rPr>
          <w:rFonts w:ascii="Times New Roman" w:hAnsi="Times New Roman" w:cs="Times New Roman" w:hint="eastAsia"/>
        </w:rPr>
        <w:t xml:space="preserve"> </w:t>
      </w:r>
      <w:r w:rsidR="00C9440A">
        <w:rPr>
          <w:rFonts w:ascii="Times New Roman" w:hAnsi="Times New Roman" w:cs="Times New Roman" w:hint="eastAsia"/>
        </w:rPr>
        <w:t>status</w:t>
      </w:r>
      <w:r w:rsidR="000C5DD1" w:rsidRPr="000C5DD1">
        <w:rPr>
          <w:rFonts w:ascii="Times New Roman" w:hAnsi="Times New Roman" w:cs="Times New Roman"/>
        </w:rPr>
        <w:t>—</w:t>
      </w:r>
      <w:r w:rsidR="00702179" w:rsidRPr="00D24361">
        <w:rPr>
          <w:rFonts w:ascii="Times New Roman" w:hAnsi="Times New Roman" w:cs="Times New Roman"/>
        </w:rPr>
        <w:t xml:space="preserve">were </w:t>
      </w:r>
      <w:r w:rsidR="000C5DD1">
        <w:rPr>
          <w:rFonts w:ascii="Times New Roman" w:hAnsi="Times New Roman" w:cs="Times New Roman"/>
        </w:rPr>
        <w:t>assessed</w:t>
      </w:r>
      <w:r w:rsidR="000C5DD1" w:rsidRPr="00D24361">
        <w:rPr>
          <w:rFonts w:ascii="Times New Roman" w:hAnsi="Times New Roman" w:cs="Times New Roman"/>
        </w:rPr>
        <w:t xml:space="preserve"> </w:t>
      </w:r>
      <w:r w:rsidR="00702179" w:rsidRPr="00D24361">
        <w:rPr>
          <w:rFonts w:ascii="Times New Roman" w:hAnsi="Times New Roman" w:cs="Times New Roman"/>
        </w:rPr>
        <w:t xml:space="preserve">using </w:t>
      </w:r>
      <w:r w:rsidR="00036225" w:rsidRPr="00D24361">
        <w:rPr>
          <w:rFonts w:ascii="Times New Roman" w:hAnsi="Times New Roman" w:cs="Times New Roman"/>
        </w:rPr>
        <w:t>Epworth Sleepiness Scale (ESS), Pittsburgh Sleep Quality Index (PSQI) and Functional Outcomes of Sleep Questionnaire (FOSQ), administered before and after sleep</w:t>
      </w:r>
      <w:r w:rsidR="00702179">
        <w:rPr>
          <w:rFonts w:ascii="Times New Roman" w:hAnsi="Times New Roman" w:cs="Times New Roman" w:hint="eastAsia"/>
        </w:rPr>
        <w:t>.</w:t>
      </w:r>
      <w:r w:rsidR="00036225" w:rsidRPr="00D24361">
        <w:rPr>
          <w:rFonts w:ascii="Times New Roman" w:hAnsi="Times New Roman" w:cs="Times New Roman"/>
        </w:rPr>
        <w:t xml:space="preserve"> </w:t>
      </w:r>
      <w:r w:rsidR="00702179" w:rsidRPr="00702179">
        <w:rPr>
          <w:rFonts w:ascii="Times New Roman" w:hAnsi="Times New Roman" w:cs="Times New Roman"/>
        </w:rPr>
        <w:t>Objective vigilance was further evaluated using a 10-min psychomotor vigilance task (PVT)</w:t>
      </w:r>
      <w:r w:rsidR="00027E07">
        <w:rPr>
          <w:rFonts w:ascii="Times New Roman" w:hAnsi="Times New Roman" w:cs="Times New Roman" w:hint="eastAsia"/>
        </w:rPr>
        <w:t xml:space="preserve"> (</w:t>
      </w:r>
      <w:r w:rsidR="00027E07">
        <w:rPr>
          <w:rFonts w:ascii="Times New Roman" w:hAnsi="Times New Roman" w:cs="Times New Roman"/>
          <w:b/>
          <w:bCs/>
        </w:rPr>
        <w:t>t</w:t>
      </w:r>
      <w:r w:rsidR="00027E07" w:rsidRPr="000424E7">
        <w:rPr>
          <w:rFonts w:ascii="Times New Roman" w:hAnsi="Times New Roman" w:cs="Times New Roman" w:hint="eastAsia"/>
          <w:b/>
          <w:bCs/>
        </w:rPr>
        <w:t>able S5</w:t>
      </w:r>
      <w:r w:rsidR="00027E07">
        <w:rPr>
          <w:rFonts w:ascii="Times New Roman" w:hAnsi="Times New Roman" w:cs="Times New Roman" w:hint="eastAsia"/>
        </w:rPr>
        <w:t>)</w:t>
      </w:r>
      <w:r w:rsidR="00702179" w:rsidRPr="00702179">
        <w:rPr>
          <w:rFonts w:ascii="Times New Roman" w:hAnsi="Times New Roman" w:cs="Times New Roman"/>
        </w:rPr>
        <w:t>.</w:t>
      </w:r>
      <w:r w:rsidR="000424E7">
        <w:rPr>
          <w:rFonts w:ascii="Times New Roman" w:hAnsi="Times New Roman" w:cs="Times New Roman" w:hint="eastAsia"/>
        </w:rPr>
        <w:t xml:space="preserve"> </w:t>
      </w:r>
    </w:p>
    <w:p w14:paraId="1500D407" w14:textId="4289D325" w:rsidR="00CF35FD" w:rsidRPr="00D24361" w:rsidRDefault="003474A6" w:rsidP="000A49F8">
      <w:pPr>
        <w:spacing w:line="276" w:lineRule="auto"/>
        <w:jc w:val="both"/>
        <w:rPr>
          <w:rFonts w:ascii="Times New Roman" w:hAnsi="Times New Roman" w:cs="Times New Roman"/>
        </w:rPr>
      </w:pPr>
      <w:r w:rsidRPr="00D24361">
        <w:rPr>
          <w:rFonts w:ascii="Times New Roman" w:hAnsi="Times New Roman" w:cs="Times New Roman"/>
        </w:rPr>
        <w:t xml:space="preserve">EarSense continuously </w:t>
      </w:r>
      <w:r w:rsidR="00CF35FD" w:rsidRPr="00D24361">
        <w:rPr>
          <w:rFonts w:ascii="Times New Roman" w:hAnsi="Times New Roman" w:cs="Times New Roman"/>
        </w:rPr>
        <w:t>captured</w:t>
      </w:r>
      <w:r w:rsidRPr="00D24361">
        <w:rPr>
          <w:rFonts w:ascii="Times New Roman" w:hAnsi="Times New Roman" w:cs="Times New Roman"/>
        </w:rPr>
        <w:t xml:space="preserve"> coordinated </w:t>
      </w:r>
      <w:r w:rsidR="00C9440A" w:rsidRPr="00C9440A">
        <w:rPr>
          <w:rFonts w:ascii="Times New Roman" w:hAnsi="Times New Roman" w:cs="Times New Roman"/>
        </w:rPr>
        <w:t>physiological</w:t>
      </w:r>
      <w:r w:rsidR="00C9440A">
        <w:rPr>
          <w:rFonts w:ascii="Times New Roman" w:hAnsi="Times New Roman" w:cs="Times New Roman" w:hint="eastAsia"/>
        </w:rPr>
        <w:t xml:space="preserve"> </w:t>
      </w:r>
      <w:r w:rsidRPr="00D24361">
        <w:rPr>
          <w:rFonts w:ascii="Times New Roman" w:hAnsi="Times New Roman" w:cs="Times New Roman"/>
        </w:rPr>
        <w:t xml:space="preserve">dynamics </w:t>
      </w:r>
      <w:r w:rsidR="00D879B1" w:rsidRPr="00D879B1">
        <w:rPr>
          <w:rFonts w:ascii="Times New Roman" w:hAnsi="Times New Roman" w:cs="Times New Roman"/>
        </w:rPr>
        <w:t xml:space="preserve">across </w:t>
      </w:r>
      <w:ins w:id="31" w:author="Ji, Sijie" w:date="2026-03-30T22:16:00Z">
        <w:r w:rsidR="00C71315">
          <w:rPr>
            <w:rFonts w:ascii="Times New Roman" w:hAnsi="Times New Roman" w:cs="Times New Roman"/>
          </w:rPr>
          <w:t>PSG-</w:t>
        </w:r>
        <w:r w:rsidR="00C71315">
          <w:rPr>
            <w:rFonts w:ascii="Times New Roman" w:hAnsi="Times New Roman" w:cs="Times New Roman" w:hint="eastAsia"/>
          </w:rPr>
          <w:t>defined</w:t>
        </w:r>
        <w:r w:rsidR="00C71315">
          <w:rPr>
            <w:rFonts w:ascii="Times New Roman" w:hAnsi="Times New Roman" w:cs="Times New Roman"/>
          </w:rPr>
          <w:t xml:space="preserve"> </w:t>
        </w:r>
      </w:ins>
      <w:r w:rsidR="00D879B1" w:rsidRPr="00D879B1">
        <w:rPr>
          <w:rFonts w:ascii="Times New Roman" w:hAnsi="Times New Roman" w:cs="Times New Roman"/>
        </w:rPr>
        <w:t>sleep stages</w:t>
      </w:r>
      <w:r w:rsidR="00D879B1" w:rsidRPr="00D24361">
        <w:rPr>
          <w:rFonts w:ascii="Times New Roman" w:hAnsi="Times New Roman" w:cs="Times New Roman"/>
        </w:rPr>
        <w:t xml:space="preserve"> </w:t>
      </w:r>
      <w:r w:rsidRPr="00D24361">
        <w:rPr>
          <w:rFonts w:ascii="Times New Roman" w:hAnsi="Times New Roman" w:cs="Times New Roman"/>
        </w:rPr>
        <w:t>(</w:t>
      </w:r>
      <w:r w:rsidRPr="00D24361">
        <w:rPr>
          <w:rFonts w:ascii="Times New Roman" w:hAnsi="Times New Roman" w:cs="Times New Roman"/>
          <w:b/>
          <w:bCs/>
        </w:rPr>
        <w:t>Fig</w:t>
      </w:r>
      <w:r w:rsidR="00CF35FD" w:rsidRPr="00D24361">
        <w:rPr>
          <w:rFonts w:ascii="Times New Roman" w:hAnsi="Times New Roman" w:cs="Times New Roman"/>
          <w:b/>
          <w:bCs/>
        </w:rPr>
        <w:t>.</w:t>
      </w:r>
      <w:r w:rsidRPr="00D24361">
        <w:rPr>
          <w:rFonts w:ascii="Times New Roman" w:hAnsi="Times New Roman" w:cs="Times New Roman"/>
          <w:b/>
          <w:bCs/>
        </w:rPr>
        <w:t xml:space="preserve"> 5</w:t>
      </w:r>
      <w:r w:rsidR="00CF35FD" w:rsidRPr="00D24361">
        <w:rPr>
          <w:rFonts w:ascii="Times New Roman" w:hAnsi="Times New Roman" w:cs="Times New Roman"/>
          <w:b/>
          <w:bCs/>
        </w:rPr>
        <w:t>C</w:t>
      </w:r>
      <w:r w:rsidRPr="00D24361">
        <w:rPr>
          <w:rFonts w:ascii="Times New Roman" w:hAnsi="Times New Roman" w:cs="Times New Roman"/>
        </w:rPr>
        <w:t xml:space="preserve">). </w:t>
      </w:r>
      <w:r w:rsidR="00D879B1" w:rsidRPr="00D879B1">
        <w:rPr>
          <w:rFonts w:ascii="Times New Roman" w:hAnsi="Times New Roman" w:cs="Times New Roman"/>
        </w:rPr>
        <w:t xml:space="preserve">Consistent with canonical sleep physiology, HR and CBT declined </w:t>
      </w:r>
      <w:r w:rsidR="00C9440A">
        <w:rPr>
          <w:rFonts w:ascii="Times New Roman" w:hAnsi="Times New Roman" w:cs="Times New Roman" w:hint="eastAsia"/>
        </w:rPr>
        <w:t>overnight</w:t>
      </w:r>
      <w:r w:rsidR="00D879B1" w:rsidRPr="00D879B1">
        <w:rPr>
          <w:rFonts w:ascii="Times New Roman" w:hAnsi="Times New Roman" w:cs="Times New Roman"/>
        </w:rPr>
        <w:t xml:space="preserve"> </w:t>
      </w:r>
      <w:r w:rsidR="00014DE2">
        <w:rPr>
          <w:rFonts w:ascii="Times New Roman" w:hAnsi="Times New Roman" w:cs="Times New Roman" w:hint="eastAsia"/>
        </w:rPr>
        <w:t>to</w:t>
      </w:r>
      <w:r w:rsidR="00D879B1" w:rsidRPr="00D879B1">
        <w:rPr>
          <w:rFonts w:ascii="Times New Roman" w:hAnsi="Times New Roman" w:cs="Times New Roman"/>
        </w:rPr>
        <w:t xml:space="preserve"> an early-morning nadir, while respiratory stabilized and HRV remained relatively elevated during </w:t>
      </w:r>
      <w:r w:rsidR="009F6CE4" w:rsidRPr="009F6CE4">
        <w:rPr>
          <w:rFonts w:ascii="Times New Roman" w:hAnsi="Times New Roman" w:cs="Times New Roman"/>
        </w:rPr>
        <w:t xml:space="preserve">non–rapid eye movement </w:t>
      </w:r>
      <w:r w:rsidR="009F6CE4">
        <w:rPr>
          <w:rFonts w:ascii="Times New Roman" w:hAnsi="Times New Roman" w:cs="Times New Roman"/>
        </w:rPr>
        <w:t>(</w:t>
      </w:r>
      <w:r w:rsidR="00D879B1" w:rsidRPr="00D879B1">
        <w:rPr>
          <w:rFonts w:ascii="Times New Roman" w:hAnsi="Times New Roman" w:cs="Times New Roman"/>
        </w:rPr>
        <w:t>NREM</w:t>
      </w:r>
      <w:r w:rsidR="009F6CE4">
        <w:rPr>
          <w:rFonts w:ascii="Times New Roman" w:hAnsi="Times New Roman" w:cs="Times New Roman"/>
        </w:rPr>
        <w:t>)</w:t>
      </w:r>
      <w:r w:rsidR="00D879B1" w:rsidRPr="00D879B1">
        <w:rPr>
          <w:rFonts w:ascii="Times New Roman" w:hAnsi="Times New Roman" w:cs="Times New Roman"/>
        </w:rPr>
        <w:t xml:space="preserve"> sleep. GSR stayed generally low with transient </w:t>
      </w:r>
      <w:r w:rsidR="00014DE2">
        <w:rPr>
          <w:rFonts w:ascii="Times New Roman" w:hAnsi="Times New Roman" w:cs="Times New Roman" w:hint="eastAsia"/>
        </w:rPr>
        <w:t>arousal-</w:t>
      </w:r>
      <w:r w:rsidR="00014DE2">
        <w:rPr>
          <w:rFonts w:ascii="Times New Roman" w:hAnsi="Times New Roman" w:cs="Times New Roman"/>
        </w:rPr>
        <w:t>associated</w:t>
      </w:r>
      <w:r w:rsidR="00014DE2" w:rsidRPr="00D879B1">
        <w:rPr>
          <w:rFonts w:ascii="Times New Roman" w:hAnsi="Times New Roman" w:cs="Times New Roman"/>
        </w:rPr>
        <w:t xml:space="preserve"> </w:t>
      </w:r>
      <w:r w:rsidR="00D879B1" w:rsidRPr="00D879B1">
        <w:rPr>
          <w:rFonts w:ascii="Times New Roman" w:hAnsi="Times New Roman" w:cs="Times New Roman"/>
        </w:rPr>
        <w:t>fluctuations, and body motion was minimal except during brief awakenings</w:t>
      </w:r>
      <w:r w:rsidR="00CF35FD" w:rsidRPr="00D24361">
        <w:rPr>
          <w:rFonts w:ascii="Times New Roman" w:hAnsi="Times New Roman" w:cs="Times New Roman"/>
        </w:rPr>
        <w:t>. EEG patterns recorded by EarSense exhibited strong agreement with PSG across sleep stages</w:t>
      </w:r>
      <w:r w:rsidR="00474E20">
        <w:rPr>
          <w:rFonts w:ascii="Times New Roman" w:hAnsi="Times New Roman" w:cs="Times New Roman" w:hint="eastAsia"/>
        </w:rPr>
        <w:t>,</w:t>
      </w:r>
      <w:r w:rsidR="00CF35FD" w:rsidRPr="00D24361">
        <w:rPr>
          <w:rFonts w:ascii="Times New Roman" w:hAnsi="Times New Roman" w:cs="Times New Roman"/>
        </w:rPr>
        <w:t xml:space="preserve"> </w:t>
      </w:r>
      <w:r w:rsidR="00474E20">
        <w:rPr>
          <w:rFonts w:ascii="Times New Roman" w:hAnsi="Times New Roman" w:cs="Times New Roman" w:hint="eastAsia"/>
        </w:rPr>
        <w:t>with</w:t>
      </w:r>
      <w:r w:rsidR="00CF35FD" w:rsidRPr="00D24361">
        <w:rPr>
          <w:rFonts w:ascii="Times New Roman" w:hAnsi="Times New Roman" w:cs="Times New Roman"/>
        </w:rPr>
        <w:t xml:space="preserve"> spectrograms recapitulated PSG-derived stage transitions and oscillatory dynamics, yielding an overall similarity of Pearson </w:t>
      </w:r>
      <w:r w:rsidR="00D879B1">
        <w:rPr>
          <w:rFonts w:ascii="Times New Roman" w:hAnsi="Times New Roman" w:cs="Times New Roman" w:hint="eastAsia"/>
        </w:rPr>
        <w:t>r</w:t>
      </w:r>
      <w:r w:rsidR="00CF35FD" w:rsidRPr="00D24361">
        <w:rPr>
          <w:rFonts w:ascii="Times New Roman" w:hAnsi="Times New Roman" w:cs="Times New Roman"/>
        </w:rPr>
        <w:t xml:space="preserve"> = 0.83 and </w:t>
      </w:r>
      <w:r w:rsidR="00C34450">
        <w:rPr>
          <w:rFonts w:ascii="Times New Roman" w:hAnsi="Times New Roman" w:cs="Times New Roman"/>
        </w:rPr>
        <w:t>strong</w:t>
      </w:r>
      <w:r w:rsidR="00CF35FD" w:rsidRPr="00D24361">
        <w:rPr>
          <w:rFonts w:ascii="Times New Roman" w:hAnsi="Times New Roman" w:cs="Times New Roman"/>
        </w:rPr>
        <w:t xml:space="preserve"> concordance across canonical bands (delta–beta; </w:t>
      </w:r>
      <w:r w:rsidR="00D879B1">
        <w:rPr>
          <w:rFonts w:ascii="Times New Roman" w:hAnsi="Times New Roman" w:cs="Times New Roman" w:hint="eastAsia"/>
        </w:rPr>
        <w:t>r</w:t>
      </w:r>
      <w:r w:rsidR="00CF35FD" w:rsidRPr="00D24361">
        <w:rPr>
          <w:rFonts w:ascii="Times New Roman" w:hAnsi="Times New Roman" w:cs="Times New Roman"/>
        </w:rPr>
        <w:t xml:space="preserve"> ≈ 0.8–0.9)</w:t>
      </w:r>
      <w:r w:rsidR="00D879B1">
        <w:rPr>
          <w:rFonts w:ascii="Times New Roman" w:hAnsi="Times New Roman" w:cs="Times New Roman" w:hint="eastAsia"/>
        </w:rPr>
        <w:t xml:space="preserve"> (</w:t>
      </w:r>
      <w:r w:rsidR="00D879B1" w:rsidRPr="00D24361">
        <w:rPr>
          <w:rFonts w:ascii="Times New Roman" w:hAnsi="Times New Roman" w:cs="Times New Roman"/>
          <w:b/>
          <w:bCs/>
        </w:rPr>
        <w:t>Fig. 5</w:t>
      </w:r>
      <w:r w:rsidR="00474E20" w:rsidRPr="00ED1C73">
        <w:rPr>
          <w:rFonts w:ascii="Times New Roman" w:hAnsi="Times New Roman" w:cs="Times New Roman"/>
        </w:rPr>
        <w:t>,</w:t>
      </w:r>
      <w:r w:rsidR="00474E20">
        <w:rPr>
          <w:rFonts w:ascii="Times New Roman" w:hAnsi="Times New Roman" w:cs="Times New Roman" w:hint="eastAsia"/>
          <w:b/>
          <w:bCs/>
        </w:rPr>
        <w:t xml:space="preserve"> D </w:t>
      </w:r>
      <w:r w:rsidR="00474E20" w:rsidRPr="00ED1C73">
        <w:rPr>
          <w:rFonts w:ascii="Times New Roman" w:hAnsi="Times New Roman" w:cs="Times New Roman"/>
        </w:rPr>
        <w:t>and</w:t>
      </w:r>
      <w:r w:rsidR="00474E20">
        <w:rPr>
          <w:rFonts w:ascii="Times New Roman" w:hAnsi="Times New Roman" w:cs="Times New Roman" w:hint="eastAsia"/>
          <w:b/>
          <w:bCs/>
        </w:rPr>
        <w:t xml:space="preserve"> </w:t>
      </w:r>
      <w:r w:rsidR="00D879B1" w:rsidRPr="00D24361">
        <w:rPr>
          <w:rFonts w:ascii="Times New Roman" w:hAnsi="Times New Roman" w:cs="Times New Roman"/>
          <w:b/>
          <w:bCs/>
        </w:rPr>
        <w:t>E</w:t>
      </w:r>
      <w:r w:rsidR="00C34450">
        <w:rPr>
          <w:rFonts w:ascii="Times New Roman" w:hAnsi="Times New Roman" w:cs="Times New Roman"/>
          <w:b/>
          <w:bCs/>
        </w:rPr>
        <w:t xml:space="preserve"> </w:t>
      </w:r>
      <w:r w:rsidR="00C34450" w:rsidRPr="004478EF">
        <w:rPr>
          <w:rFonts w:ascii="Times New Roman" w:hAnsi="Times New Roman" w:cs="Times New Roman"/>
        </w:rPr>
        <w:t>and</w:t>
      </w:r>
      <w:r w:rsidR="00D879B1">
        <w:rPr>
          <w:rFonts w:ascii="Times New Roman" w:hAnsi="Times New Roman" w:cs="Times New Roman" w:hint="eastAsia"/>
          <w:b/>
          <w:bCs/>
        </w:rPr>
        <w:t xml:space="preserve"> f</w:t>
      </w:r>
      <w:r w:rsidR="00D879B1" w:rsidRPr="00D24361">
        <w:rPr>
          <w:rFonts w:ascii="Times New Roman" w:hAnsi="Times New Roman" w:cs="Times New Roman"/>
          <w:b/>
          <w:bCs/>
        </w:rPr>
        <w:t>ig. S5</w:t>
      </w:r>
      <w:r w:rsidR="00C71D1F">
        <w:rPr>
          <w:rFonts w:ascii="Times New Roman" w:hAnsi="Times New Roman" w:cs="Times New Roman"/>
          <w:b/>
          <w:bCs/>
        </w:rPr>
        <w:t>7</w:t>
      </w:r>
      <w:r w:rsidR="00D879B1">
        <w:rPr>
          <w:rFonts w:ascii="Times New Roman" w:hAnsi="Times New Roman" w:cs="Times New Roman" w:hint="eastAsia"/>
        </w:rPr>
        <w:t>)</w:t>
      </w:r>
      <w:r w:rsidR="00CF35FD" w:rsidRPr="00D24361">
        <w:rPr>
          <w:rFonts w:ascii="Times New Roman" w:hAnsi="Times New Roman" w:cs="Times New Roman"/>
        </w:rPr>
        <w:t xml:space="preserve">. </w:t>
      </w:r>
      <w:r w:rsidR="00C9440A">
        <w:rPr>
          <w:rFonts w:ascii="Times New Roman" w:hAnsi="Times New Roman" w:cs="Times New Roman" w:hint="eastAsia"/>
        </w:rPr>
        <w:t>S</w:t>
      </w:r>
      <w:r w:rsidR="00CF35FD" w:rsidRPr="00D24361">
        <w:rPr>
          <w:rFonts w:ascii="Times New Roman" w:hAnsi="Times New Roman" w:cs="Times New Roman"/>
        </w:rPr>
        <w:t xml:space="preserve">leep spindle events detected by EarSense </w:t>
      </w:r>
      <w:r w:rsidR="00C9440A">
        <w:rPr>
          <w:rFonts w:ascii="Times New Roman" w:hAnsi="Times New Roman" w:cs="Times New Roman" w:hint="eastAsia"/>
        </w:rPr>
        <w:t xml:space="preserve">also </w:t>
      </w:r>
      <w:r w:rsidR="00CF35FD" w:rsidRPr="00D24361">
        <w:rPr>
          <w:rFonts w:ascii="Times New Roman" w:hAnsi="Times New Roman" w:cs="Times New Roman"/>
        </w:rPr>
        <w:t>aligned closely with PSG detections, achieving an F1 score of 0.54</w:t>
      </w:r>
      <w:r w:rsidR="00DA6F3A">
        <w:rPr>
          <w:rFonts w:ascii="Times New Roman" w:hAnsi="Times New Roman" w:cs="Times New Roman" w:hint="eastAsia"/>
        </w:rPr>
        <w:t>,</w:t>
      </w:r>
      <w:r w:rsidR="00D879B1">
        <w:rPr>
          <w:rFonts w:ascii="Times New Roman" w:hAnsi="Times New Roman" w:cs="Times New Roman" w:hint="eastAsia"/>
        </w:rPr>
        <w:t xml:space="preserve"> </w:t>
      </w:r>
      <w:r w:rsidR="00BE5A7B">
        <w:rPr>
          <w:rFonts w:ascii="Times New Roman" w:hAnsi="Times New Roman" w:cs="Times New Roman"/>
        </w:rPr>
        <w:t xml:space="preserve">comparable to </w:t>
      </w:r>
      <w:r w:rsidR="009378B0" w:rsidRPr="00D24361">
        <w:rPr>
          <w:rFonts w:ascii="Times New Roman" w:eastAsia="宋体" w:hAnsi="Times New Roman" w:cs="Times New Roman"/>
          <w:kern w:val="0"/>
        </w:rPr>
        <w:t xml:space="preserve">inter-expert agreement </w:t>
      </w:r>
      <w:r w:rsidR="007219B9" w:rsidRPr="00D24361">
        <w:rPr>
          <w:rFonts w:ascii="Times New Roman" w:eastAsia="宋体" w:hAnsi="Times New Roman" w:cs="Times New Roman"/>
          <w:kern w:val="0"/>
        </w:rPr>
        <w:t>in</w:t>
      </w:r>
      <w:r w:rsidR="009378B0" w:rsidRPr="00D24361">
        <w:rPr>
          <w:rFonts w:ascii="Times New Roman" w:eastAsia="宋体" w:hAnsi="Times New Roman" w:cs="Times New Roman"/>
          <w:kern w:val="0"/>
        </w:rPr>
        <w:t xml:space="preserve"> spindle scoring</w:t>
      </w:r>
      <w:r w:rsidR="00D509F6" w:rsidRPr="00D24361">
        <w:rPr>
          <w:rFonts w:ascii="Times New Roman" w:eastAsia="宋体" w:hAnsi="Times New Roman" w:cs="Times New Roman"/>
          <w:kern w:val="0"/>
        </w:rPr>
        <w:t xml:space="preserve"> </w:t>
      </w:r>
      <w:r w:rsidR="00542F49" w:rsidRPr="00D24361">
        <w:rPr>
          <w:rFonts w:ascii="Times New Roman" w:eastAsia="宋体" w:hAnsi="Times New Roman" w:cs="Times New Roman"/>
          <w:kern w:val="0"/>
        </w:rPr>
        <w:fldChar w:fldCharType="begin">
          <w:fldData xml:space="preserve">PEVuZE5vdGU+PENpdGU+PEF1dGhvcj5XZW5kdDwvQXV0aG9yPjxZZWFyPjIwMTU8L1llYXI+PFJl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</w:fldData>
        </w:fldChar>
      </w:r>
      <w:r w:rsidR="00FC530E">
        <w:rPr>
          <w:rFonts w:ascii="Times New Roman" w:eastAsia="宋体" w:hAnsi="Times New Roman" w:cs="Times New Roman"/>
          <w:kern w:val="0"/>
        </w:rPr>
        <w:instrText xml:space="preserve"> ADDIN EN.CITE </w:instrText>
      </w:r>
      <w:r w:rsidR="00FC530E">
        <w:rPr>
          <w:rFonts w:ascii="Times New Roman" w:eastAsia="宋体" w:hAnsi="Times New Roman" w:cs="Times New Roman"/>
          <w:kern w:val="0"/>
        </w:rPr>
        <w:fldChar w:fldCharType="begin">
          <w:fldData xml:space="preserve">PEVuZE5vdGU+PENpdGU+PEF1dGhvcj5XZW5kdDwvQXV0aG9yPjxZZWFyPjIwMTU8L1llYXI+PFJl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</w:fldData>
        </w:fldChar>
      </w:r>
      <w:r w:rsidR="00FC530E">
        <w:rPr>
          <w:rFonts w:ascii="Times New Roman" w:eastAsia="宋体" w:hAnsi="Times New Roman" w:cs="Times New Roman"/>
          <w:kern w:val="0"/>
        </w:rPr>
        <w:instrText xml:space="preserve"> ADDIN EN.CITE.DATA </w:instrText>
      </w:r>
      <w:r w:rsidR="00FC530E">
        <w:rPr>
          <w:rFonts w:ascii="Times New Roman" w:eastAsia="宋体" w:hAnsi="Times New Roman" w:cs="Times New Roman"/>
          <w:kern w:val="0"/>
        </w:rPr>
      </w:r>
      <w:r w:rsidR="00FC530E">
        <w:rPr>
          <w:rFonts w:ascii="Times New Roman" w:eastAsia="宋体" w:hAnsi="Times New Roman" w:cs="Times New Roman"/>
          <w:kern w:val="0"/>
        </w:rPr>
        <w:fldChar w:fldCharType="end"/>
      </w:r>
      <w:r w:rsidR="00542F49" w:rsidRPr="00D24361">
        <w:rPr>
          <w:rFonts w:ascii="Times New Roman" w:eastAsia="宋体" w:hAnsi="Times New Roman" w:cs="Times New Roman"/>
          <w:kern w:val="0"/>
        </w:rPr>
      </w:r>
      <w:r w:rsidR="00542F49" w:rsidRPr="00D24361">
        <w:rPr>
          <w:rFonts w:ascii="Times New Roman" w:eastAsia="宋体" w:hAnsi="Times New Roman" w:cs="Times New Roman"/>
          <w:kern w:val="0"/>
        </w:rPr>
        <w:fldChar w:fldCharType="separate"/>
      </w:r>
      <w:r w:rsidR="00542F49" w:rsidRPr="00D24361">
        <w:rPr>
          <w:rFonts w:ascii="Times New Roman" w:eastAsia="宋体" w:hAnsi="Times New Roman" w:cs="Times New Roman"/>
          <w:noProof/>
          <w:kern w:val="0"/>
        </w:rPr>
        <w:t>(</w:t>
      </w:r>
      <w:r w:rsidR="00542F49" w:rsidRPr="00D24361">
        <w:rPr>
          <w:rFonts w:ascii="Times New Roman" w:eastAsia="宋体" w:hAnsi="Times New Roman" w:cs="Times New Roman"/>
          <w:i/>
          <w:noProof/>
          <w:kern w:val="0"/>
        </w:rPr>
        <w:t>38, 39</w:t>
      </w:r>
      <w:r w:rsidR="00542F49" w:rsidRPr="00D24361">
        <w:rPr>
          <w:rFonts w:ascii="Times New Roman" w:eastAsia="宋体" w:hAnsi="Times New Roman" w:cs="Times New Roman"/>
          <w:noProof/>
          <w:kern w:val="0"/>
        </w:rPr>
        <w:t>)</w:t>
      </w:r>
      <w:r w:rsidR="00542F49" w:rsidRPr="00D24361">
        <w:rPr>
          <w:rFonts w:ascii="Times New Roman" w:eastAsia="宋体" w:hAnsi="Times New Roman" w:cs="Times New Roman"/>
          <w:kern w:val="0"/>
        </w:rPr>
        <w:fldChar w:fldCharType="end"/>
      </w:r>
      <w:r w:rsidR="00DA6F3A" w:rsidRPr="00DA6F3A">
        <w:rPr>
          <w:rFonts w:ascii="Times New Roman" w:hAnsi="Times New Roman" w:cs="Times New Roman" w:hint="eastAsia"/>
        </w:rPr>
        <w:t xml:space="preserve"> </w:t>
      </w:r>
      <w:r w:rsidR="00DA6F3A">
        <w:rPr>
          <w:rFonts w:ascii="Times New Roman" w:hAnsi="Times New Roman" w:cs="Times New Roman" w:hint="eastAsia"/>
        </w:rPr>
        <w:t>(</w:t>
      </w:r>
      <w:r w:rsidR="00DA6F3A" w:rsidRPr="00D879B1">
        <w:rPr>
          <w:rFonts w:ascii="Times New Roman" w:hAnsi="Times New Roman" w:cs="Times New Roman" w:hint="eastAsia"/>
          <w:b/>
          <w:bCs/>
        </w:rPr>
        <w:t>Fig. 5F</w:t>
      </w:r>
      <w:r w:rsidR="00BE5A7B">
        <w:rPr>
          <w:rFonts w:ascii="Times New Roman" w:hAnsi="Times New Roman" w:cs="Times New Roman"/>
        </w:rPr>
        <w:t xml:space="preserve"> and</w:t>
      </w:r>
      <w:r w:rsidR="00DA6F3A">
        <w:rPr>
          <w:rFonts w:ascii="Times New Roman" w:hAnsi="Times New Roman" w:cs="Times New Roman" w:hint="eastAsia"/>
          <w:b/>
          <w:bCs/>
        </w:rPr>
        <w:t xml:space="preserve"> </w:t>
      </w:r>
      <w:r w:rsidR="00BE5A7B">
        <w:rPr>
          <w:rFonts w:ascii="Times New Roman" w:hAnsi="Times New Roman" w:cs="Times New Roman"/>
          <w:b/>
          <w:bCs/>
        </w:rPr>
        <w:t>t</w:t>
      </w:r>
      <w:r w:rsidR="00DA6F3A">
        <w:rPr>
          <w:rFonts w:ascii="Times New Roman" w:hAnsi="Times New Roman" w:cs="Times New Roman" w:hint="eastAsia"/>
          <w:b/>
          <w:bCs/>
        </w:rPr>
        <w:t>able S6</w:t>
      </w:r>
      <w:r w:rsidR="00DA6F3A">
        <w:rPr>
          <w:rFonts w:ascii="Times New Roman" w:hAnsi="Times New Roman" w:cs="Times New Roman" w:hint="eastAsia"/>
        </w:rPr>
        <w:t>)</w:t>
      </w:r>
      <w:r w:rsidR="00CF35FD" w:rsidRPr="00D24361">
        <w:rPr>
          <w:rFonts w:ascii="Times New Roman" w:hAnsi="Times New Roman" w:cs="Times New Roman"/>
        </w:rPr>
        <w:t>.</w:t>
      </w:r>
    </w:p>
    <w:p w14:paraId="4FE0F73A" w14:textId="2581FD3E" w:rsidR="00BC2339" w:rsidRPr="00D24361" w:rsidRDefault="002C3023" w:rsidP="000A49F8">
      <w:pPr>
        <w:spacing w:line="276" w:lineRule="auto"/>
        <w:jc w:val="both"/>
        <w:rPr>
          <w:rFonts w:ascii="Times New Roman" w:hAnsi="Times New Roman" w:cs="Times New Roman"/>
        </w:rPr>
      </w:pPr>
      <w:r w:rsidRPr="00474E20">
        <w:rPr>
          <w:rFonts w:ascii="Times New Roman" w:hAnsi="Times New Roman" w:cs="Times New Roman"/>
        </w:rPr>
        <w:t>To quantify sleep stages</w:t>
      </w:r>
      <w:r w:rsidRPr="002C3023">
        <w:rPr>
          <w:rFonts w:ascii="Times New Roman" w:hAnsi="Times New Roman" w:cs="Times New Roman"/>
        </w:rPr>
        <w:t>,</w:t>
      </w:r>
      <w:r>
        <w:rPr>
          <w:rFonts w:ascii="Times New Roman" w:hAnsi="Times New Roman" w:cs="Times New Roman"/>
        </w:rPr>
        <w:t xml:space="preserve"> we developed a</w:t>
      </w:r>
      <w:r w:rsidR="00C9440A" w:rsidRPr="00C9440A">
        <w:rPr>
          <w:rFonts w:ascii="Times New Roman" w:hAnsi="Times New Roman" w:cs="Times New Roman"/>
        </w:rPr>
        <w:t xml:space="preserve"> temporal-context deep convolutional neural network </w:t>
      </w:r>
      <w:r w:rsidR="00474E20" w:rsidRPr="00C9440A">
        <w:rPr>
          <w:rFonts w:ascii="Times New Roman" w:hAnsi="Times New Roman" w:cs="Times New Roman"/>
        </w:rPr>
        <w:t>integrat</w:t>
      </w:r>
      <w:r w:rsidR="00474E20">
        <w:rPr>
          <w:rFonts w:ascii="Times New Roman" w:hAnsi="Times New Roman" w:cs="Times New Roman" w:hint="eastAsia"/>
        </w:rPr>
        <w:t>ing</w:t>
      </w:r>
      <w:r w:rsidR="00474E20" w:rsidRPr="00C9440A">
        <w:rPr>
          <w:rFonts w:ascii="Times New Roman" w:hAnsi="Times New Roman" w:cs="Times New Roman"/>
        </w:rPr>
        <w:t xml:space="preserve"> </w:t>
      </w:r>
      <w:r w:rsidR="00C9440A" w:rsidRPr="00C9440A">
        <w:rPr>
          <w:rFonts w:ascii="Times New Roman" w:hAnsi="Times New Roman" w:cs="Times New Roman"/>
        </w:rPr>
        <w:t>multimodal inputs across neighboring epochs to capture sleep dynamics</w:t>
      </w:r>
      <w:r>
        <w:rPr>
          <w:rFonts w:ascii="Times New Roman" w:hAnsi="Times New Roman" w:cs="Times New Roman"/>
        </w:rPr>
        <w:t>.</w:t>
      </w:r>
      <w:r w:rsidR="00C9440A" w:rsidRPr="00C9440A">
        <w:rPr>
          <w:rFonts w:ascii="Times New Roman" w:hAnsi="Times New Roman" w:cs="Times New Roman"/>
        </w:rPr>
        <w:t xml:space="preserve"> </w:t>
      </w:r>
      <w:r>
        <w:rPr>
          <w:rFonts w:ascii="Times New Roman" w:hAnsi="Times New Roman" w:cs="Times New Roman"/>
        </w:rPr>
        <w:t>A</w:t>
      </w:r>
      <w:r w:rsidR="00C9440A" w:rsidRPr="00C9440A">
        <w:rPr>
          <w:rFonts w:ascii="Times New Roman" w:hAnsi="Times New Roman" w:cs="Times New Roman"/>
        </w:rPr>
        <w:t xml:space="preserve"> cascade </w:t>
      </w:r>
      <w:del w:id="32" w:author="Ji, Sijie" w:date="2026-03-30T22:23:00Z">
        <w:r w:rsidR="00C9440A" w:rsidRPr="00C9440A" w:rsidDel="00C71315">
          <w:rPr>
            <w:rFonts w:ascii="Times New Roman" w:hAnsi="Times New Roman" w:cs="Times New Roman"/>
          </w:rPr>
          <w:delText>classifi</w:delText>
        </w:r>
        <w:r w:rsidR="009E59AF" w:rsidDel="00C71315">
          <w:rPr>
            <w:rFonts w:ascii="Times New Roman" w:hAnsi="Times New Roman" w:cs="Times New Roman" w:hint="eastAsia"/>
          </w:rPr>
          <w:delText xml:space="preserve">er </w:delText>
        </w:r>
        <w:r w:rsidR="00C9440A" w:rsidRPr="00C9440A" w:rsidDel="00C71315">
          <w:rPr>
            <w:rFonts w:ascii="Times New Roman" w:hAnsi="Times New Roman" w:cs="Times New Roman"/>
          </w:rPr>
          <w:delText xml:space="preserve"> with</w:delText>
        </w:r>
      </w:del>
      <w:ins w:id="33" w:author="Ji, Sijie" w:date="2026-03-30T22:23:00Z">
        <w:r w:rsidR="00C71315" w:rsidRPr="00C9440A">
          <w:rPr>
            <w:rFonts w:ascii="Times New Roman" w:hAnsi="Times New Roman" w:cs="Times New Roman"/>
          </w:rPr>
          <w:t>classifi</w:t>
        </w:r>
        <w:r w:rsidR="00C71315">
          <w:rPr>
            <w:rFonts w:ascii="Times New Roman" w:hAnsi="Times New Roman" w:cs="Times New Roman"/>
          </w:rPr>
          <w:t xml:space="preserve">er </w:t>
        </w:r>
        <w:r w:rsidR="00C71315" w:rsidRPr="00C9440A">
          <w:rPr>
            <w:rFonts w:ascii="Times New Roman" w:hAnsi="Times New Roman" w:cs="Times New Roman"/>
          </w:rPr>
          <w:t>with</w:t>
        </w:r>
      </w:ins>
      <w:r w:rsidR="00C9440A" w:rsidRPr="00C9440A">
        <w:rPr>
          <w:rFonts w:ascii="Times New Roman" w:hAnsi="Times New Roman" w:cs="Times New Roman"/>
        </w:rPr>
        <w:t xml:space="preserve"> probabilistic </w:t>
      </w:r>
      <w:del w:id="34" w:author="Ji, Sijie" w:date="2026-03-30T22:26:00Z">
        <w:r w:rsidR="00C9440A" w:rsidRPr="00C9440A" w:rsidDel="00C71315">
          <w:rPr>
            <w:rFonts w:ascii="Times New Roman" w:hAnsi="Times New Roman" w:cs="Times New Roman" w:hint="eastAsia"/>
          </w:rPr>
          <w:delText>suppression</w:delText>
        </w:r>
      </w:del>
      <w:ins w:id="35" w:author="Ji, Sijie" w:date="2026-03-30T22:26:00Z">
        <w:r w:rsidR="00C71315">
          <w:rPr>
            <w:rFonts w:ascii="Times New Roman" w:hAnsi="Times New Roman" w:cs="Times New Roman" w:hint="eastAsia"/>
          </w:rPr>
          <w:t>refin</w:t>
        </w:r>
        <w:r w:rsidR="00C71315">
          <w:rPr>
            <w:rFonts w:ascii="Times New Roman" w:hAnsi="Times New Roman" w:cs="Times New Roman"/>
          </w:rPr>
          <w:t>ement</w:t>
        </w:r>
      </w:ins>
      <w:r w:rsidR="00C9440A" w:rsidRPr="00C9440A">
        <w:rPr>
          <w:rFonts w:ascii="Times New Roman" w:hAnsi="Times New Roman" w:cs="Times New Roman"/>
        </w:rPr>
        <w:t xml:space="preserve"> of the ambiguous N1 transition stage </w:t>
      </w:r>
      <w:r w:rsidR="00B45BB4">
        <w:rPr>
          <w:rFonts w:ascii="Times New Roman" w:hAnsi="Times New Roman" w:cs="Times New Roman"/>
        </w:rPr>
        <w:t xml:space="preserve">further </w:t>
      </w:r>
      <w:r w:rsidR="00C9440A" w:rsidRPr="00C9440A">
        <w:rPr>
          <w:rFonts w:ascii="Times New Roman" w:hAnsi="Times New Roman" w:cs="Times New Roman"/>
        </w:rPr>
        <w:t xml:space="preserve">improves stage discrimination </w:t>
      </w:r>
      <w:r w:rsidR="00374485" w:rsidRPr="00374485">
        <w:rPr>
          <w:rFonts w:ascii="Times New Roman" w:hAnsi="Times New Roman" w:cs="Times New Roman"/>
        </w:rPr>
        <w:t>(</w:t>
      </w:r>
      <w:r w:rsidR="00374485" w:rsidRPr="00374485">
        <w:rPr>
          <w:rFonts w:ascii="Times New Roman" w:hAnsi="Times New Roman" w:cs="Times New Roman"/>
          <w:b/>
          <w:bCs/>
        </w:rPr>
        <w:t>fig. S58</w:t>
      </w:r>
      <w:r w:rsidR="00374485" w:rsidRPr="00374485">
        <w:rPr>
          <w:rFonts w:ascii="Times New Roman" w:hAnsi="Times New Roman" w:cs="Times New Roman"/>
        </w:rPr>
        <w:t xml:space="preserve">). </w:t>
      </w:r>
      <w:r w:rsidR="009E59AF">
        <w:rPr>
          <w:rFonts w:ascii="Times New Roman" w:hAnsi="Times New Roman" w:cs="Times New Roman" w:hint="eastAsia"/>
        </w:rPr>
        <w:t>Accordingly</w:t>
      </w:r>
      <w:r w:rsidR="007647CC" w:rsidRPr="00D24361">
        <w:rPr>
          <w:rFonts w:ascii="Times New Roman" w:hAnsi="Times New Roman" w:cs="Times New Roman"/>
        </w:rPr>
        <w:t xml:space="preserve">, EarSense </w:t>
      </w:r>
      <w:r w:rsidR="00DA52AD">
        <w:rPr>
          <w:rFonts w:ascii="Times New Roman" w:hAnsi="Times New Roman" w:cs="Times New Roman" w:hint="eastAsia"/>
        </w:rPr>
        <w:t>achieved</w:t>
      </w:r>
      <w:r w:rsidR="007647CC" w:rsidRPr="00D24361">
        <w:rPr>
          <w:rFonts w:ascii="Times New Roman" w:hAnsi="Times New Roman" w:cs="Times New Roman"/>
        </w:rPr>
        <w:t xml:space="preserve"> automated sleep</w:t>
      </w:r>
      <w:r w:rsidR="007D3588" w:rsidRPr="00D24361">
        <w:rPr>
          <w:rFonts w:ascii="Times New Roman" w:hAnsi="Times New Roman" w:cs="Times New Roman"/>
        </w:rPr>
        <w:t xml:space="preserve"> </w:t>
      </w:r>
      <w:r w:rsidR="00DA52AD">
        <w:rPr>
          <w:rFonts w:ascii="Times New Roman" w:hAnsi="Times New Roman" w:cs="Times New Roman" w:hint="eastAsia"/>
        </w:rPr>
        <w:t xml:space="preserve">staging with </w:t>
      </w:r>
      <w:r w:rsidR="0069603C">
        <w:rPr>
          <w:rFonts w:ascii="Times New Roman" w:hAnsi="Times New Roman" w:cs="Times New Roman" w:hint="eastAsia"/>
        </w:rPr>
        <w:t>89.9</w:t>
      </w:r>
      <w:r w:rsidR="007647CC" w:rsidRPr="00D24361">
        <w:rPr>
          <w:rFonts w:ascii="Times New Roman" w:hAnsi="Times New Roman" w:cs="Times New Roman"/>
        </w:rPr>
        <w:t>% agreement</w:t>
      </w:r>
      <w:r w:rsidR="00DA52AD">
        <w:rPr>
          <w:rFonts w:ascii="Times New Roman" w:hAnsi="Times New Roman" w:cs="Times New Roman" w:hint="eastAsia"/>
        </w:rPr>
        <w:t xml:space="preserve"> and a</w:t>
      </w:r>
      <w:r w:rsidR="00DA52AD" w:rsidRPr="00D24361">
        <w:rPr>
          <w:rFonts w:ascii="Times New Roman" w:hAnsi="Times New Roman" w:cs="Times New Roman"/>
        </w:rPr>
        <w:t xml:space="preserve"> Cohen’s κ of 0.88 </w:t>
      </w:r>
      <w:r w:rsidR="007647CC" w:rsidRPr="00D24361">
        <w:rPr>
          <w:rFonts w:ascii="Times New Roman" w:hAnsi="Times New Roman" w:cs="Times New Roman"/>
        </w:rPr>
        <w:t xml:space="preserve">with PSG-based ground truth across five stages </w:t>
      </w:r>
      <w:r w:rsidR="00DA52AD" w:rsidRPr="00D24361">
        <w:rPr>
          <w:rFonts w:ascii="Times New Roman" w:hAnsi="Times New Roman" w:cs="Times New Roman"/>
        </w:rPr>
        <w:t>(</w:t>
      </w:r>
      <w:r w:rsidR="00DA52AD" w:rsidRPr="00D24361">
        <w:rPr>
          <w:rFonts w:ascii="Times New Roman" w:hAnsi="Times New Roman" w:cs="Times New Roman"/>
          <w:b/>
          <w:bCs/>
        </w:rPr>
        <w:t>Fig. 5G</w:t>
      </w:r>
      <w:r w:rsidR="00DA52AD" w:rsidRPr="00D24361">
        <w:rPr>
          <w:rFonts w:ascii="Times New Roman" w:hAnsi="Times New Roman" w:cs="Times New Roman"/>
        </w:rPr>
        <w:t>)</w:t>
      </w:r>
      <w:r w:rsidR="007647CC" w:rsidRPr="00D24361">
        <w:rPr>
          <w:rFonts w:ascii="Times New Roman" w:hAnsi="Times New Roman" w:cs="Times New Roman"/>
        </w:rPr>
        <w:t xml:space="preserve">. </w:t>
      </w:r>
      <w:r w:rsidR="00A71081">
        <w:rPr>
          <w:rFonts w:ascii="Times New Roman" w:hAnsi="Times New Roman" w:cs="Times New Roman" w:hint="eastAsia"/>
        </w:rPr>
        <w:t>T</w:t>
      </w:r>
      <w:r w:rsidR="007647CC" w:rsidRPr="00D24361">
        <w:rPr>
          <w:rFonts w:ascii="Times New Roman" w:hAnsi="Times New Roman" w:cs="Times New Roman"/>
        </w:rPr>
        <w:t>he predicted hypnogram of</w:t>
      </w:r>
      <w:r w:rsidR="00B45BB4">
        <w:rPr>
          <w:rFonts w:ascii="Times New Roman" w:hAnsi="Times New Roman" w:cs="Times New Roman"/>
        </w:rPr>
        <w:t xml:space="preserve"> a representative</w:t>
      </w:r>
      <w:r w:rsidR="007647CC" w:rsidRPr="00D24361">
        <w:rPr>
          <w:rFonts w:ascii="Times New Roman" w:hAnsi="Times New Roman" w:cs="Times New Roman"/>
        </w:rPr>
        <w:t xml:space="preserve"> patient </w:t>
      </w:r>
      <w:r w:rsidR="00D6548B">
        <w:rPr>
          <w:rFonts w:ascii="Times New Roman" w:hAnsi="Times New Roman" w:cs="Times New Roman"/>
        </w:rPr>
        <w:t xml:space="preserve">with sleep disorders </w:t>
      </w:r>
      <w:r w:rsidR="007647CC" w:rsidRPr="00D24361">
        <w:rPr>
          <w:rFonts w:ascii="Times New Roman" w:hAnsi="Times New Roman" w:cs="Times New Roman"/>
        </w:rPr>
        <w:t xml:space="preserve">closely tracked PSG-derived </w:t>
      </w:r>
      <w:r w:rsidR="00AF27C1">
        <w:rPr>
          <w:rFonts w:ascii="Times New Roman" w:hAnsi="Times New Roman" w:cs="Times New Roman"/>
        </w:rPr>
        <w:t>overnight</w:t>
      </w:r>
      <w:r w:rsidR="00AF27C1">
        <w:rPr>
          <w:rFonts w:ascii="Times New Roman" w:hAnsi="Times New Roman" w:cs="Times New Roman" w:hint="eastAsia"/>
        </w:rPr>
        <w:t xml:space="preserve"> </w:t>
      </w:r>
      <w:r w:rsidR="007647CC" w:rsidRPr="00D24361">
        <w:rPr>
          <w:rFonts w:ascii="Times New Roman" w:hAnsi="Times New Roman" w:cs="Times New Roman"/>
        </w:rPr>
        <w:t>stage transitions, reaching 91.7% agreement with a Cohen’s κ of 0.88 (</w:t>
      </w:r>
      <w:r w:rsidR="007647CC" w:rsidRPr="00D24361">
        <w:rPr>
          <w:rFonts w:ascii="Times New Roman" w:hAnsi="Times New Roman" w:cs="Times New Roman"/>
          <w:b/>
          <w:bCs/>
        </w:rPr>
        <w:t>Fig. 5H</w:t>
      </w:r>
      <w:r w:rsidR="007647CC" w:rsidRPr="00D24361">
        <w:rPr>
          <w:rFonts w:ascii="Times New Roman" w:hAnsi="Times New Roman" w:cs="Times New Roman"/>
        </w:rPr>
        <w:t>).</w:t>
      </w:r>
      <w:r w:rsidR="00495AF8" w:rsidRPr="00D24361">
        <w:rPr>
          <w:rFonts w:ascii="Times New Roman" w:hAnsi="Times New Roman" w:cs="Times New Roman"/>
        </w:rPr>
        <w:t xml:space="preserve"> This performance </w:t>
      </w:r>
      <w:r w:rsidR="00DA52AD">
        <w:rPr>
          <w:rFonts w:ascii="Times New Roman" w:hAnsi="Times New Roman" w:cs="Times New Roman" w:hint="eastAsia"/>
        </w:rPr>
        <w:t>places</w:t>
      </w:r>
      <w:r w:rsidR="00495AF8" w:rsidRPr="00D24361">
        <w:rPr>
          <w:rFonts w:ascii="Times New Roman" w:hAnsi="Times New Roman" w:cs="Times New Roman"/>
        </w:rPr>
        <w:t xml:space="preserve"> EarSense among the highest-performing wearable sleep monitoring systems, </w:t>
      </w:r>
      <w:r w:rsidR="00DA52AD" w:rsidRPr="00DA52AD">
        <w:rPr>
          <w:rFonts w:ascii="Times New Roman" w:hAnsi="Times New Roman" w:cs="Times New Roman"/>
        </w:rPr>
        <w:t>surpassing</w:t>
      </w:r>
      <w:r w:rsidR="00495AF8" w:rsidRPr="00D24361">
        <w:rPr>
          <w:rFonts w:ascii="Times New Roman" w:hAnsi="Times New Roman" w:cs="Times New Roman"/>
        </w:rPr>
        <w:t xml:space="preserve"> most commercial </w:t>
      </w:r>
      <w:r w:rsidR="000E1C40">
        <w:rPr>
          <w:rFonts w:ascii="Times New Roman" w:hAnsi="Times New Roman" w:cs="Times New Roman"/>
        </w:rPr>
        <w:t>and</w:t>
      </w:r>
      <w:r w:rsidR="007D3588" w:rsidRPr="00D24361">
        <w:rPr>
          <w:rFonts w:ascii="Times New Roman" w:hAnsi="Times New Roman" w:cs="Times New Roman"/>
        </w:rPr>
        <w:t xml:space="preserve"> </w:t>
      </w:r>
      <w:r w:rsidR="00495AF8" w:rsidRPr="00D24361">
        <w:rPr>
          <w:rFonts w:ascii="Times New Roman" w:hAnsi="Times New Roman" w:cs="Times New Roman"/>
        </w:rPr>
        <w:t xml:space="preserve">laboratory-developed </w:t>
      </w:r>
      <w:r w:rsidR="00BC2339" w:rsidRPr="00D24361">
        <w:rPr>
          <w:rFonts w:ascii="Times New Roman" w:hAnsi="Times New Roman" w:cs="Times New Roman"/>
        </w:rPr>
        <w:t>systems</w:t>
      </w:r>
      <w:r w:rsidR="000E1C40">
        <w:rPr>
          <w:rFonts w:ascii="Times New Roman" w:hAnsi="Times New Roman" w:cs="Times New Roman"/>
        </w:rPr>
        <w:t xml:space="preserve"> that</w:t>
      </w:r>
      <w:r w:rsidR="00495AF8" w:rsidRPr="00D24361">
        <w:rPr>
          <w:rFonts w:ascii="Times New Roman" w:hAnsi="Times New Roman" w:cs="Times New Roman"/>
        </w:rPr>
        <w:t xml:space="preserve"> rely on limited modalities or</w:t>
      </w:r>
      <w:r w:rsidR="00BC2339" w:rsidRPr="00D24361">
        <w:rPr>
          <w:rFonts w:ascii="Times New Roman" w:hAnsi="Times New Roman" w:cs="Times New Roman"/>
        </w:rPr>
        <w:t xml:space="preserve"> peripheral proxies</w:t>
      </w:r>
      <w:r w:rsidR="00495AF8" w:rsidRPr="00D24361">
        <w:rPr>
          <w:rFonts w:ascii="Times New Roman" w:hAnsi="Times New Roman" w:cs="Times New Roman"/>
        </w:rPr>
        <w:t xml:space="preserve"> </w:t>
      </w:r>
      <w:r w:rsidR="00BC2339" w:rsidRPr="00D24361">
        <w:rPr>
          <w:rFonts w:ascii="Times New Roman" w:hAnsi="Times New Roman" w:cs="Times New Roman"/>
        </w:rPr>
        <w:t>(</w:t>
      </w:r>
      <w:r w:rsidR="000E1C40">
        <w:rPr>
          <w:rFonts w:ascii="Times New Roman" w:hAnsi="Times New Roman" w:cs="Times New Roman"/>
          <w:b/>
          <w:bCs/>
        </w:rPr>
        <w:t>t</w:t>
      </w:r>
      <w:r w:rsidR="00BC2339" w:rsidRPr="00D24361">
        <w:rPr>
          <w:rFonts w:ascii="Times New Roman" w:hAnsi="Times New Roman" w:cs="Times New Roman"/>
          <w:b/>
          <w:bCs/>
        </w:rPr>
        <w:t>able S7</w:t>
      </w:r>
      <w:r w:rsidR="00BC2339" w:rsidRPr="00D24361">
        <w:rPr>
          <w:rFonts w:ascii="Times New Roman" w:hAnsi="Times New Roman" w:cs="Times New Roman"/>
        </w:rPr>
        <w:t>)</w:t>
      </w:r>
      <w:r w:rsidR="00495AF8" w:rsidRPr="00D24361">
        <w:rPr>
          <w:rFonts w:ascii="Times New Roman" w:hAnsi="Times New Roman" w:cs="Times New Roman"/>
        </w:rPr>
        <w:t>.</w:t>
      </w:r>
    </w:p>
    <w:p w14:paraId="4EE0E9CD" w14:textId="61FC686D" w:rsidR="00656B03" w:rsidRDefault="003940C8" w:rsidP="000A49F8">
      <w:pPr>
        <w:spacing w:line="276" w:lineRule="auto"/>
        <w:jc w:val="both"/>
        <w:rPr>
          <w:rFonts w:ascii="Times New Roman" w:hAnsi="Times New Roman" w:cs="Times New Roman"/>
        </w:rPr>
      </w:pPr>
      <w:r>
        <w:rPr>
          <w:rFonts w:ascii="Times New Roman" w:hAnsi="Times New Roman" w:cs="Times New Roman"/>
        </w:rPr>
        <w:t>Beyond</w:t>
      </w:r>
      <w:r w:rsidRPr="00D24361">
        <w:rPr>
          <w:rFonts w:ascii="Times New Roman" w:hAnsi="Times New Roman" w:cs="Times New Roman"/>
        </w:rPr>
        <w:t xml:space="preserve"> </w:t>
      </w:r>
      <w:r w:rsidR="007D3588" w:rsidRPr="00D24361">
        <w:rPr>
          <w:rFonts w:ascii="Times New Roman" w:hAnsi="Times New Roman" w:cs="Times New Roman"/>
        </w:rPr>
        <w:t xml:space="preserve">sleep </w:t>
      </w:r>
      <w:r w:rsidR="00EC2DDA">
        <w:rPr>
          <w:rFonts w:ascii="Times New Roman" w:hAnsi="Times New Roman" w:cs="Times New Roman" w:hint="eastAsia"/>
        </w:rPr>
        <w:t>staging</w:t>
      </w:r>
      <w:r w:rsidR="007D3588" w:rsidRPr="00D24361">
        <w:rPr>
          <w:rFonts w:ascii="Times New Roman" w:hAnsi="Times New Roman" w:cs="Times New Roman"/>
        </w:rPr>
        <w:t xml:space="preserve">, EarSense </w:t>
      </w:r>
      <w:r w:rsidR="0033041C" w:rsidRPr="00D24361">
        <w:rPr>
          <w:rFonts w:ascii="Times New Roman" w:hAnsi="Times New Roman" w:cs="Times New Roman"/>
        </w:rPr>
        <w:t xml:space="preserve">enables </w:t>
      </w:r>
      <w:r w:rsidR="00C22A01">
        <w:rPr>
          <w:rFonts w:ascii="Times New Roman" w:hAnsi="Times New Roman" w:cs="Times New Roman"/>
        </w:rPr>
        <w:t>prediction</w:t>
      </w:r>
      <w:r w:rsidR="00C22A01" w:rsidRPr="00D24361">
        <w:rPr>
          <w:rFonts w:ascii="Times New Roman" w:hAnsi="Times New Roman" w:cs="Times New Roman"/>
        </w:rPr>
        <w:t xml:space="preserve"> </w:t>
      </w:r>
      <w:r w:rsidR="0033041C" w:rsidRPr="00D24361">
        <w:rPr>
          <w:rFonts w:ascii="Times New Roman" w:hAnsi="Times New Roman" w:cs="Times New Roman"/>
        </w:rPr>
        <w:t xml:space="preserve">of next-day functional and cognitive </w:t>
      </w:r>
      <w:r w:rsidR="00C9440A">
        <w:rPr>
          <w:rFonts w:ascii="Times New Roman" w:hAnsi="Times New Roman" w:cs="Times New Roman" w:hint="eastAsia"/>
        </w:rPr>
        <w:t>outcomes</w:t>
      </w:r>
      <w:r w:rsidR="0033041C" w:rsidRPr="00D24361">
        <w:rPr>
          <w:rFonts w:ascii="Times New Roman" w:hAnsi="Times New Roman" w:cs="Times New Roman"/>
        </w:rPr>
        <w:t xml:space="preserve"> from </w:t>
      </w:r>
      <w:r w:rsidR="00976FAE" w:rsidRPr="00976FAE">
        <w:rPr>
          <w:rFonts w:ascii="Times New Roman" w:hAnsi="Times New Roman" w:cs="Times New Roman"/>
        </w:rPr>
        <w:t>overnight physiological dynamics</w:t>
      </w:r>
      <w:r w:rsidR="0033041C" w:rsidRPr="00D24361">
        <w:rPr>
          <w:rFonts w:ascii="Times New Roman" w:hAnsi="Times New Roman" w:cs="Times New Roman"/>
        </w:rPr>
        <w:t xml:space="preserve">. </w:t>
      </w:r>
      <w:r w:rsidR="00C22A01">
        <w:rPr>
          <w:rFonts w:ascii="Times New Roman" w:hAnsi="Times New Roman" w:cs="Times New Roman"/>
        </w:rPr>
        <w:t>M</w:t>
      </w:r>
      <w:r w:rsidR="00374485" w:rsidRPr="00434A49">
        <w:rPr>
          <w:rFonts w:ascii="Times New Roman" w:hAnsi="Times New Roman" w:cs="Times New Roman"/>
        </w:rPr>
        <w:t>ultinomial logistic regression</w:t>
      </w:r>
      <w:r w:rsidR="000527B0" w:rsidRPr="00D24361">
        <w:rPr>
          <w:rFonts w:ascii="Times New Roman" w:hAnsi="Times New Roman" w:cs="Times New Roman"/>
        </w:rPr>
        <w:t xml:space="preserve"> models trained on EarSense-derived sleep features </w:t>
      </w:r>
      <w:r w:rsidR="00976FAE" w:rsidRPr="00D24361">
        <w:rPr>
          <w:rFonts w:ascii="Times New Roman" w:hAnsi="Times New Roman" w:cs="Times New Roman"/>
        </w:rPr>
        <w:t>accurat</w:t>
      </w:r>
      <w:r w:rsidR="00976FAE">
        <w:rPr>
          <w:rFonts w:ascii="Times New Roman" w:hAnsi="Times New Roman" w:cs="Times New Roman"/>
        </w:rPr>
        <w:t>ely</w:t>
      </w:r>
      <w:r w:rsidR="000527B0" w:rsidRPr="00D24361">
        <w:rPr>
          <w:rFonts w:ascii="Times New Roman" w:hAnsi="Times New Roman" w:cs="Times New Roman"/>
        </w:rPr>
        <w:t xml:space="preserve"> predict</w:t>
      </w:r>
      <w:r w:rsidR="00976FAE">
        <w:rPr>
          <w:rFonts w:ascii="Times New Roman" w:hAnsi="Times New Roman" w:cs="Times New Roman" w:hint="eastAsia"/>
        </w:rPr>
        <w:t>ed</w:t>
      </w:r>
      <w:r w:rsidR="000527B0" w:rsidRPr="00D24361">
        <w:rPr>
          <w:rFonts w:ascii="Times New Roman" w:hAnsi="Times New Roman" w:cs="Times New Roman"/>
        </w:rPr>
        <w:t xml:space="preserve"> subjective outcome</w:t>
      </w:r>
      <w:r w:rsidR="003356BE" w:rsidRPr="00D24361">
        <w:rPr>
          <w:rFonts w:ascii="Times New Roman" w:hAnsi="Times New Roman" w:cs="Times New Roman"/>
        </w:rPr>
        <w:t xml:space="preserve"> levels </w:t>
      </w:r>
      <w:r w:rsidR="00274597">
        <w:rPr>
          <w:rFonts w:ascii="Times New Roman" w:hAnsi="Times New Roman" w:cs="Times New Roman" w:hint="eastAsia"/>
        </w:rPr>
        <w:t>assessed</w:t>
      </w:r>
      <w:r w:rsidR="001A4A98">
        <w:rPr>
          <w:rFonts w:ascii="Times New Roman" w:hAnsi="Times New Roman" w:cs="Times New Roman" w:hint="eastAsia"/>
        </w:rPr>
        <w:t xml:space="preserve"> via</w:t>
      </w:r>
      <w:r w:rsidR="003356BE" w:rsidRPr="00D24361">
        <w:rPr>
          <w:rFonts w:ascii="Times New Roman" w:hAnsi="Times New Roman" w:cs="Times New Roman"/>
        </w:rPr>
        <w:t xml:space="preserve"> questionnaire</w:t>
      </w:r>
      <w:r w:rsidR="001A4A98">
        <w:rPr>
          <w:rFonts w:ascii="Times New Roman" w:hAnsi="Times New Roman" w:cs="Times New Roman" w:hint="eastAsia"/>
        </w:rPr>
        <w:t>s</w:t>
      </w:r>
      <w:r w:rsidR="000527B0" w:rsidRPr="00D24361">
        <w:rPr>
          <w:rFonts w:ascii="Times New Roman" w:hAnsi="Times New Roman" w:cs="Times New Roman"/>
        </w:rPr>
        <w:t xml:space="preserve">, including </w:t>
      </w:r>
      <w:r w:rsidR="00E17E01" w:rsidRPr="00D24361">
        <w:rPr>
          <w:rFonts w:ascii="Times New Roman" w:hAnsi="Times New Roman" w:cs="Times New Roman"/>
        </w:rPr>
        <w:t xml:space="preserve">ESS </w:t>
      </w:r>
      <w:r w:rsidR="00E17E01" w:rsidRPr="00D24361">
        <w:rPr>
          <w:rFonts w:ascii="Times New Roman" w:hAnsi="Times New Roman" w:cs="Times New Roman"/>
        </w:rPr>
        <w:fldChar w:fldCharType="begin">
          <w:fldData xml:space="preserve">PEVuZE5vdGU+PENpdGU+PEF1dGhvcj5ZYXJlZDwvQXV0aG9yPjxZZWFyPjIwMjM8L1llYXI+PFJl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==
</w:fldData>
        </w:fldChar>
      </w:r>
      <w:r w:rsidR="00FC530E">
        <w:rPr>
          <w:rFonts w:ascii="Times New Roman" w:hAnsi="Times New Roman" w:cs="Times New Roman"/>
        </w:rPr>
        <w:instrText xml:space="preserve"> ADDIN EN.CITE </w:instrText>
      </w:r>
      <w:r w:rsidR="00FC530E">
        <w:rPr>
          <w:rFonts w:ascii="Times New Roman" w:hAnsi="Times New Roman" w:cs="Times New Roman"/>
        </w:rPr>
        <w:fldChar w:fldCharType="begin">
          <w:fldData xml:space="preserve">PEVuZE5vdGU+PENpdGU+PEF1dGhvcj5ZYXJlZDwvQXV0aG9yPjxZZWFyPjIwMjM8L1llYXI+PFJl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==
</w:fldData>
        </w:fldChar>
      </w:r>
      <w:r w:rsidR="00FC530E">
        <w:rPr>
          <w:rFonts w:ascii="Times New Roman" w:hAnsi="Times New Roman" w:cs="Times New Roman"/>
        </w:rPr>
        <w:instrText xml:space="preserve"> ADDIN EN.CITE.DATA </w:instrText>
      </w:r>
      <w:r w:rsidR="00FC530E">
        <w:rPr>
          <w:rFonts w:ascii="Times New Roman" w:hAnsi="Times New Roman" w:cs="Times New Roman"/>
        </w:rPr>
      </w:r>
      <w:r w:rsidR="00FC530E">
        <w:rPr>
          <w:rFonts w:ascii="Times New Roman" w:hAnsi="Times New Roman" w:cs="Times New Roman"/>
        </w:rPr>
        <w:fldChar w:fldCharType="end"/>
      </w:r>
      <w:r w:rsidR="00E17E01" w:rsidRPr="00D24361">
        <w:rPr>
          <w:rFonts w:ascii="Times New Roman" w:hAnsi="Times New Roman" w:cs="Times New Roman"/>
        </w:rPr>
      </w:r>
      <w:r w:rsidR="00E17E01" w:rsidRPr="00D24361">
        <w:rPr>
          <w:rFonts w:ascii="Times New Roman" w:hAnsi="Times New Roman" w:cs="Times New Roman"/>
        </w:rPr>
        <w:fldChar w:fldCharType="separate"/>
      </w:r>
      <w:r w:rsidR="00E17E01" w:rsidRPr="00D24361">
        <w:rPr>
          <w:rFonts w:ascii="Times New Roman" w:hAnsi="Times New Roman" w:cs="Times New Roman"/>
          <w:noProof/>
        </w:rPr>
        <w:t>(</w:t>
      </w:r>
      <w:r w:rsidR="00E17E01" w:rsidRPr="00D24361">
        <w:rPr>
          <w:rFonts w:ascii="Times New Roman" w:hAnsi="Times New Roman" w:cs="Times New Roman"/>
          <w:i/>
          <w:noProof/>
        </w:rPr>
        <w:t>40, 41</w:t>
      </w:r>
      <w:r w:rsidR="00E17E01" w:rsidRPr="00D24361">
        <w:rPr>
          <w:rFonts w:ascii="Times New Roman" w:hAnsi="Times New Roman" w:cs="Times New Roman"/>
          <w:noProof/>
        </w:rPr>
        <w:t>)</w:t>
      </w:r>
      <w:r w:rsidR="00E17E01" w:rsidRPr="00D24361">
        <w:rPr>
          <w:rFonts w:ascii="Times New Roman" w:hAnsi="Times New Roman" w:cs="Times New Roman"/>
        </w:rPr>
        <w:fldChar w:fldCharType="end"/>
      </w:r>
      <w:r w:rsidR="000527B0" w:rsidRPr="00D24361">
        <w:rPr>
          <w:rFonts w:ascii="Times New Roman" w:hAnsi="Times New Roman" w:cs="Times New Roman"/>
        </w:rPr>
        <w:t xml:space="preserve">, </w:t>
      </w:r>
      <w:r w:rsidR="00E17E01" w:rsidRPr="00D24361">
        <w:rPr>
          <w:rFonts w:ascii="Times New Roman" w:hAnsi="Times New Roman" w:cs="Times New Roman"/>
        </w:rPr>
        <w:t xml:space="preserve">PSQI </w:t>
      </w:r>
      <w:r w:rsidR="00E17E01" w:rsidRPr="00D24361">
        <w:rPr>
          <w:rFonts w:ascii="Times New Roman" w:hAnsi="Times New Roman" w:cs="Times New Roman"/>
        </w:rPr>
        <w:fldChar w:fldCharType="begin">
          <w:fldData xml:space="preserve">PEVuZE5vdGU+PENpdGU+PEF1dGhvcj5aaGVuZzwvQXV0aG9yPjxZZWFyPjIwMjE8L1llYXI+PFJl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</w:fldData>
        </w:fldChar>
      </w:r>
      <w:r w:rsidR="00FC530E">
        <w:rPr>
          <w:rFonts w:ascii="Times New Roman" w:hAnsi="Times New Roman" w:cs="Times New Roman"/>
        </w:rPr>
        <w:instrText xml:space="preserve"> ADDIN EN.CITE </w:instrText>
      </w:r>
      <w:r w:rsidR="00FC530E">
        <w:rPr>
          <w:rFonts w:ascii="Times New Roman" w:hAnsi="Times New Roman" w:cs="Times New Roman"/>
        </w:rPr>
        <w:fldChar w:fldCharType="begin">
          <w:fldData xml:space="preserve">PEVuZE5vdGU+PENpdGU+PEF1dGhvcj5aaGVuZzwvQXV0aG9yPjxZZWFyPjIwMjE8L1llYXI+PFJl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</w:fldData>
        </w:fldChar>
      </w:r>
      <w:r w:rsidR="00FC530E">
        <w:rPr>
          <w:rFonts w:ascii="Times New Roman" w:hAnsi="Times New Roman" w:cs="Times New Roman"/>
        </w:rPr>
        <w:instrText xml:space="preserve"> ADDIN EN.CITE.DATA </w:instrText>
      </w:r>
      <w:r w:rsidR="00FC530E">
        <w:rPr>
          <w:rFonts w:ascii="Times New Roman" w:hAnsi="Times New Roman" w:cs="Times New Roman"/>
        </w:rPr>
      </w:r>
      <w:r w:rsidR="00FC530E">
        <w:rPr>
          <w:rFonts w:ascii="Times New Roman" w:hAnsi="Times New Roman" w:cs="Times New Roman"/>
        </w:rPr>
        <w:fldChar w:fldCharType="end"/>
      </w:r>
      <w:r w:rsidR="00E17E01" w:rsidRPr="00D24361">
        <w:rPr>
          <w:rFonts w:ascii="Times New Roman" w:hAnsi="Times New Roman" w:cs="Times New Roman"/>
        </w:rPr>
      </w:r>
      <w:r w:rsidR="00E17E01" w:rsidRPr="00D24361">
        <w:rPr>
          <w:rFonts w:ascii="Times New Roman" w:hAnsi="Times New Roman" w:cs="Times New Roman"/>
        </w:rPr>
        <w:fldChar w:fldCharType="separate"/>
      </w:r>
      <w:r w:rsidR="00E17E01" w:rsidRPr="00D24361">
        <w:rPr>
          <w:rFonts w:ascii="Times New Roman" w:hAnsi="Times New Roman" w:cs="Times New Roman"/>
          <w:noProof/>
        </w:rPr>
        <w:t>(</w:t>
      </w:r>
      <w:r w:rsidR="00E17E01" w:rsidRPr="00D24361">
        <w:rPr>
          <w:rFonts w:ascii="Times New Roman" w:hAnsi="Times New Roman" w:cs="Times New Roman"/>
          <w:i/>
          <w:noProof/>
        </w:rPr>
        <w:t>42, 43</w:t>
      </w:r>
      <w:r w:rsidR="00E17E01" w:rsidRPr="00D24361">
        <w:rPr>
          <w:rFonts w:ascii="Times New Roman" w:hAnsi="Times New Roman" w:cs="Times New Roman"/>
          <w:noProof/>
        </w:rPr>
        <w:t>)</w:t>
      </w:r>
      <w:r w:rsidR="00E17E01" w:rsidRPr="00D24361">
        <w:rPr>
          <w:rFonts w:ascii="Times New Roman" w:hAnsi="Times New Roman" w:cs="Times New Roman"/>
        </w:rPr>
        <w:fldChar w:fldCharType="end"/>
      </w:r>
      <w:r w:rsidR="000527B0" w:rsidRPr="00D24361">
        <w:rPr>
          <w:rFonts w:ascii="Times New Roman" w:hAnsi="Times New Roman" w:cs="Times New Roman"/>
        </w:rPr>
        <w:t xml:space="preserve">, and </w:t>
      </w:r>
      <w:r w:rsidR="00E17E01" w:rsidRPr="00D24361">
        <w:rPr>
          <w:rFonts w:ascii="Times New Roman" w:hAnsi="Times New Roman" w:cs="Times New Roman"/>
        </w:rPr>
        <w:t>FOSQ</w:t>
      </w:r>
      <w:r w:rsidR="00DD44CD" w:rsidRPr="00D24361">
        <w:rPr>
          <w:rFonts w:ascii="Times New Roman" w:hAnsi="Times New Roman" w:cs="Times New Roman"/>
        </w:rPr>
        <w:t xml:space="preserve"> </w:t>
      </w:r>
      <w:r w:rsidR="00DD44CD" w:rsidRPr="00D24361">
        <w:rPr>
          <w:rFonts w:ascii="Times New Roman" w:hAnsi="Times New Roman" w:cs="Times New Roman"/>
        </w:rPr>
        <w:fldChar w:fldCharType="begin"/>
      </w:r>
      <w:r w:rsidR="00FC530E">
        <w:rPr>
          <w:rFonts w:ascii="Times New Roman" w:hAnsi="Times New Roman" w:cs="Times New Roman"/>
        </w:rPr>
        <w:instrText xml:space="preserve"> ADDIN EN.CITE &lt;EndNote&gt;&lt;Cite&gt;&lt;Author&gt;Veje&lt;/Author&gt;&lt;Year&gt;2021&lt;/Year&gt;&lt;RecNum&gt;45&lt;/RecNum&gt;&lt;DisplayText&gt;(&lt;style face="italic"&gt;44&lt;/style&gt;)&lt;/DisplayText&gt;&lt;record&gt;&lt;rec-number&gt;45&lt;/rec-number&gt;&lt;foreign-keys&gt;&lt;key app="EN" db-id="0zwvdffvypze9tees0av5w9uvv5wtzztw9et" timestamp="1773171428"&gt;45&lt;/key&gt;&lt;/foreign-keys&gt;&lt;ref-type name="Journal Article"&gt;17&lt;/ref-type&gt;&lt;contributors&gt;&lt;authors&gt;&lt;author&gt;Veje, Malin&lt;/author&gt;&lt;author&gt;Studahl, Marie&lt;/author&gt;&lt;author&gt;Thunström, Erik&lt;/author&gt;&lt;author&gt;Stentoft, Erika&lt;/author&gt;&lt;author&gt;Nolskog, Peter&lt;/author&gt;&lt;author&gt;Celik, Yeliz&lt;/author&gt;&lt;author&gt;Peker, Yüksel&lt;/author&gt;&lt;/authors&gt;&lt;/contributors&gt;&lt;titles&gt;&lt;title&gt;Sleep architecture, obstructive sleep apnea and functional outcomes in adults with a history of Tick-borne encephalitis&lt;/title&gt;&lt;secondary-title&gt;PLOS ONE&lt;/secondary-title&gt;&lt;/titles&gt;&lt;periodical&gt;&lt;full-title&gt;PLoS One&lt;/full-title&gt;&lt;abbr-1&gt;PLoS One&lt;/abbr-1&gt;&lt;/periodical&gt;&lt;pages&gt;e0246767&lt;/pages&gt;&lt;volume&gt;16&lt;/volume&gt;&lt;number&gt;2&lt;/number&gt;&lt;dates&gt;&lt;year&gt;2021&lt;/year&gt;&lt;/dates&gt;&lt;publisher&gt;Public Library of Science&lt;/publisher&gt;&lt;urls&gt;&lt;related-urls&gt;&lt;url&gt;https://doi.org/10.1371/journal.pone.0246767&lt;/url&gt;&lt;/related-urls&gt;&lt;/urls&gt;&lt;electronic-resource-num&gt;10.1371/journal.pone.0246767&lt;/electronic-resource-num&gt;&lt;/record&gt;&lt;/Cite&gt;&lt;/EndNote&gt;</w:instrText>
      </w:r>
      <w:r w:rsidR="00DD44CD" w:rsidRPr="00D24361">
        <w:rPr>
          <w:rFonts w:ascii="Times New Roman" w:hAnsi="Times New Roman" w:cs="Times New Roman"/>
        </w:rPr>
        <w:fldChar w:fldCharType="separate"/>
      </w:r>
      <w:r w:rsidR="00DD44CD" w:rsidRPr="00D24361">
        <w:rPr>
          <w:rFonts w:ascii="Times New Roman" w:hAnsi="Times New Roman" w:cs="Times New Roman"/>
          <w:noProof/>
        </w:rPr>
        <w:t>(</w:t>
      </w:r>
      <w:r w:rsidR="00DD44CD" w:rsidRPr="00D24361">
        <w:rPr>
          <w:rFonts w:ascii="Times New Roman" w:hAnsi="Times New Roman" w:cs="Times New Roman"/>
          <w:i/>
          <w:noProof/>
        </w:rPr>
        <w:t>44</w:t>
      </w:r>
      <w:r w:rsidR="00DD44CD" w:rsidRPr="00D24361">
        <w:rPr>
          <w:rFonts w:ascii="Times New Roman" w:hAnsi="Times New Roman" w:cs="Times New Roman"/>
          <w:noProof/>
        </w:rPr>
        <w:t>)</w:t>
      </w:r>
      <w:r w:rsidR="00DD44CD" w:rsidRPr="00D24361">
        <w:rPr>
          <w:rFonts w:ascii="Times New Roman" w:hAnsi="Times New Roman" w:cs="Times New Roman"/>
        </w:rPr>
        <w:fldChar w:fldCharType="end"/>
      </w:r>
      <w:r w:rsidR="000527B0" w:rsidRPr="00D24361">
        <w:rPr>
          <w:rFonts w:ascii="Times New Roman" w:hAnsi="Times New Roman" w:cs="Times New Roman"/>
        </w:rPr>
        <w:t>, achieving agreement</w:t>
      </w:r>
      <w:r w:rsidR="00E17E01" w:rsidRPr="00D24361">
        <w:rPr>
          <w:rFonts w:ascii="Times New Roman" w:hAnsi="Times New Roman" w:cs="Times New Roman"/>
        </w:rPr>
        <w:t>s</w:t>
      </w:r>
      <w:r w:rsidR="000527B0" w:rsidRPr="00D24361">
        <w:rPr>
          <w:rFonts w:ascii="Times New Roman" w:hAnsi="Times New Roman" w:cs="Times New Roman"/>
        </w:rPr>
        <w:t xml:space="preserve"> of 85.2%, 96.3%, and 96.3%, respectively</w:t>
      </w:r>
      <w:r w:rsidR="003C5826" w:rsidRPr="00D24361">
        <w:rPr>
          <w:rFonts w:ascii="Times New Roman" w:hAnsi="Times New Roman" w:cs="Times New Roman"/>
        </w:rPr>
        <w:t xml:space="preserve"> </w:t>
      </w:r>
      <w:r w:rsidR="000527B0" w:rsidRPr="00D24361">
        <w:rPr>
          <w:rFonts w:ascii="Times New Roman" w:hAnsi="Times New Roman" w:cs="Times New Roman"/>
        </w:rPr>
        <w:t>(</w:t>
      </w:r>
      <w:r w:rsidR="000527B0" w:rsidRPr="00D24361">
        <w:rPr>
          <w:rFonts w:ascii="Times New Roman" w:hAnsi="Times New Roman" w:cs="Times New Roman"/>
          <w:b/>
          <w:bCs/>
        </w:rPr>
        <w:t>Fig. 5</w:t>
      </w:r>
      <w:r w:rsidR="00C22A01" w:rsidRPr="004478EF">
        <w:rPr>
          <w:rFonts w:ascii="Times New Roman" w:hAnsi="Times New Roman" w:cs="Times New Roman"/>
        </w:rPr>
        <w:t>,</w:t>
      </w:r>
      <w:r w:rsidR="00C22A01">
        <w:rPr>
          <w:rFonts w:ascii="Times New Roman" w:hAnsi="Times New Roman" w:cs="Times New Roman"/>
          <w:b/>
          <w:bCs/>
        </w:rPr>
        <w:t xml:space="preserve"> </w:t>
      </w:r>
      <w:r w:rsidR="000527B0" w:rsidRPr="00D24361">
        <w:rPr>
          <w:rFonts w:ascii="Times New Roman" w:hAnsi="Times New Roman" w:cs="Times New Roman"/>
          <w:b/>
          <w:bCs/>
        </w:rPr>
        <w:t>I</w:t>
      </w:r>
      <w:r w:rsidR="003C5826" w:rsidRPr="00D24361">
        <w:rPr>
          <w:rFonts w:ascii="Times New Roman" w:hAnsi="Times New Roman" w:cs="Times New Roman"/>
          <w:b/>
          <w:bCs/>
        </w:rPr>
        <w:t xml:space="preserve"> </w:t>
      </w:r>
      <w:r w:rsidR="003C5826" w:rsidRPr="00D24361">
        <w:rPr>
          <w:rFonts w:ascii="Times New Roman" w:hAnsi="Times New Roman" w:cs="Times New Roman"/>
        </w:rPr>
        <w:t>to</w:t>
      </w:r>
      <w:r w:rsidR="003C5826" w:rsidRPr="00D24361">
        <w:rPr>
          <w:rFonts w:ascii="Times New Roman" w:hAnsi="Times New Roman" w:cs="Times New Roman"/>
          <w:b/>
          <w:bCs/>
        </w:rPr>
        <w:t xml:space="preserve"> </w:t>
      </w:r>
      <w:r w:rsidR="000527B0" w:rsidRPr="00D24361">
        <w:rPr>
          <w:rFonts w:ascii="Times New Roman" w:hAnsi="Times New Roman" w:cs="Times New Roman"/>
          <w:b/>
          <w:bCs/>
        </w:rPr>
        <w:t>K</w:t>
      </w:r>
      <w:r w:rsidR="000527B0" w:rsidRPr="00D24361">
        <w:rPr>
          <w:rFonts w:ascii="Times New Roman" w:hAnsi="Times New Roman" w:cs="Times New Roman"/>
        </w:rPr>
        <w:t>)</w:t>
      </w:r>
      <w:r w:rsidR="00274597">
        <w:rPr>
          <w:rFonts w:ascii="Times New Roman" w:hAnsi="Times New Roman" w:cs="Times New Roman" w:hint="eastAsia"/>
        </w:rPr>
        <w:t xml:space="preserve">, </w:t>
      </w:r>
      <w:r w:rsidR="004A7AAE">
        <w:rPr>
          <w:rFonts w:ascii="Times New Roman" w:hAnsi="Times New Roman" w:cs="Times New Roman"/>
        </w:rPr>
        <w:t xml:space="preserve">with </w:t>
      </w:r>
      <w:r w:rsidR="00976FAE" w:rsidRPr="00976FAE">
        <w:rPr>
          <w:rFonts w:ascii="Times New Roman" w:hAnsi="Times New Roman" w:cs="Times New Roman"/>
        </w:rPr>
        <w:t xml:space="preserve">misclassifications </w:t>
      </w:r>
      <w:r w:rsidR="00C91A21">
        <w:rPr>
          <w:rFonts w:ascii="Times New Roman" w:hAnsi="Times New Roman" w:cs="Times New Roman"/>
        </w:rPr>
        <w:t>predominantly</w:t>
      </w:r>
      <w:r w:rsidR="00C91A21" w:rsidRPr="00976FAE">
        <w:rPr>
          <w:rFonts w:ascii="Times New Roman" w:hAnsi="Times New Roman" w:cs="Times New Roman"/>
        </w:rPr>
        <w:t xml:space="preserve"> </w:t>
      </w:r>
      <w:r w:rsidR="00976FAE" w:rsidRPr="00976FAE">
        <w:rPr>
          <w:rFonts w:ascii="Times New Roman" w:hAnsi="Times New Roman" w:cs="Times New Roman"/>
        </w:rPr>
        <w:lastRenderedPageBreak/>
        <w:t>confined to adjacent severity levels</w:t>
      </w:r>
      <w:r w:rsidR="00274597">
        <w:rPr>
          <w:rFonts w:ascii="Times New Roman" w:hAnsi="Times New Roman" w:cs="Times New Roman" w:hint="eastAsia"/>
        </w:rPr>
        <w:t xml:space="preserve"> and</w:t>
      </w:r>
      <w:r w:rsidR="00976FAE" w:rsidRPr="00976FAE">
        <w:rPr>
          <w:rFonts w:ascii="Times New Roman" w:hAnsi="Times New Roman" w:cs="Times New Roman"/>
        </w:rPr>
        <w:t xml:space="preserve"> remaining within ±1 level of the ground truth in 96.3–100% of cases (</w:t>
      </w:r>
      <w:r w:rsidR="00976FAE" w:rsidRPr="00976FAE">
        <w:rPr>
          <w:rFonts w:ascii="Times New Roman" w:hAnsi="Times New Roman" w:cs="Times New Roman"/>
          <w:b/>
          <w:bCs/>
        </w:rPr>
        <w:t>fig. S59</w:t>
      </w:r>
      <w:r w:rsidR="00976FAE" w:rsidRPr="00976FAE">
        <w:rPr>
          <w:rFonts w:ascii="Times New Roman" w:hAnsi="Times New Roman" w:cs="Times New Roman"/>
        </w:rPr>
        <w:t>).</w:t>
      </w:r>
      <w:r w:rsidR="00656B03" w:rsidRPr="00D24361">
        <w:rPr>
          <w:rFonts w:ascii="Times New Roman" w:hAnsi="Times New Roman" w:cs="Times New Roman"/>
        </w:rPr>
        <w:t xml:space="preserve"> </w:t>
      </w:r>
      <w:r w:rsidR="00952C77" w:rsidRPr="00952C77">
        <w:rPr>
          <w:rFonts w:ascii="Times New Roman" w:hAnsi="Times New Roman" w:cs="Times New Roman"/>
        </w:rPr>
        <w:t xml:space="preserve">A multilayer perceptron regressor further </w:t>
      </w:r>
      <w:r w:rsidR="00952C77">
        <w:rPr>
          <w:rFonts w:ascii="Times New Roman" w:hAnsi="Times New Roman" w:cs="Times New Roman"/>
        </w:rPr>
        <w:t>quanti</w:t>
      </w:r>
      <w:r w:rsidR="00952C77">
        <w:rPr>
          <w:rFonts w:ascii="Times New Roman" w:hAnsi="Times New Roman" w:cs="Times New Roman" w:hint="eastAsia"/>
        </w:rPr>
        <w:t>ta</w:t>
      </w:r>
      <w:r w:rsidR="00952C77">
        <w:rPr>
          <w:rFonts w:ascii="Times New Roman" w:hAnsi="Times New Roman" w:cs="Times New Roman"/>
        </w:rPr>
        <w:t>tively</w:t>
      </w:r>
      <w:r w:rsidR="00952C77">
        <w:rPr>
          <w:rFonts w:ascii="Times New Roman" w:hAnsi="Times New Roman" w:cs="Times New Roman" w:hint="eastAsia"/>
        </w:rPr>
        <w:t xml:space="preserve"> </w:t>
      </w:r>
      <w:r w:rsidR="00952C77" w:rsidRPr="00952C77">
        <w:rPr>
          <w:rFonts w:ascii="Times New Roman" w:hAnsi="Times New Roman" w:cs="Times New Roman"/>
        </w:rPr>
        <w:t xml:space="preserve">predicted </w:t>
      </w:r>
      <w:r w:rsidR="00952C77">
        <w:rPr>
          <w:rFonts w:ascii="Times New Roman" w:hAnsi="Times New Roman" w:cs="Times New Roman" w:hint="eastAsia"/>
        </w:rPr>
        <w:t xml:space="preserve">the </w:t>
      </w:r>
      <w:r w:rsidR="00952C77" w:rsidRPr="00952C77">
        <w:rPr>
          <w:rFonts w:ascii="Times New Roman" w:hAnsi="Times New Roman" w:cs="Times New Roman"/>
        </w:rPr>
        <w:t xml:space="preserve">slowest 10% reaction time on the PVT, a </w:t>
      </w:r>
      <w:r w:rsidR="00952C77">
        <w:rPr>
          <w:rFonts w:ascii="Times New Roman" w:hAnsi="Times New Roman" w:cs="Times New Roman" w:hint="eastAsia"/>
        </w:rPr>
        <w:t>sleep-sensitive index of cognitive performance</w:t>
      </w:r>
      <w:r w:rsidR="00952C77" w:rsidRPr="00952C77">
        <w:rPr>
          <w:rFonts w:ascii="Times New Roman" w:hAnsi="Times New Roman" w:cs="Times New Roman"/>
        </w:rPr>
        <w:t>, with R² = 0.88 and MAE = 22.9 ms (</w:t>
      </w:r>
      <w:r w:rsidR="00952C77" w:rsidRPr="00ED1C73">
        <w:rPr>
          <w:rFonts w:ascii="Times New Roman" w:hAnsi="Times New Roman" w:cs="Times New Roman"/>
          <w:b/>
          <w:bCs/>
        </w:rPr>
        <w:t>Fig. 5L</w:t>
      </w:r>
      <w:r w:rsidR="00952C77" w:rsidRPr="00952C77">
        <w:rPr>
          <w:rFonts w:ascii="Times New Roman" w:hAnsi="Times New Roman" w:cs="Times New Roman"/>
        </w:rPr>
        <w:t xml:space="preserve">). </w:t>
      </w:r>
      <w:r w:rsidR="00952C77" w:rsidRPr="005C5020">
        <w:rPr>
          <w:rFonts w:ascii="Times New Roman" w:hAnsi="Times New Roman" w:cs="Times New Roman"/>
        </w:rPr>
        <w:t xml:space="preserve">Bland–Altman and residual analyses confirming strong agreement and minimal systematic bias </w:t>
      </w:r>
      <w:r w:rsidR="00952C77">
        <w:rPr>
          <w:rFonts w:ascii="Times New Roman" w:hAnsi="Times New Roman" w:cs="Times New Roman" w:hint="eastAsia"/>
        </w:rPr>
        <w:t>(</w:t>
      </w:r>
      <w:r w:rsidR="00952C77" w:rsidRPr="005C5020">
        <w:rPr>
          <w:rFonts w:ascii="Times New Roman" w:hAnsi="Times New Roman" w:cs="Times New Roman" w:hint="eastAsia"/>
          <w:b/>
          <w:bCs/>
        </w:rPr>
        <w:t>fig. S6</w:t>
      </w:r>
      <w:r w:rsidR="00952C77">
        <w:rPr>
          <w:rFonts w:ascii="Times New Roman" w:hAnsi="Times New Roman" w:cs="Times New Roman"/>
          <w:b/>
          <w:bCs/>
        </w:rPr>
        <w:t>0</w:t>
      </w:r>
      <w:r w:rsidR="00952C77">
        <w:rPr>
          <w:rFonts w:ascii="Times New Roman" w:hAnsi="Times New Roman" w:cs="Times New Roman" w:hint="eastAsia"/>
        </w:rPr>
        <w:t xml:space="preserve">). </w:t>
      </w:r>
    </w:p>
    <w:p w14:paraId="3D191C84" w14:textId="00EA22A0" w:rsidR="00321CA2" w:rsidRDefault="004F261B" w:rsidP="000A49F8">
      <w:pPr>
        <w:spacing w:line="276" w:lineRule="auto"/>
        <w:jc w:val="both"/>
        <w:rPr>
          <w:rFonts w:ascii="Times New Roman" w:hAnsi="Times New Roman" w:cs="Times New Roman"/>
        </w:rPr>
      </w:pPr>
      <w:r>
        <w:rPr>
          <w:rFonts w:ascii="Times New Roman" w:hAnsi="Times New Roman" w:cs="Times New Roman" w:hint="eastAsia"/>
        </w:rPr>
        <w:t>U</w:t>
      </w:r>
      <w:r w:rsidR="00321CA2" w:rsidRPr="00321CA2">
        <w:rPr>
          <w:rFonts w:ascii="Times New Roman" w:hAnsi="Times New Roman" w:cs="Times New Roman"/>
        </w:rPr>
        <w:t xml:space="preserve">ser surveys </w:t>
      </w:r>
      <w:r w:rsidR="00E94F96">
        <w:rPr>
          <w:rFonts w:ascii="Times New Roman" w:hAnsi="Times New Roman" w:cs="Times New Roman"/>
        </w:rPr>
        <w:t>indicated</w:t>
      </w:r>
      <w:r w:rsidR="00E94F96" w:rsidRPr="00321CA2">
        <w:rPr>
          <w:rFonts w:ascii="Times New Roman" w:hAnsi="Times New Roman" w:cs="Times New Roman"/>
        </w:rPr>
        <w:t xml:space="preserve"> </w:t>
      </w:r>
      <w:r w:rsidR="00321CA2" w:rsidRPr="00321CA2">
        <w:rPr>
          <w:rFonts w:ascii="Times New Roman" w:hAnsi="Times New Roman" w:cs="Times New Roman"/>
        </w:rPr>
        <w:t>minimal side effects during overnight use</w:t>
      </w:r>
      <w:r w:rsidR="00E94F96">
        <w:rPr>
          <w:rFonts w:ascii="Times New Roman" w:hAnsi="Times New Roman" w:cs="Times New Roman"/>
        </w:rPr>
        <w:t>,</w:t>
      </w:r>
      <w:r w:rsidR="00321CA2" w:rsidRPr="00321CA2">
        <w:rPr>
          <w:rFonts w:ascii="Times New Roman" w:hAnsi="Times New Roman" w:cs="Times New Roman"/>
        </w:rPr>
        <w:t xml:space="preserve"> with a mean wearing comfort score of 7.93</w:t>
      </w:r>
      <w:r w:rsidR="00976FAE">
        <w:rPr>
          <w:rFonts w:ascii="Times New Roman" w:hAnsi="Times New Roman" w:cs="Times New Roman" w:hint="eastAsia"/>
        </w:rPr>
        <w:t>/</w:t>
      </w:r>
      <w:r w:rsidR="00321CA2" w:rsidRPr="00321CA2">
        <w:rPr>
          <w:rFonts w:ascii="Times New Roman" w:hAnsi="Times New Roman" w:cs="Times New Roman"/>
        </w:rPr>
        <w:t>10 and a willingness</w:t>
      </w:r>
      <w:r w:rsidR="00E94F96">
        <w:rPr>
          <w:rFonts w:ascii="Times New Roman" w:hAnsi="Times New Roman" w:cs="Times New Roman"/>
        </w:rPr>
        <w:t>-</w:t>
      </w:r>
      <w:r w:rsidR="00321CA2" w:rsidRPr="00321CA2">
        <w:rPr>
          <w:rFonts w:ascii="Times New Roman" w:hAnsi="Times New Roman" w:cs="Times New Roman"/>
        </w:rPr>
        <w:t>to</w:t>
      </w:r>
      <w:r w:rsidR="00E94F96">
        <w:rPr>
          <w:rFonts w:ascii="Times New Roman" w:hAnsi="Times New Roman" w:cs="Times New Roman"/>
        </w:rPr>
        <w:t>-</w:t>
      </w:r>
      <w:r w:rsidR="00321CA2" w:rsidRPr="00321CA2">
        <w:rPr>
          <w:rFonts w:ascii="Times New Roman" w:hAnsi="Times New Roman" w:cs="Times New Roman"/>
        </w:rPr>
        <w:t>replace</w:t>
      </w:r>
      <w:r w:rsidR="00832F58">
        <w:rPr>
          <w:rFonts w:ascii="Times New Roman" w:hAnsi="Times New Roman" w:cs="Times New Roman" w:hint="eastAsia"/>
        </w:rPr>
        <w:t xml:space="preserve"> </w:t>
      </w:r>
      <w:r w:rsidR="00321CA2" w:rsidRPr="00321CA2">
        <w:rPr>
          <w:rFonts w:ascii="Times New Roman" w:hAnsi="Times New Roman" w:cs="Times New Roman"/>
        </w:rPr>
        <w:t xml:space="preserve">PSG score of </w:t>
      </w:r>
      <w:r w:rsidR="00976FAE">
        <w:rPr>
          <w:rFonts w:ascii="Times New Roman" w:hAnsi="Times New Roman" w:cs="Times New Roman" w:hint="eastAsia"/>
        </w:rPr>
        <w:t>9.18/</w:t>
      </w:r>
      <w:r w:rsidR="00321CA2" w:rsidRPr="00321CA2">
        <w:rPr>
          <w:rFonts w:ascii="Times New Roman" w:hAnsi="Times New Roman" w:cs="Times New Roman"/>
        </w:rPr>
        <w:t>10 (</w:t>
      </w:r>
      <w:r w:rsidR="00E94F96">
        <w:rPr>
          <w:rFonts w:ascii="Times New Roman" w:hAnsi="Times New Roman" w:cs="Times New Roman"/>
          <w:b/>
          <w:bCs/>
        </w:rPr>
        <w:t>t</w:t>
      </w:r>
      <w:r w:rsidR="00321CA2" w:rsidRPr="00321CA2">
        <w:rPr>
          <w:rFonts w:ascii="Times New Roman" w:hAnsi="Times New Roman" w:cs="Times New Roman"/>
          <w:b/>
          <w:bCs/>
        </w:rPr>
        <w:t>able S8</w:t>
      </w:r>
      <w:r w:rsidR="00321CA2" w:rsidRPr="00321CA2">
        <w:rPr>
          <w:rFonts w:ascii="Times New Roman" w:hAnsi="Times New Roman" w:cs="Times New Roman"/>
        </w:rPr>
        <w:t>). Together</w:t>
      </w:r>
      <w:r w:rsidR="00E94F96">
        <w:rPr>
          <w:rFonts w:ascii="Times New Roman" w:hAnsi="Times New Roman" w:cs="Times New Roman"/>
        </w:rPr>
        <w:t>, these results</w:t>
      </w:r>
      <w:r w:rsidR="00321CA2" w:rsidRPr="00321CA2">
        <w:rPr>
          <w:rFonts w:ascii="Times New Roman" w:hAnsi="Times New Roman" w:cs="Times New Roman"/>
        </w:rPr>
        <w:t xml:space="preserve"> </w:t>
      </w:r>
      <w:r w:rsidR="00E94F96">
        <w:rPr>
          <w:rFonts w:ascii="Times New Roman" w:hAnsi="Times New Roman" w:cs="Times New Roman"/>
        </w:rPr>
        <w:t>demonstrate that</w:t>
      </w:r>
      <w:r w:rsidR="00B71887">
        <w:rPr>
          <w:rFonts w:ascii="Times New Roman" w:hAnsi="Times New Roman" w:cs="Times New Roman"/>
        </w:rPr>
        <w:t xml:space="preserve"> </w:t>
      </w:r>
      <w:r w:rsidR="00B71887" w:rsidRPr="00B71887">
        <w:rPr>
          <w:rFonts w:ascii="Times New Roman" w:hAnsi="Times New Roman" w:cs="Times New Roman"/>
        </w:rPr>
        <w:t xml:space="preserve">EarSense enables accurate, continuous sleep monitoring and links physiological dynamics to next-day functional </w:t>
      </w:r>
      <w:r w:rsidR="0015653B">
        <w:rPr>
          <w:rFonts w:ascii="Times New Roman" w:hAnsi="Times New Roman" w:cs="Times New Roman" w:hint="eastAsia"/>
        </w:rPr>
        <w:t xml:space="preserve">and cognitive </w:t>
      </w:r>
      <w:r w:rsidR="00B71887" w:rsidRPr="00B71887">
        <w:rPr>
          <w:rFonts w:ascii="Times New Roman" w:hAnsi="Times New Roman" w:cs="Times New Roman"/>
        </w:rPr>
        <w:t>outcomes, highlighting its potential as a scalable platform for real-world assessment of sleep and cognitive performanc</w:t>
      </w:r>
      <w:r w:rsidR="00B71887">
        <w:rPr>
          <w:rFonts w:ascii="Times New Roman" w:hAnsi="Times New Roman" w:cs="Times New Roman"/>
        </w:rPr>
        <w:t>e</w:t>
      </w:r>
      <w:r w:rsidR="00321CA2" w:rsidRPr="00321CA2">
        <w:rPr>
          <w:rFonts w:ascii="Times New Roman" w:hAnsi="Times New Roman" w:cs="Times New Roman"/>
        </w:rPr>
        <w:t>.</w:t>
      </w:r>
    </w:p>
    <w:bookmarkEnd w:id="30"/>
    <w:p w14:paraId="52F77C1F" w14:textId="36EDFDC6" w:rsidR="00CD16AE" w:rsidRDefault="00CD16AE" w:rsidP="000A49F8">
      <w:pPr>
        <w:spacing w:line="276" w:lineRule="auto"/>
        <w:jc w:val="both"/>
        <w:rPr>
          <w:rFonts w:ascii="Times New Roman" w:hAnsi="Times New Roman" w:cs="Times New Roman"/>
          <w:b/>
          <w:bCs/>
        </w:rPr>
      </w:pPr>
      <w:r w:rsidRPr="00D24361">
        <w:rPr>
          <w:rFonts w:ascii="Times New Roman" w:hAnsi="Times New Roman" w:cs="Times New Roman"/>
          <w:b/>
          <w:bCs/>
        </w:rPr>
        <w:t>Conclusions</w:t>
      </w:r>
    </w:p>
    <w:p w14:paraId="71110277" w14:textId="6B0D1E1A" w:rsidR="00BE781A" w:rsidRDefault="00457204" w:rsidP="000A49F8">
      <w:pPr>
        <w:spacing w:line="276" w:lineRule="auto"/>
        <w:jc w:val="both"/>
        <w:rPr>
          <w:rFonts w:ascii="Times New Roman" w:hAnsi="Times New Roman" w:cs="Times New Roman"/>
        </w:rPr>
      </w:pPr>
      <w:r w:rsidRPr="00D24361">
        <w:rPr>
          <w:rFonts w:ascii="Times New Roman" w:hAnsi="Times New Roman" w:cs="Times New Roman"/>
        </w:rPr>
        <w:t>W</w:t>
      </w:r>
      <w:r w:rsidRPr="00457204">
        <w:rPr>
          <w:rFonts w:ascii="Times New Roman" w:hAnsi="Times New Roman" w:cs="Times New Roman"/>
        </w:rPr>
        <w:t xml:space="preserve">e present a smart earbud that enables </w:t>
      </w:r>
      <w:r w:rsidR="002A5C09">
        <w:rPr>
          <w:rFonts w:ascii="Times New Roman" w:hAnsi="Times New Roman" w:cs="Times New Roman"/>
        </w:rPr>
        <w:t>integrated</w:t>
      </w:r>
      <w:r w:rsidRPr="00457204">
        <w:rPr>
          <w:rFonts w:ascii="Times New Roman" w:hAnsi="Times New Roman" w:cs="Times New Roman"/>
        </w:rPr>
        <w:t xml:space="preserve"> multimodal sensing </w:t>
      </w:r>
      <w:r w:rsidRPr="00D24361">
        <w:rPr>
          <w:rFonts w:ascii="Times New Roman" w:hAnsi="Times New Roman" w:cs="Times New Roman"/>
        </w:rPr>
        <w:t xml:space="preserve">of coordinated </w:t>
      </w:r>
      <w:r w:rsidRPr="00457204">
        <w:rPr>
          <w:rFonts w:ascii="Times New Roman" w:hAnsi="Times New Roman" w:cs="Times New Roman"/>
        </w:rPr>
        <w:t>physiological</w:t>
      </w:r>
      <w:r w:rsidR="0003544A">
        <w:rPr>
          <w:rFonts w:ascii="Times New Roman" w:hAnsi="Times New Roman" w:cs="Times New Roman"/>
        </w:rPr>
        <w:t xml:space="preserve"> systems</w:t>
      </w:r>
      <w:r w:rsidRPr="00D24361">
        <w:rPr>
          <w:rFonts w:ascii="Times New Roman" w:hAnsi="Times New Roman" w:cs="Times New Roman"/>
        </w:rPr>
        <w:t xml:space="preserve">, including neural, </w:t>
      </w:r>
      <w:r w:rsidRPr="00457204">
        <w:rPr>
          <w:rFonts w:ascii="Times New Roman" w:hAnsi="Times New Roman" w:cs="Times New Roman"/>
        </w:rPr>
        <w:t>cardiovascular</w:t>
      </w:r>
      <w:r w:rsidRPr="00D24361">
        <w:rPr>
          <w:rFonts w:ascii="Times New Roman" w:hAnsi="Times New Roman" w:cs="Times New Roman"/>
        </w:rPr>
        <w:t xml:space="preserve">, respiratory, </w:t>
      </w:r>
      <w:r w:rsidRPr="00457204">
        <w:rPr>
          <w:rFonts w:ascii="Times New Roman" w:hAnsi="Times New Roman" w:cs="Times New Roman"/>
        </w:rPr>
        <w:t>thermoregulatory</w:t>
      </w:r>
      <w:r w:rsidRPr="00D24361">
        <w:rPr>
          <w:rFonts w:ascii="Times New Roman" w:hAnsi="Times New Roman" w:cs="Times New Roman"/>
        </w:rPr>
        <w:t xml:space="preserve">, </w:t>
      </w:r>
      <w:r w:rsidR="00626683" w:rsidRPr="00D24361">
        <w:rPr>
          <w:rFonts w:ascii="Times New Roman" w:hAnsi="Times New Roman" w:cs="Times New Roman"/>
        </w:rPr>
        <w:t xml:space="preserve">sympathetic, and motion dynamics. </w:t>
      </w:r>
      <w:r w:rsidRPr="00457204">
        <w:rPr>
          <w:rFonts w:ascii="Times New Roman" w:hAnsi="Times New Roman" w:cs="Times New Roman"/>
        </w:rPr>
        <w:t xml:space="preserve">By leveraging the ear as a </w:t>
      </w:r>
      <w:r w:rsidR="00626683" w:rsidRPr="00D24361">
        <w:rPr>
          <w:rFonts w:ascii="Times New Roman" w:hAnsi="Times New Roman" w:cs="Times New Roman"/>
        </w:rPr>
        <w:t xml:space="preserve">physiological </w:t>
      </w:r>
      <w:r w:rsidRPr="00457204">
        <w:rPr>
          <w:rFonts w:ascii="Times New Roman" w:hAnsi="Times New Roman" w:cs="Times New Roman"/>
        </w:rPr>
        <w:t xml:space="preserve">convergence </w:t>
      </w:r>
      <w:r w:rsidR="002A5C09">
        <w:rPr>
          <w:rFonts w:ascii="Times New Roman" w:hAnsi="Times New Roman" w:cs="Times New Roman"/>
        </w:rPr>
        <w:t>site</w:t>
      </w:r>
      <w:r w:rsidRPr="00457204">
        <w:rPr>
          <w:rFonts w:ascii="Times New Roman" w:hAnsi="Times New Roman" w:cs="Times New Roman"/>
        </w:rPr>
        <w:t>, EarSense captures brain–body dynamics</w:t>
      </w:r>
      <w:r w:rsidR="0010034C" w:rsidRPr="00D24361">
        <w:rPr>
          <w:rFonts w:ascii="Times New Roman" w:hAnsi="Times New Roman" w:cs="Times New Roman"/>
        </w:rPr>
        <w:t xml:space="preserve"> </w:t>
      </w:r>
      <w:r w:rsidRPr="00457204">
        <w:rPr>
          <w:rFonts w:ascii="Times New Roman" w:hAnsi="Times New Roman" w:cs="Times New Roman"/>
        </w:rPr>
        <w:t>through electrophysiological, optical, thermal, electrodermal, and inertial sensing.</w:t>
      </w:r>
      <w:r w:rsidR="00626683" w:rsidRPr="00D24361">
        <w:rPr>
          <w:rFonts w:ascii="Times New Roman" w:hAnsi="Times New Roman" w:cs="Times New Roman"/>
        </w:rPr>
        <w:t xml:space="preserve"> </w:t>
      </w:r>
      <w:r w:rsidR="002A5C09">
        <w:rPr>
          <w:rFonts w:ascii="Times New Roman" w:hAnsi="Times New Roman" w:cs="Times New Roman"/>
        </w:rPr>
        <w:t>A</w:t>
      </w:r>
      <w:r w:rsidRPr="00457204">
        <w:rPr>
          <w:rFonts w:ascii="Times New Roman" w:hAnsi="Times New Roman" w:cs="Times New Roman"/>
        </w:rPr>
        <w:t xml:space="preserve"> deep ear-canal </w:t>
      </w:r>
      <w:r w:rsidR="00626683" w:rsidRPr="00D24361">
        <w:rPr>
          <w:rFonts w:ascii="Times New Roman" w:hAnsi="Times New Roman" w:cs="Times New Roman"/>
        </w:rPr>
        <w:t>electrophysiology interface</w:t>
      </w:r>
      <w:r w:rsidR="004658D9">
        <w:rPr>
          <w:rFonts w:ascii="Times New Roman" w:hAnsi="Times New Roman" w:cs="Times New Roman"/>
        </w:rPr>
        <w:t xml:space="preserve">, enabled </w:t>
      </w:r>
      <w:r w:rsidRPr="00457204">
        <w:rPr>
          <w:rFonts w:ascii="Times New Roman" w:hAnsi="Times New Roman" w:cs="Times New Roman"/>
        </w:rPr>
        <w:t xml:space="preserve">by adaptive shape-memory </w:t>
      </w:r>
      <w:r w:rsidR="00626683" w:rsidRPr="00D24361">
        <w:rPr>
          <w:rFonts w:ascii="Times New Roman" w:hAnsi="Times New Roman" w:cs="Times New Roman"/>
        </w:rPr>
        <w:t>actuators</w:t>
      </w:r>
      <w:r w:rsidRPr="00457204">
        <w:rPr>
          <w:rFonts w:ascii="Times New Roman" w:hAnsi="Times New Roman" w:cs="Times New Roman"/>
        </w:rPr>
        <w:t xml:space="preserve"> and </w:t>
      </w:r>
      <w:r w:rsidR="00626683" w:rsidRPr="00D24361">
        <w:rPr>
          <w:rFonts w:ascii="Times New Roman" w:hAnsi="Times New Roman" w:cs="Times New Roman"/>
        </w:rPr>
        <w:t xml:space="preserve">water-retentive </w:t>
      </w:r>
      <w:r w:rsidR="00EA7386" w:rsidRPr="00EA7386">
        <w:rPr>
          <w:rFonts w:ascii="Times New Roman" w:hAnsi="Times New Roman" w:cs="Times New Roman"/>
        </w:rPr>
        <w:t>ionically conductive</w:t>
      </w:r>
      <w:r w:rsidR="00EA7386">
        <w:rPr>
          <w:rFonts w:ascii="Times New Roman" w:hAnsi="Times New Roman" w:cs="Times New Roman" w:hint="eastAsia"/>
        </w:rPr>
        <w:t xml:space="preserve"> </w:t>
      </w:r>
      <w:r w:rsidRPr="00457204">
        <w:rPr>
          <w:rFonts w:ascii="Times New Roman" w:hAnsi="Times New Roman" w:cs="Times New Roman"/>
        </w:rPr>
        <w:t>hydrogel</w:t>
      </w:r>
      <w:r w:rsidR="00626683" w:rsidRPr="00D24361">
        <w:rPr>
          <w:rFonts w:ascii="Times New Roman" w:hAnsi="Times New Roman" w:cs="Times New Roman"/>
        </w:rPr>
        <w:t xml:space="preserve"> electrodes</w:t>
      </w:r>
      <w:r w:rsidRPr="00457204">
        <w:rPr>
          <w:rFonts w:ascii="Times New Roman" w:hAnsi="Times New Roman" w:cs="Times New Roman"/>
        </w:rPr>
        <w:t>, establishes stable low-impedance contact for high-fidelity composite biopotential acquisition</w:t>
      </w:r>
      <w:r w:rsidR="00C73CE9">
        <w:rPr>
          <w:rFonts w:ascii="Times New Roman" w:hAnsi="Times New Roman" w:cs="Times New Roman"/>
        </w:rPr>
        <w:t xml:space="preserve">, </w:t>
      </w:r>
      <w:r w:rsidRPr="00457204">
        <w:rPr>
          <w:rFonts w:ascii="Times New Roman" w:hAnsi="Times New Roman" w:cs="Times New Roman"/>
        </w:rPr>
        <w:t>enabling simultaneous EEG monitoring and reconstruction of clinically meaningful ECG waveforms.</w:t>
      </w:r>
      <w:r w:rsidR="00626683" w:rsidRPr="00D24361">
        <w:rPr>
          <w:rFonts w:ascii="Times New Roman" w:hAnsi="Times New Roman" w:cs="Times New Roman"/>
        </w:rPr>
        <w:t xml:space="preserve"> </w:t>
      </w:r>
    </w:p>
    <w:p w14:paraId="1EF19F8E" w14:textId="090B95F3" w:rsidR="008E6187" w:rsidRPr="00ED1C73" w:rsidRDefault="00C73CE9" w:rsidP="000A49F8">
      <w:pPr>
        <w:spacing w:line="276" w:lineRule="auto"/>
        <w:jc w:val="both"/>
        <w:rPr>
          <w:rFonts w:ascii="Times New Roman" w:hAnsi="Times New Roman" w:cs="Times New Roman"/>
        </w:rPr>
      </w:pPr>
      <w:r w:rsidRPr="00B5730E">
        <w:rPr>
          <w:rFonts w:ascii="Times New Roman" w:hAnsi="Times New Roman" w:cs="Times New Roman"/>
        </w:rPr>
        <w:t>Human studies show that EarSense supports continuous multimodal monitoring during daily activities and sleep,</w:t>
      </w:r>
      <w:r w:rsidR="00457204" w:rsidRPr="00B5730E">
        <w:rPr>
          <w:rFonts w:ascii="Times New Roman" w:hAnsi="Times New Roman" w:cs="Times New Roman"/>
        </w:rPr>
        <w:t xml:space="preserve"> enabl</w:t>
      </w:r>
      <w:r w:rsidRPr="00B5730E">
        <w:rPr>
          <w:rFonts w:ascii="Times New Roman" w:hAnsi="Times New Roman" w:cs="Times New Roman"/>
        </w:rPr>
        <w:t>ing</w:t>
      </w:r>
      <w:r w:rsidR="00457204" w:rsidRPr="00B5730E">
        <w:rPr>
          <w:rFonts w:ascii="Times New Roman" w:hAnsi="Times New Roman" w:cs="Times New Roman"/>
        </w:rPr>
        <w:t xml:space="preserve"> </w:t>
      </w:r>
      <w:r w:rsidR="00BE781A" w:rsidRPr="00B5730E">
        <w:rPr>
          <w:rFonts w:ascii="Times New Roman" w:hAnsi="Times New Roman" w:cs="Times New Roman"/>
        </w:rPr>
        <w:t>quantitative assessment</w:t>
      </w:r>
      <w:r w:rsidR="00457204" w:rsidRPr="00B5730E">
        <w:rPr>
          <w:rFonts w:ascii="Times New Roman" w:hAnsi="Times New Roman" w:cs="Times New Roman"/>
        </w:rPr>
        <w:t xml:space="preserve"> of affective states, automated sleep staging, and prediction of next-day </w:t>
      </w:r>
      <w:r w:rsidR="001A5001" w:rsidRPr="00B5730E">
        <w:rPr>
          <w:rFonts w:ascii="Times New Roman" w:hAnsi="Times New Roman" w:cs="Times New Roman" w:hint="eastAsia"/>
        </w:rPr>
        <w:t xml:space="preserve">functional and </w:t>
      </w:r>
      <w:r w:rsidR="00457204" w:rsidRPr="00B5730E">
        <w:rPr>
          <w:rFonts w:ascii="Times New Roman" w:hAnsi="Times New Roman" w:cs="Times New Roman"/>
        </w:rPr>
        <w:t xml:space="preserve">cognitive </w:t>
      </w:r>
      <w:r w:rsidR="00BE781A" w:rsidRPr="00B5730E">
        <w:rPr>
          <w:rFonts w:ascii="Times New Roman" w:hAnsi="Times New Roman" w:cs="Times New Roman"/>
        </w:rPr>
        <w:t>performance</w:t>
      </w:r>
      <w:r w:rsidR="00457204" w:rsidRPr="00B5730E">
        <w:rPr>
          <w:rFonts w:ascii="Times New Roman" w:hAnsi="Times New Roman" w:cs="Times New Roman"/>
        </w:rPr>
        <w:t>.</w:t>
      </w:r>
      <w:r w:rsidR="00626683" w:rsidRPr="00B5730E">
        <w:rPr>
          <w:rFonts w:ascii="Times New Roman" w:hAnsi="Times New Roman" w:cs="Times New Roman"/>
        </w:rPr>
        <w:t xml:space="preserve"> </w:t>
      </w:r>
      <w:r w:rsidRPr="00B5730E">
        <w:rPr>
          <w:rFonts w:ascii="Times New Roman" w:hAnsi="Times New Roman" w:cs="Times New Roman"/>
        </w:rPr>
        <w:t>Together, these results establish the ear as a practical interface</w:t>
      </w:r>
      <w:r w:rsidRPr="00412C2B">
        <w:rPr>
          <w:rFonts w:ascii="Times New Roman" w:hAnsi="Times New Roman" w:cs="Times New Roman"/>
          <w:highlight w:val="yellow"/>
          <w:rPrChange w:id="36" w:author="Ji, Sijie" w:date="2026-03-30T22:30:00Z">
            <w:rPr>
              <w:rFonts w:ascii="Times New Roman" w:hAnsi="Times New Roman" w:cs="Times New Roman"/>
            </w:rPr>
          </w:rPrChange>
        </w:rPr>
        <w:t xml:space="preserve"> for </w:t>
      </w:r>
      <w:commentRangeStart w:id="37"/>
      <w:r w:rsidRPr="00412C2B">
        <w:rPr>
          <w:rFonts w:ascii="Times New Roman" w:hAnsi="Times New Roman" w:cs="Times New Roman"/>
          <w:highlight w:val="yellow"/>
          <w:rPrChange w:id="38" w:author="Ji, Sijie" w:date="2026-03-30T22:30:00Z">
            <w:rPr>
              <w:rFonts w:ascii="Times New Roman" w:hAnsi="Times New Roman" w:cs="Times New Roman"/>
            </w:rPr>
          </w:rPrChange>
        </w:rPr>
        <w:t>integrated</w:t>
      </w:r>
      <w:commentRangeEnd w:id="37"/>
      <w:r w:rsidR="00412C2B">
        <w:rPr>
          <w:rStyle w:val="af3"/>
        </w:rPr>
        <w:commentReference w:id="37"/>
      </w:r>
      <w:r w:rsidRPr="00412C2B">
        <w:rPr>
          <w:rFonts w:ascii="Times New Roman" w:hAnsi="Times New Roman" w:cs="Times New Roman"/>
          <w:highlight w:val="yellow"/>
          <w:rPrChange w:id="39" w:author="Ji, Sijie" w:date="2026-03-30T22:30:00Z">
            <w:rPr>
              <w:rFonts w:ascii="Times New Roman" w:hAnsi="Times New Roman" w:cs="Times New Roman"/>
            </w:rPr>
          </w:rPrChange>
        </w:rPr>
        <w:t xml:space="preserve"> physiological monitoring and highlight the potential of ear-worn devices for unobtrusive assessment of com</w:t>
      </w:r>
      <w:commentRangeStart w:id="40"/>
      <w:r w:rsidRPr="00412C2B">
        <w:rPr>
          <w:rFonts w:ascii="Times New Roman" w:hAnsi="Times New Roman" w:cs="Times New Roman"/>
          <w:highlight w:val="yellow"/>
          <w:rPrChange w:id="41" w:author="Ji, Sijie" w:date="2026-03-30T22:30:00Z">
            <w:rPr>
              <w:rFonts w:ascii="Times New Roman" w:hAnsi="Times New Roman" w:cs="Times New Roman"/>
            </w:rPr>
          </w:rPrChange>
        </w:rPr>
        <w:t>plex physiol</w:t>
      </w:r>
      <w:commentRangeEnd w:id="40"/>
      <w:r w:rsidR="0072217A">
        <w:rPr>
          <w:rStyle w:val="af3"/>
        </w:rPr>
        <w:commentReference w:id="40"/>
      </w:r>
      <w:r w:rsidRPr="00412C2B">
        <w:rPr>
          <w:rFonts w:ascii="Times New Roman" w:hAnsi="Times New Roman" w:cs="Times New Roman"/>
          <w:highlight w:val="yellow"/>
          <w:rPrChange w:id="42" w:author="Ji, Sijie" w:date="2026-03-30T22:30:00Z">
            <w:rPr>
              <w:rFonts w:ascii="Times New Roman" w:hAnsi="Times New Roman" w:cs="Times New Roman"/>
            </w:rPr>
          </w:rPrChange>
        </w:rPr>
        <w:t>ogical states in real-world environments.</w:t>
      </w:r>
    </w:p>
    <w:p w14:paraId="35DBB385" w14:textId="77777777" w:rsidR="000226A1" w:rsidRPr="00ED1C73" w:rsidRDefault="000226A1" w:rsidP="007764B7">
      <w:pPr>
        <w:rPr>
          <w:rFonts w:ascii="Times New Roman" w:hAnsi="Times New Roman" w:cs="Times New Roman"/>
          <w:b/>
          <w:bCs/>
        </w:rPr>
      </w:pPr>
    </w:p>
    <w:p w14:paraId="0CE46CBE" w14:textId="28B4A99D" w:rsidR="008F6C03" w:rsidRPr="00ED1C73" w:rsidRDefault="008E6187" w:rsidP="007764B7">
      <w:pPr>
        <w:rPr>
          <w:rFonts w:ascii="Times New Roman" w:hAnsi="Times New Roman" w:cs="Times New Roman"/>
        </w:rPr>
      </w:pPr>
      <w:r w:rsidRPr="00ED1C73">
        <w:rPr>
          <w:rFonts w:ascii="Times New Roman" w:hAnsi="Times New Roman" w:cs="Times New Roman"/>
          <w:b/>
          <w:bCs/>
        </w:rPr>
        <w:t>References and Notes</w:t>
      </w:r>
    </w:p>
    <w:p w14:paraId="66914CA3" w14:textId="77777777" w:rsidR="00F30A62" w:rsidRPr="00ED1C73" w:rsidRDefault="008F6C03"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fldChar w:fldCharType="begin"/>
      </w:r>
      <w:r w:rsidRPr="00ED1C73">
        <w:rPr>
          <w:rFonts w:ascii="Times New Roman" w:hAnsi="Times New Roman" w:cs="Times New Roman"/>
        </w:rPr>
        <w:instrText xml:space="preserve"> ADDIN EN.REFLIST </w:instrText>
      </w:r>
      <w:r w:rsidRPr="00ED1C73">
        <w:rPr>
          <w:rFonts w:ascii="Times New Roman" w:hAnsi="Times New Roman" w:cs="Times New Roman"/>
        </w:rPr>
        <w:fldChar w:fldCharType="separate"/>
      </w:r>
      <w:r w:rsidR="00F30A62" w:rsidRPr="00ED1C73">
        <w:rPr>
          <w:rFonts w:ascii="Times New Roman" w:hAnsi="Times New Roman" w:cs="Times New Roman"/>
        </w:rPr>
        <w:t>1.</w:t>
      </w:r>
      <w:r w:rsidR="00F30A62" w:rsidRPr="00ED1C73">
        <w:rPr>
          <w:rFonts w:ascii="Times New Roman" w:hAnsi="Times New Roman" w:cs="Times New Roman"/>
        </w:rPr>
        <w:tab/>
        <w:t xml:space="preserve">E. J. Topol, A decade of digital medicine innovation. </w:t>
      </w:r>
      <w:r w:rsidR="00F30A62" w:rsidRPr="00ED1C73">
        <w:rPr>
          <w:rFonts w:ascii="Times New Roman" w:hAnsi="Times New Roman" w:cs="Times New Roman"/>
          <w:i/>
        </w:rPr>
        <w:t>Sci. Transl. Med.</w:t>
      </w:r>
      <w:r w:rsidR="00F30A62" w:rsidRPr="00ED1C73">
        <w:rPr>
          <w:rFonts w:ascii="Times New Roman" w:hAnsi="Times New Roman" w:cs="Times New Roman"/>
        </w:rPr>
        <w:t xml:space="preserve"> </w:t>
      </w:r>
      <w:r w:rsidR="00F30A62" w:rsidRPr="00ED1C73">
        <w:rPr>
          <w:rFonts w:ascii="Times New Roman" w:hAnsi="Times New Roman" w:cs="Times New Roman"/>
          <w:b/>
        </w:rPr>
        <w:t>11</w:t>
      </w:r>
      <w:r w:rsidR="00F30A62" w:rsidRPr="00ED1C73">
        <w:rPr>
          <w:rFonts w:ascii="Times New Roman" w:hAnsi="Times New Roman" w:cs="Times New Roman"/>
        </w:rPr>
        <w:t>, eaaw7610 (2019).</w:t>
      </w:r>
    </w:p>
    <w:p w14:paraId="0456BF1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w:t>
      </w:r>
      <w:r w:rsidRPr="00ED1C73">
        <w:rPr>
          <w:rFonts w:ascii="Times New Roman" w:hAnsi="Times New Roman" w:cs="Times New Roman"/>
        </w:rPr>
        <w:tab/>
        <w:t xml:space="preserve">C. Xu, Y. Yang, W. Gao, Skin-Interfaced Sensors in Digital Medicine: from Materials to Applications. </w:t>
      </w:r>
      <w:r w:rsidRPr="00ED1C73">
        <w:rPr>
          <w:rFonts w:ascii="Times New Roman" w:hAnsi="Times New Roman" w:cs="Times New Roman"/>
          <w:i/>
        </w:rPr>
        <w:t>Matter</w:t>
      </w:r>
      <w:r w:rsidRPr="00ED1C73">
        <w:rPr>
          <w:rFonts w:ascii="Times New Roman" w:hAnsi="Times New Roman" w:cs="Times New Roman"/>
        </w:rPr>
        <w:t xml:space="preserve"> </w:t>
      </w:r>
      <w:r w:rsidRPr="00ED1C73">
        <w:rPr>
          <w:rFonts w:ascii="Times New Roman" w:hAnsi="Times New Roman" w:cs="Times New Roman"/>
          <w:b/>
        </w:rPr>
        <w:t>2</w:t>
      </w:r>
      <w:r w:rsidRPr="00ED1C73">
        <w:rPr>
          <w:rFonts w:ascii="Times New Roman" w:hAnsi="Times New Roman" w:cs="Times New Roman"/>
        </w:rPr>
        <w:t>, 1414-1445 (2020).</w:t>
      </w:r>
    </w:p>
    <w:p w14:paraId="1F5B99CD"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w:t>
      </w:r>
      <w:r w:rsidRPr="00ED1C73">
        <w:rPr>
          <w:rFonts w:ascii="Times New Roman" w:hAnsi="Times New Roman" w:cs="Times New Roman"/>
        </w:rPr>
        <w:tab/>
        <w:t xml:space="preserve">M. Reis, F. Reis, W. Kunde, Influence of believed AI involvement on the perception of digital medical advice. </w:t>
      </w:r>
      <w:r w:rsidRPr="00ED1C73">
        <w:rPr>
          <w:rFonts w:ascii="Times New Roman" w:hAnsi="Times New Roman" w:cs="Times New Roman"/>
          <w:i/>
        </w:rPr>
        <w:t>Nat. Med.</w:t>
      </w:r>
      <w:r w:rsidRPr="00ED1C73">
        <w:rPr>
          <w:rFonts w:ascii="Times New Roman" w:hAnsi="Times New Roman" w:cs="Times New Roman"/>
        </w:rPr>
        <w:t xml:space="preserve"> </w:t>
      </w:r>
      <w:r w:rsidRPr="00ED1C73">
        <w:rPr>
          <w:rFonts w:ascii="Times New Roman" w:hAnsi="Times New Roman" w:cs="Times New Roman"/>
          <w:b/>
        </w:rPr>
        <w:t>30</w:t>
      </w:r>
      <w:r w:rsidRPr="00ED1C73">
        <w:rPr>
          <w:rFonts w:ascii="Times New Roman" w:hAnsi="Times New Roman" w:cs="Times New Roman"/>
        </w:rPr>
        <w:t>, 3098-3100 (2024).</w:t>
      </w:r>
    </w:p>
    <w:p w14:paraId="55D26CB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w:t>
      </w:r>
      <w:r w:rsidRPr="00ED1C73">
        <w:rPr>
          <w:rFonts w:ascii="Times New Roman" w:hAnsi="Times New Roman" w:cs="Times New Roman"/>
        </w:rPr>
        <w:tab/>
        <w:t xml:space="preserve">P. C. Ng, S. S. Murray, S. Levy, J. C. Venter, An agenda for personalized medicine. </w:t>
      </w:r>
      <w:r w:rsidRPr="00ED1C73">
        <w:rPr>
          <w:rFonts w:ascii="Times New Roman" w:hAnsi="Times New Roman" w:cs="Times New Roman"/>
          <w:i/>
        </w:rPr>
        <w:t>Nature</w:t>
      </w:r>
      <w:r w:rsidRPr="00ED1C73">
        <w:rPr>
          <w:rFonts w:ascii="Times New Roman" w:hAnsi="Times New Roman" w:cs="Times New Roman"/>
        </w:rPr>
        <w:t xml:space="preserve"> </w:t>
      </w:r>
      <w:r w:rsidRPr="00ED1C73">
        <w:rPr>
          <w:rFonts w:ascii="Times New Roman" w:hAnsi="Times New Roman" w:cs="Times New Roman"/>
          <w:b/>
        </w:rPr>
        <w:t>461</w:t>
      </w:r>
      <w:r w:rsidRPr="00ED1C73">
        <w:rPr>
          <w:rFonts w:ascii="Times New Roman" w:hAnsi="Times New Roman" w:cs="Times New Roman"/>
        </w:rPr>
        <w:t>, 724-726 (2009).</w:t>
      </w:r>
    </w:p>
    <w:p w14:paraId="4491EBC5"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w:t>
      </w:r>
      <w:r w:rsidRPr="00ED1C73">
        <w:rPr>
          <w:rFonts w:ascii="Times New Roman" w:hAnsi="Times New Roman" w:cs="Times New Roman"/>
        </w:rPr>
        <w:tab/>
        <w:t xml:space="preserve">L. Evangelista, S. R. Steinhubl, E. J. Topol, Digital health care for older adults. </w:t>
      </w:r>
      <w:r w:rsidRPr="00ED1C73">
        <w:rPr>
          <w:rFonts w:ascii="Times New Roman" w:hAnsi="Times New Roman" w:cs="Times New Roman"/>
          <w:i/>
        </w:rPr>
        <w:t>The Lancet</w:t>
      </w:r>
      <w:r w:rsidRPr="00ED1C73">
        <w:rPr>
          <w:rFonts w:ascii="Times New Roman" w:hAnsi="Times New Roman" w:cs="Times New Roman"/>
        </w:rPr>
        <w:t xml:space="preserve"> </w:t>
      </w:r>
      <w:r w:rsidRPr="00ED1C73">
        <w:rPr>
          <w:rFonts w:ascii="Times New Roman" w:hAnsi="Times New Roman" w:cs="Times New Roman"/>
          <w:b/>
        </w:rPr>
        <w:t>393</w:t>
      </w:r>
      <w:r w:rsidRPr="00ED1C73">
        <w:rPr>
          <w:rFonts w:ascii="Times New Roman" w:hAnsi="Times New Roman" w:cs="Times New Roman"/>
        </w:rPr>
        <w:t>, 1493 (2019).</w:t>
      </w:r>
    </w:p>
    <w:p w14:paraId="2755885B"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w:t>
      </w:r>
      <w:r w:rsidRPr="00ED1C73">
        <w:rPr>
          <w:rFonts w:ascii="Times New Roman" w:hAnsi="Times New Roman" w:cs="Times New Roman"/>
        </w:rPr>
        <w:tab/>
        <w:t>W. Heng</w:t>
      </w:r>
      <w:r w:rsidRPr="00ED1C73">
        <w:rPr>
          <w:rFonts w:ascii="Times New Roman" w:hAnsi="Times New Roman" w:cs="Times New Roman"/>
          <w:i/>
        </w:rPr>
        <w:t xml:space="preserve"> et al.</w:t>
      </w:r>
      <w:r w:rsidRPr="00ED1C73">
        <w:rPr>
          <w:rFonts w:ascii="Times New Roman" w:hAnsi="Times New Roman" w:cs="Times New Roman"/>
        </w:rPr>
        <w:t xml:space="preserve">, A smart mask for exhaled breath condensate harvesting and analysis. </w:t>
      </w:r>
      <w:r w:rsidRPr="00ED1C73">
        <w:rPr>
          <w:rFonts w:ascii="Times New Roman" w:hAnsi="Times New Roman" w:cs="Times New Roman"/>
          <w:i/>
        </w:rPr>
        <w:t>Science</w:t>
      </w:r>
      <w:r w:rsidRPr="00ED1C73">
        <w:rPr>
          <w:rFonts w:ascii="Times New Roman" w:hAnsi="Times New Roman" w:cs="Times New Roman"/>
        </w:rPr>
        <w:t xml:space="preserve"> </w:t>
      </w:r>
      <w:r w:rsidRPr="00ED1C73">
        <w:rPr>
          <w:rFonts w:ascii="Times New Roman" w:hAnsi="Times New Roman" w:cs="Times New Roman"/>
          <w:b/>
        </w:rPr>
        <w:t>385</w:t>
      </w:r>
      <w:r w:rsidRPr="00ED1C73">
        <w:rPr>
          <w:rFonts w:ascii="Times New Roman" w:hAnsi="Times New Roman" w:cs="Times New Roman"/>
        </w:rPr>
        <w:t>, 954-961 (2024).</w:t>
      </w:r>
    </w:p>
    <w:p w14:paraId="364A9CDB"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lastRenderedPageBreak/>
        <w:t>7.</w:t>
      </w:r>
      <w:r w:rsidRPr="00ED1C73">
        <w:rPr>
          <w:rFonts w:ascii="Times New Roman" w:hAnsi="Times New Roman" w:cs="Times New Roman"/>
        </w:rPr>
        <w:tab/>
        <w:t>K. Bayoumy</w:t>
      </w:r>
      <w:r w:rsidRPr="00ED1C73">
        <w:rPr>
          <w:rFonts w:ascii="Times New Roman" w:hAnsi="Times New Roman" w:cs="Times New Roman"/>
          <w:i/>
        </w:rPr>
        <w:t xml:space="preserve"> et al.</w:t>
      </w:r>
      <w:r w:rsidRPr="00ED1C73">
        <w:rPr>
          <w:rFonts w:ascii="Times New Roman" w:hAnsi="Times New Roman" w:cs="Times New Roman"/>
        </w:rPr>
        <w:t xml:space="preserve">, Smart wearable devices in cardiovascular care: where we are and how to move forward. </w:t>
      </w:r>
      <w:r w:rsidRPr="00ED1C73">
        <w:rPr>
          <w:rFonts w:ascii="Times New Roman" w:hAnsi="Times New Roman" w:cs="Times New Roman"/>
          <w:i/>
        </w:rPr>
        <w:t>Nat. Rev. Cardiol.</w:t>
      </w:r>
      <w:r w:rsidRPr="00ED1C73">
        <w:rPr>
          <w:rFonts w:ascii="Times New Roman" w:hAnsi="Times New Roman" w:cs="Times New Roman"/>
        </w:rPr>
        <w:t xml:space="preserve"> </w:t>
      </w:r>
      <w:r w:rsidRPr="00ED1C73">
        <w:rPr>
          <w:rFonts w:ascii="Times New Roman" w:hAnsi="Times New Roman" w:cs="Times New Roman"/>
          <w:b/>
        </w:rPr>
        <w:t>18</w:t>
      </w:r>
      <w:r w:rsidRPr="00ED1C73">
        <w:rPr>
          <w:rFonts w:ascii="Times New Roman" w:hAnsi="Times New Roman" w:cs="Times New Roman"/>
        </w:rPr>
        <w:t>, 581-599 (2021).</w:t>
      </w:r>
    </w:p>
    <w:p w14:paraId="5824004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w:t>
      </w:r>
      <w:r w:rsidRPr="00ED1C73">
        <w:rPr>
          <w:rFonts w:ascii="Times New Roman" w:hAnsi="Times New Roman" w:cs="Times New Roman"/>
        </w:rPr>
        <w:tab/>
        <w:t>D. Zhong</w:t>
      </w:r>
      <w:r w:rsidRPr="00ED1C73">
        <w:rPr>
          <w:rFonts w:ascii="Times New Roman" w:hAnsi="Times New Roman" w:cs="Times New Roman"/>
          <w:i/>
        </w:rPr>
        <w:t xml:space="preserve"> et al.</w:t>
      </w:r>
      <w:r w:rsidRPr="00ED1C73">
        <w:rPr>
          <w:rFonts w:ascii="Times New Roman" w:hAnsi="Times New Roman" w:cs="Times New Roman"/>
        </w:rPr>
        <w:t xml:space="preserve">, High-speed and large-scale intrinsically stretchable integrated circuits. </w:t>
      </w:r>
      <w:r w:rsidRPr="00ED1C73">
        <w:rPr>
          <w:rFonts w:ascii="Times New Roman" w:hAnsi="Times New Roman" w:cs="Times New Roman"/>
          <w:i/>
        </w:rPr>
        <w:t>Nature</w:t>
      </w:r>
      <w:r w:rsidRPr="00ED1C73">
        <w:rPr>
          <w:rFonts w:ascii="Times New Roman" w:hAnsi="Times New Roman" w:cs="Times New Roman"/>
        </w:rPr>
        <w:t xml:space="preserve"> </w:t>
      </w:r>
      <w:r w:rsidRPr="00ED1C73">
        <w:rPr>
          <w:rFonts w:ascii="Times New Roman" w:hAnsi="Times New Roman" w:cs="Times New Roman"/>
          <w:b/>
        </w:rPr>
        <w:t>627</w:t>
      </w:r>
      <w:r w:rsidRPr="00ED1C73">
        <w:rPr>
          <w:rFonts w:ascii="Times New Roman" w:hAnsi="Times New Roman" w:cs="Times New Roman"/>
        </w:rPr>
        <w:t>, 313-320 (2024).</w:t>
      </w:r>
    </w:p>
    <w:p w14:paraId="7140EAA5"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9.</w:t>
      </w:r>
      <w:r w:rsidRPr="00ED1C73">
        <w:rPr>
          <w:rFonts w:ascii="Times New Roman" w:hAnsi="Times New Roman" w:cs="Times New Roman"/>
        </w:rPr>
        <w:tab/>
        <w:t>J. Shin</w:t>
      </w:r>
      <w:r w:rsidRPr="00ED1C73">
        <w:rPr>
          <w:rFonts w:ascii="Times New Roman" w:hAnsi="Times New Roman" w:cs="Times New Roman"/>
          <w:i/>
        </w:rPr>
        <w:t xml:space="preserve"> et al.</w:t>
      </w:r>
      <w:r w:rsidRPr="00ED1C73">
        <w:rPr>
          <w:rFonts w:ascii="Times New Roman" w:hAnsi="Times New Roman" w:cs="Times New Roman"/>
        </w:rPr>
        <w:t xml:space="preserve">, A non-contact wearable device for monitoring epidermal molecular flux. </w:t>
      </w:r>
      <w:r w:rsidRPr="00ED1C73">
        <w:rPr>
          <w:rFonts w:ascii="Times New Roman" w:hAnsi="Times New Roman" w:cs="Times New Roman"/>
          <w:i/>
        </w:rPr>
        <w:t>Nature</w:t>
      </w:r>
      <w:r w:rsidRPr="00ED1C73">
        <w:rPr>
          <w:rFonts w:ascii="Times New Roman" w:hAnsi="Times New Roman" w:cs="Times New Roman"/>
        </w:rPr>
        <w:t xml:space="preserve"> </w:t>
      </w:r>
      <w:r w:rsidRPr="00ED1C73">
        <w:rPr>
          <w:rFonts w:ascii="Times New Roman" w:hAnsi="Times New Roman" w:cs="Times New Roman"/>
          <w:b/>
        </w:rPr>
        <w:t>640</w:t>
      </w:r>
      <w:r w:rsidRPr="00ED1C73">
        <w:rPr>
          <w:rFonts w:ascii="Times New Roman" w:hAnsi="Times New Roman" w:cs="Times New Roman"/>
        </w:rPr>
        <w:t>, 375-383 (2025).</w:t>
      </w:r>
    </w:p>
    <w:p w14:paraId="7D67E86D"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10.</w:t>
      </w:r>
      <w:r w:rsidRPr="00ED1C73">
        <w:rPr>
          <w:rFonts w:ascii="Times New Roman" w:hAnsi="Times New Roman" w:cs="Times New Roman"/>
        </w:rPr>
        <w:tab/>
        <w:t>X. Gao</w:t>
      </w:r>
      <w:r w:rsidRPr="00ED1C73">
        <w:rPr>
          <w:rFonts w:ascii="Times New Roman" w:hAnsi="Times New Roman" w:cs="Times New Roman"/>
          <w:i/>
        </w:rPr>
        <w:t xml:space="preserve"> et al.</w:t>
      </w:r>
      <w:r w:rsidRPr="00ED1C73">
        <w:rPr>
          <w:rFonts w:ascii="Times New Roman" w:hAnsi="Times New Roman" w:cs="Times New Roman"/>
        </w:rPr>
        <w:t xml:space="preserve">, A wearable echomyography system based on a single transducer. </w:t>
      </w:r>
      <w:r w:rsidRPr="00ED1C73">
        <w:rPr>
          <w:rFonts w:ascii="Times New Roman" w:hAnsi="Times New Roman" w:cs="Times New Roman"/>
          <w:i/>
        </w:rPr>
        <w:t>Nat. Electron.</w:t>
      </w:r>
      <w:r w:rsidRPr="00ED1C73">
        <w:rPr>
          <w:rFonts w:ascii="Times New Roman" w:hAnsi="Times New Roman" w:cs="Times New Roman"/>
        </w:rPr>
        <w:t xml:space="preserve"> </w:t>
      </w:r>
      <w:r w:rsidRPr="00ED1C73">
        <w:rPr>
          <w:rFonts w:ascii="Times New Roman" w:hAnsi="Times New Roman" w:cs="Times New Roman"/>
          <w:b/>
        </w:rPr>
        <w:t>7</w:t>
      </w:r>
      <w:r w:rsidRPr="00ED1C73">
        <w:rPr>
          <w:rFonts w:ascii="Times New Roman" w:hAnsi="Times New Roman" w:cs="Times New Roman"/>
        </w:rPr>
        <w:t>, 1035-1046 (2024).</w:t>
      </w:r>
    </w:p>
    <w:p w14:paraId="214A6C20"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11.</w:t>
      </w:r>
      <w:r w:rsidRPr="00ED1C73">
        <w:rPr>
          <w:rFonts w:ascii="Times New Roman" w:hAnsi="Times New Roman" w:cs="Times New Roman"/>
        </w:rPr>
        <w:tab/>
        <w:t>K. Mahato</w:t>
      </w:r>
      <w:r w:rsidRPr="00ED1C73">
        <w:rPr>
          <w:rFonts w:ascii="Times New Roman" w:hAnsi="Times New Roman" w:cs="Times New Roman"/>
          <w:i/>
        </w:rPr>
        <w:t xml:space="preserve"> et al.</w:t>
      </w:r>
      <w:r w:rsidRPr="00ED1C73">
        <w:rPr>
          <w:rFonts w:ascii="Times New Roman" w:hAnsi="Times New Roman" w:cs="Times New Roman"/>
        </w:rPr>
        <w:t xml:space="preserve">, Hybrid multimodal wearable sensors for comprehensive health monitoring. </w:t>
      </w:r>
      <w:r w:rsidRPr="00ED1C73">
        <w:rPr>
          <w:rFonts w:ascii="Times New Roman" w:hAnsi="Times New Roman" w:cs="Times New Roman"/>
          <w:i/>
        </w:rPr>
        <w:t>Nat. Electron.</w:t>
      </w:r>
      <w:r w:rsidRPr="00ED1C73">
        <w:rPr>
          <w:rFonts w:ascii="Times New Roman" w:hAnsi="Times New Roman" w:cs="Times New Roman"/>
        </w:rPr>
        <w:t xml:space="preserve"> </w:t>
      </w:r>
      <w:r w:rsidRPr="00ED1C73">
        <w:rPr>
          <w:rFonts w:ascii="Times New Roman" w:hAnsi="Times New Roman" w:cs="Times New Roman"/>
          <w:b/>
        </w:rPr>
        <w:t>7</w:t>
      </w:r>
      <w:r w:rsidRPr="00ED1C73">
        <w:rPr>
          <w:rFonts w:ascii="Times New Roman" w:hAnsi="Times New Roman" w:cs="Times New Roman"/>
        </w:rPr>
        <w:t>, 735-750 (2024).</w:t>
      </w:r>
    </w:p>
    <w:p w14:paraId="365EB8DB"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12.</w:t>
      </w:r>
      <w:r w:rsidRPr="00ED1C73">
        <w:rPr>
          <w:rFonts w:ascii="Times New Roman" w:hAnsi="Times New Roman" w:cs="Times New Roman"/>
        </w:rPr>
        <w:tab/>
        <w:t>R. Lin</w:t>
      </w:r>
      <w:r w:rsidRPr="00ED1C73">
        <w:rPr>
          <w:rFonts w:ascii="Times New Roman" w:hAnsi="Times New Roman" w:cs="Times New Roman"/>
          <w:i/>
        </w:rPr>
        <w:t xml:space="preserve"> et al.</w:t>
      </w:r>
      <w:r w:rsidRPr="00ED1C73">
        <w:rPr>
          <w:rFonts w:ascii="Times New Roman" w:hAnsi="Times New Roman" w:cs="Times New Roman"/>
        </w:rPr>
        <w:t xml:space="preserve">, Wireless battery-free body sensor networks using near-field-enabled clothing. </w:t>
      </w:r>
      <w:r w:rsidRPr="00ED1C73">
        <w:rPr>
          <w:rFonts w:ascii="Times New Roman" w:hAnsi="Times New Roman" w:cs="Times New Roman"/>
          <w:i/>
        </w:rPr>
        <w:t>Nat. Commun.</w:t>
      </w:r>
      <w:r w:rsidRPr="00ED1C73">
        <w:rPr>
          <w:rFonts w:ascii="Times New Roman" w:hAnsi="Times New Roman" w:cs="Times New Roman"/>
        </w:rPr>
        <w:t xml:space="preserve"> </w:t>
      </w:r>
      <w:r w:rsidRPr="00ED1C73">
        <w:rPr>
          <w:rFonts w:ascii="Times New Roman" w:hAnsi="Times New Roman" w:cs="Times New Roman"/>
          <w:b/>
        </w:rPr>
        <w:t>11</w:t>
      </w:r>
      <w:r w:rsidRPr="00ED1C73">
        <w:rPr>
          <w:rFonts w:ascii="Times New Roman" w:hAnsi="Times New Roman" w:cs="Times New Roman"/>
        </w:rPr>
        <w:t>, 444 (2020).</w:t>
      </w:r>
    </w:p>
    <w:p w14:paraId="151CF83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13.</w:t>
      </w:r>
      <w:r w:rsidRPr="00ED1C73">
        <w:rPr>
          <w:rFonts w:ascii="Times New Roman" w:hAnsi="Times New Roman" w:cs="Times New Roman"/>
        </w:rPr>
        <w:tab/>
        <w:t>N. Kaongoen</w:t>
      </w:r>
      <w:r w:rsidRPr="00ED1C73">
        <w:rPr>
          <w:rFonts w:ascii="Times New Roman" w:hAnsi="Times New Roman" w:cs="Times New Roman"/>
          <w:i/>
        </w:rPr>
        <w:t xml:space="preserve"> et al.</w:t>
      </w:r>
      <w:r w:rsidRPr="00ED1C73">
        <w:rPr>
          <w:rFonts w:ascii="Times New Roman" w:hAnsi="Times New Roman" w:cs="Times New Roman"/>
        </w:rPr>
        <w:t xml:space="preserve">, The future of wearable EEG: a review of ear-EEG technology and its applications. </w:t>
      </w:r>
      <w:r w:rsidRPr="00ED1C73">
        <w:rPr>
          <w:rFonts w:ascii="Times New Roman" w:hAnsi="Times New Roman" w:cs="Times New Roman"/>
          <w:i/>
        </w:rPr>
        <w:t>J. Neural. Eng.</w:t>
      </w:r>
      <w:r w:rsidRPr="00ED1C73">
        <w:rPr>
          <w:rFonts w:ascii="Times New Roman" w:hAnsi="Times New Roman" w:cs="Times New Roman"/>
        </w:rPr>
        <w:t xml:space="preserve"> </w:t>
      </w:r>
      <w:r w:rsidRPr="00ED1C73">
        <w:rPr>
          <w:rFonts w:ascii="Times New Roman" w:hAnsi="Times New Roman" w:cs="Times New Roman"/>
          <w:b/>
        </w:rPr>
        <w:t>20</w:t>
      </w:r>
      <w:r w:rsidRPr="00ED1C73">
        <w:rPr>
          <w:rFonts w:ascii="Times New Roman" w:hAnsi="Times New Roman" w:cs="Times New Roman"/>
        </w:rPr>
        <w:t>, 051002 (2023).</w:t>
      </w:r>
    </w:p>
    <w:p w14:paraId="1DA9F7A1"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14.</w:t>
      </w:r>
      <w:r w:rsidRPr="00ED1C73">
        <w:rPr>
          <w:rFonts w:ascii="Times New Roman" w:hAnsi="Times New Roman" w:cs="Times New Roman"/>
        </w:rPr>
        <w:tab/>
        <w:t xml:space="preserve">K. T. Johnson, R. W. Picard, Advancing Neuroscience through Wearable Devices. </w:t>
      </w:r>
      <w:r w:rsidRPr="00ED1C73">
        <w:rPr>
          <w:rFonts w:ascii="Times New Roman" w:hAnsi="Times New Roman" w:cs="Times New Roman"/>
          <w:i/>
        </w:rPr>
        <w:t>Neuron</w:t>
      </w:r>
      <w:r w:rsidRPr="00ED1C73">
        <w:rPr>
          <w:rFonts w:ascii="Times New Roman" w:hAnsi="Times New Roman" w:cs="Times New Roman"/>
        </w:rPr>
        <w:t xml:space="preserve"> </w:t>
      </w:r>
      <w:r w:rsidRPr="00ED1C73">
        <w:rPr>
          <w:rFonts w:ascii="Times New Roman" w:hAnsi="Times New Roman" w:cs="Times New Roman"/>
          <w:b/>
        </w:rPr>
        <w:t>108</w:t>
      </w:r>
      <w:r w:rsidRPr="00ED1C73">
        <w:rPr>
          <w:rFonts w:ascii="Times New Roman" w:hAnsi="Times New Roman" w:cs="Times New Roman"/>
        </w:rPr>
        <w:t>, 8-12 (2020).</w:t>
      </w:r>
    </w:p>
    <w:p w14:paraId="6017349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15.</w:t>
      </w:r>
      <w:r w:rsidRPr="00ED1C73">
        <w:rPr>
          <w:rFonts w:ascii="Times New Roman" w:hAnsi="Times New Roman" w:cs="Times New Roman"/>
        </w:rPr>
        <w:tab/>
        <w:t>Y. Xu</w:t>
      </w:r>
      <w:r w:rsidRPr="00ED1C73">
        <w:rPr>
          <w:rFonts w:ascii="Times New Roman" w:hAnsi="Times New Roman" w:cs="Times New Roman"/>
          <w:i/>
        </w:rPr>
        <w:t xml:space="preserve"> et al.</w:t>
      </w:r>
      <w:r w:rsidRPr="00ED1C73">
        <w:rPr>
          <w:rFonts w:ascii="Times New Roman" w:hAnsi="Times New Roman" w:cs="Times New Roman"/>
        </w:rPr>
        <w:t xml:space="preserve">, In-ear integrated sensor array for the continuous monitoring of brain activity and of lactate in sweat. </w:t>
      </w:r>
      <w:r w:rsidRPr="00ED1C73">
        <w:rPr>
          <w:rFonts w:ascii="Times New Roman" w:hAnsi="Times New Roman" w:cs="Times New Roman"/>
          <w:i/>
        </w:rPr>
        <w:t>Nat. Biomed. Eng.</w:t>
      </w:r>
      <w:r w:rsidRPr="00ED1C73">
        <w:rPr>
          <w:rFonts w:ascii="Times New Roman" w:hAnsi="Times New Roman" w:cs="Times New Roman"/>
        </w:rPr>
        <w:t xml:space="preserve"> </w:t>
      </w:r>
      <w:r w:rsidRPr="00ED1C73">
        <w:rPr>
          <w:rFonts w:ascii="Times New Roman" w:hAnsi="Times New Roman" w:cs="Times New Roman"/>
          <w:b/>
        </w:rPr>
        <w:t>7</w:t>
      </w:r>
      <w:r w:rsidRPr="00ED1C73">
        <w:rPr>
          <w:rFonts w:ascii="Times New Roman" w:hAnsi="Times New Roman" w:cs="Times New Roman"/>
        </w:rPr>
        <w:t>, 1307-1320 (2023).</w:t>
      </w:r>
    </w:p>
    <w:p w14:paraId="08D6F2BE"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16.</w:t>
      </w:r>
      <w:r w:rsidRPr="00ED1C73">
        <w:rPr>
          <w:rFonts w:ascii="Times New Roman" w:hAnsi="Times New Roman" w:cs="Times New Roman"/>
        </w:rPr>
        <w:tab/>
        <w:t>Z. Wang</w:t>
      </w:r>
      <w:r w:rsidRPr="00ED1C73">
        <w:rPr>
          <w:rFonts w:ascii="Times New Roman" w:hAnsi="Times New Roman" w:cs="Times New Roman"/>
          <w:i/>
        </w:rPr>
        <w:t xml:space="preserve"> et al.</w:t>
      </w:r>
      <w:r w:rsidRPr="00ED1C73">
        <w:rPr>
          <w:rFonts w:ascii="Times New Roman" w:hAnsi="Times New Roman" w:cs="Times New Roman"/>
        </w:rPr>
        <w:t xml:space="preserve">, Conformal in-ear bioelectronics for visual and auditory brain-computer interfaces. </w:t>
      </w:r>
      <w:r w:rsidRPr="00ED1C73">
        <w:rPr>
          <w:rFonts w:ascii="Times New Roman" w:hAnsi="Times New Roman" w:cs="Times New Roman"/>
          <w:i/>
        </w:rPr>
        <w:t>Nat. Commun.</w:t>
      </w:r>
      <w:r w:rsidRPr="00ED1C73">
        <w:rPr>
          <w:rFonts w:ascii="Times New Roman" w:hAnsi="Times New Roman" w:cs="Times New Roman"/>
        </w:rPr>
        <w:t xml:space="preserve"> </w:t>
      </w:r>
      <w:r w:rsidRPr="00ED1C73">
        <w:rPr>
          <w:rFonts w:ascii="Times New Roman" w:hAnsi="Times New Roman" w:cs="Times New Roman"/>
          <w:b/>
        </w:rPr>
        <w:t>14</w:t>
      </w:r>
      <w:r w:rsidRPr="00ED1C73">
        <w:rPr>
          <w:rFonts w:ascii="Times New Roman" w:hAnsi="Times New Roman" w:cs="Times New Roman"/>
        </w:rPr>
        <w:t>, 4213 (2023).</w:t>
      </w:r>
    </w:p>
    <w:p w14:paraId="4F625EE2"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17.</w:t>
      </w:r>
      <w:r w:rsidRPr="00ED1C73">
        <w:rPr>
          <w:rFonts w:ascii="Times New Roman" w:hAnsi="Times New Roman" w:cs="Times New Roman"/>
        </w:rPr>
        <w:tab/>
        <w:t xml:space="preserve">R. Kaveh, C. Schwendeman, L. Pu, A. C. Arias, R. Muller, Wireless ear EEG to monitor drowsiness. </w:t>
      </w:r>
      <w:r w:rsidRPr="00ED1C73">
        <w:rPr>
          <w:rFonts w:ascii="Times New Roman" w:hAnsi="Times New Roman" w:cs="Times New Roman"/>
          <w:i/>
        </w:rPr>
        <w:t>Nat. Commun.</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6520 (2024).</w:t>
      </w:r>
    </w:p>
    <w:p w14:paraId="7F4B9FD9"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18.</w:t>
      </w:r>
      <w:r w:rsidRPr="00ED1C73">
        <w:rPr>
          <w:rFonts w:ascii="Times New Roman" w:hAnsi="Times New Roman" w:cs="Times New Roman"/>
        </w:rPr>
        <w:tab/>
        <w:t>J. Y. Juez</w:t>
      </w:r>
      <w:r w:rsidRPr="00ED1C73">
        <w:rPr>
          <w:rFonts w:ascii="Times New Roman" w:hAnsi="Times New Roman" w:cs="Times New Roman"/>
          <w:i/>
        </w:rPr>
        <w:t xml:space="preserve"> et al.</w:t>
      </w:r>
      <w:r w:rsidRPr="00ED1C73">
        <w:rPr>
          <w:rFonts w:ascii="Times New Roman" w:hAnsi="Times New Roman" w:cs="Times New Roman"/>
        </w:rPr>
        <w:t xml:space="preserve">, Ear-EEG Devices for the Assessment of Brain Activity: A Review. </w:t>
      </w:r>
      <w:r w:rsidRPr="00ED1C73">
        <w:rPr>
          <w:rFonts w:ascii="Times New Roman" w:hAnsi="Times New Roman" w:cs="Times New Roman"/>
          <w:i/>
        </w:rPr>
        <w:t>IEEE Sens. J.</w:t>
      </w:r>
      <w:r w:rsidRPr="00ED1C73">
        <w:rPr>
          <w:rFonts w:ascii="Times New Roman" w:hAnsi="Times New Roman" w:cs="Times New Roman"/>
        </w:rPr>
        <w:t xml:space="preserve"> </w:t>
      </w:r>
      <w:r w:rsidRPr="00ED1C73">
        <w:rPr>
          <w:rFonts w:ascii="Times New Roman" w:hAnsi="Times New Roman" w:cs="Times New Roman"/>
          <w:b/>
        </w:rPr>
        <w:t>24</w:t>
      </w:r>
      <w:r w:rsidRPr="00ED1C73">
        <w:rPr>
          <w:rFonts w:ascii="Times New Roman" w:hAnsi="Times New Roman" w:cs="Times New Roman"/>
        </w:rPr>
        <w:t>, 31606-31623 (2024).</w:t>
      </w:r>
    </w:p>
    <w:p w14:paraId="4427946C"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19.</w:t>
      </w:r>
      <w:r w:rsidRPr="00ED1C73">
        <w:rPr>
          <w:rFonts w:ascii="Times New Roman" w:hAnsi="Times New Roman" w:cs="Times New Roman"/>
        </w:rPr>
        <w:tab/>
        <w:t>M. Yarici</w:t>
      </w:r>
      <w:r w:rsidRPr="00ED1C73">
        <w:rPr>
          <w:rFonts w:ascii="Times New Roman" w:hAnsi="Times New Roman" w:cs="Times New Roman"/>
          <w:i/>
        </w:rPr>
        <w:t xml:space="preserve"> et al.</w:t>
      </w:r>
      <w:r w:rsidRPr="00ED1C73">
        <w:rPr>
          <w:rFonts w:ascii="Times New Roman" w:hAnsi="Times New Roman" w:cs="Times New Roman"/>
        </w:rPr>
        <w:t xml:space="preserve">, Hearables: feasibility of recording cardiac rhythms from single in-ear locations. </w:t>
      </w:r>
      <w:r w:rsidRPr="00ED1C73">
        <w:rPr>
          <w:rFonts w:ascii="Times New Roman" w:hAnsi="Times New Roman" w:cs="Times New Roman"/>
          <w:i/>
        </w:rPr>
        <w:t>R. Soc. Open Sci.</w:t>
      </w:r>
      <w:r w:rsidRPr="00ED1C73">
        <w:rPr>
          <w:rFonts w:ascii="Times New Roman" w:hAnsi="Times New Roman" w:cs="Times New Roman"/>
        </w:rPr>
        <w:t xml:space="preserve"> </w:t>
      </w:r>
      <w:r w:rsidRPr="00ED1C73">
        <w:rPr>
          <w:rFonts w:ascii="Times New Roman" w:hAnsi="Times New Roman" w:cs="Times New Roman"/>
          <w:b/>
        </w:rPr>
        <w:t>11</w:t>
      </w:r>
      <w:r w:rsidRPr="00ED1C73">
        <w:rPr>
          <w:rFonts w:ascii="Times New Roman" w:hAnsi="Times New Roman" w:cs="Times New Roman"/>
        </w:rPr>
        <w:t>, 221620 (2024).</w:t>
      </w:r>
    </w:p>
    <w:p w14:paraId="6BDA957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20.</w:t>
      </w:r>
      <w:r w:rsidRPr="00ED1C73">
        <w:rPr>
          <w:rFonts w:ascii="Times New Roman" w:hAnsi="Times New Roman" w:cs="Times New Roman"/>
        </w:rPr>
        <w:tab/>
        <w:t>R. De Lucia</w:t>
      </w:r>
      <w:r w:rsidRPr="00ED1C73">
        <w:rPr>
          <w:rFonts w:ascii="Times New Roman" w:hAnsi="Times New Roman" w:cs="Times New Roman"/>
          <w:i/>
        </w:rPr>
        <w:t xml:space="preserve"> et al.</w:t>
      </w:r>
      <w:r w:rsidRPr="00ED1C73">
        <w:rPr>
          <w:rFonts w:ascii="Times New Roman" w:hAnsi="Times New Roman" w:cs="Times New Roman"/>
        </w:rPr>
        <w:t xml:space="preserve">, The in-ear region as a novel anatomical site for ECG signal detection: validation study on healthy volunteers. </w:t>
      </w:r>
      <w:r w:rsidRPr="00ED1C73">
        <w:rPr>
          <w:rFonts w:ascii="Times New Roman" w:hAnsi="Times New Roman" w:cs="Times New Roman"/>
          <w:i/>
        </w:rPr>
        <w:t>J Interv Card Electrophysiol</w:t>
      </w:r>
      <w:r w:rsidRPr="00ED1C73">
        <w:rPr>
          <w:rFonts w:ascii="Times New Roman" w:hAnsi="Times New Roman" w:cs="Times New Roman"/>
        </w:rPr>
        <w:t xml:space="preserve"> </w:t>
      </w:r>
      <w:r w:rsidRPr="00ED1C73">
        <w:rPr>
          <w:rFonts w:ascii="Times New Roman" w:hAnsi="Times New Roman" w:cs="Times New Roman"/>
          <w:b/>
        </w:rPr>
        <w:t>60</w:t>
      </w:r>
      <w:r w:rsidRPr="00ED1C73">
        <w:rPr>
          <w:rFonts w:ascii="Times New Roman" w:hAnsi="Times New Roman" w:cs="Times New Roman"/>
        </w:rPr>
        <w:t>, 93-100 (2021).</w:t>
      </w:r>
    </w:p>
    <w:p w14:paraId="27570B8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21.</w:t>
      </w:r>
      <w:r w:rsidRPr="00ED1C73">
        <w:rPr>
          <w:rFonts w:ascii="Times New Roman" w:hAnsi="Times New Roman" w:cs="Times New Roman"/>
        </w:rPr>
        <w:tab/>
        <w:t>H. J. Davies</w:t>
      </w:r>
      <w:r w:rsidRPr="00ED1C73">
        <w:rPr>
          <w:rFonts w:ascii="Times New Roman" w:hAnsi="Times New Roman" w:cs="Times New Roman"/>
          <w:i/>
        </w:rPr>
        <w:t xml:space="preserve"> et al.</w:t>
      </w:r>
      <w:r w:rsidRPr="00ED1C73">
        <w:rPr>
          <w:rFonts w:ascii="Times New Roman" w:hAnsi="Times New Roman" w:cs="Times New Roman"/>
        </w:rPr>
        <w:t xml:space="preserve">, Wearable In-Ear PPG: Detailed Respiratory Variations Enable Classification of COPD. </w:t>
      </w:r>
      <w:r w:rsidRPr="00ED1C73">
        <w:rPr>
          <w:rFonts w:ascii="Times New Roman" w:hAnsi="Times New Roman" w:cs="Times New Roman"/>
          <w:i/>
        </w:rPr>
        <w:t>IEEE Trans. Biomed. Eng.</w:t>
      </w:r>
      <w:r w:rsidRPr="00ED1C73">
        <w:rPr>
          <w:rFonts w:ascii="Times New Roman" w:hAnsi="Times New Roman" w:cs="Times New Roman"/>
        </w:rPr>
        <w:t xml:space="preserve"> </w:t>
      </w:r>
      <w:r w:rsidRPr="00ED1C73">
        <w:rPr>
          <w:rFonts w:ascii="Times New Roman" w:hAnsi="Times New Roman" w:cs="Times New Roman"/>
          <w:b/>
        </w:rPr>
        <w:t>69</w:t>
      </w:r>
      <w:r w:rsidRPr="00ED1C73">
        <w:rPr>
          <w:rFonts w:ascii="Times New Roman" w:hAnsi="Times New Roman" w:cs="Times New Roman"/>
        </w:rPr>
        <w:t>, 2390-2400 (2022).</w:t>
      </w:r>
    </w:p>
    <w:p w14:paraId="5EDD321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22.</w:t>
      </w:r>
      <w:r w:rsidRPr="00ED1C73">
        <w:rPr>
          <w:rFonts w:ascii="Times New Roman" w:hAnsi="Times New Roman" w:cs="Times New Roman"/>
        </w:rPr>
        <w:tab/>
        <w:t>H. Ota</w:t>
      </w:r>
      <w:r w:rsidRPr="00ED1C73">
        <w:rPr>
          <w:rFonts w:ascii="Times New Roman" w:hAnsi="Times New Roman" w:cs="Times New Roman"/>
          <w:i/>
        </w:rPr>
        <w:t xml:space="preserve"> et al.</w:t>
      </w:r>
      <w:r w:rsidRPr="00ED1C73">
        <w:rPr>
          <w:rFonts w:ascii="Times New Roman" w:hAnsi="Times New Roman" w:cs="Times New Roman"/>
        </w:rPr>
        <w:t xml:space="preserve">, 3D Printed "Earable" Smart Devices for Real-Time Detection of Core Body Temperature. </w:t>
      </w:r>
      <w:r w:rsidRPr="00ED1C73">
        <w:rPr>
          <w:rFonts w:ascii="Times New Roman" w:hAnsi="Times New Roman" w:cs="Times New Roman"/>
          <w:i/>
        </w:rPr>
        <w:t>ACS Sens.</w:t>
      </w:r>
      <w:r w:rsidRPr="00ED1C73">
        <w:rPr>
          <w:rFonts w:ascii="Times New Roman" w:hAnsi="Times New Roman" w:cs="Times New Roman"/>
        </w:rPr>
        <w:t xml:space="preserve"> </w:t>
      </w:r>
      <w:r w:rsidRPr="00ED1C73">
        <w:rPr>
          <w:rFonts w:ascii="Times New Roman" w:hAnsi="Times New Roman" w:cs="Times New Roman"/>
          <w:b/>
        </w:rPr>
        <w:t>2</w:t>
      </w:r>
      <w:r w:rsidRPr="00ED1C73">
        <w:rPr>
          <w:rFonts w:ascii="Times New Roman" w:hAnsi="Times New Roman" w:cs="Times New Roman"/>
        </w:rPr>
        <w:t>, 990-997 (2017).</w:t>
      </w:r>
    </w:p>
    <w:p w14:paraId="63AC0810"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23.</w:t>
      </w:r>
      <w:r w:rsidRPr="00ED1C73">
        <w:rPr>
          <w:rFonts w:ascii="Times New Roman" w:hAnsi="Times New Roman" w:cs="Times New Roman"/>
        </w:rPr>
        <w:tab/>
        <w:t>M. Guermandi, S. Benatti, V. J. Kartsch Morinigo, L. Bertini, paper presented at the 2018 IEEE Biomedical Circuits and Systems Conference (BioCAS), Cleveland, Ohio,  2018.</w:t>
      </w:r>
    </w:p>
    <w:p w14:paraId="7026564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24.</w:t>
      </w:r>
      <w:r w:rsidRPr="00ED1C73">
        <w:rPr>
          <w:rFonts w:ascii="Times New Roman" w:hAnsi="Times New Roman" w:cs="Times New Roman"/>
        </w:rPr>
        <w:tab/>
        <w:t xml:space="preserve">S. L. Kappel, M. L. Rank, H. O. Toft, M. Andersen, P. Kidmose, Dry-Contact Electrode Ear-EEG. </w:t>
      </w:r>
      <w:r w:rsidRPr="00ED1C73">
        <w:rPr>
          <w:rFonts w:ascii="Times New Roman" w:hAnsi="Times New Roman" w:cs="Times New Roman"/>
          <w:i/>
        </w:rPr>
        <w:t>IEEE Trans Biomed Eng</w:t>
      </w:r>
      <w:r w:rsidRPr="00ED1C73">
        <w:rPr>
          <w:rFonts w:ascii="Times New Roman" w:hAnsi="Times New Roman" w:cs="Times New Roman"/>
        </w:rPr>
        <w:t xml:space="preserve"> </w:t>
      </w:r>
      <w:r w:rsidRPr="00ED1C73">
        <w:rPr>
          <w:rFonts w:ascii="Times New Roman" w:hAnsi="Times New Roman" w:cs="Times New Roman"/>
          <w:b/>
        </w:rPr>
        <w:t>66</w:t>
      </w:r>
      <w:r w:rsidRPr="00ED1C73">
        <w:rPr>
          <w:rFonts w:ascii="Times New Roman" w:hAnsi="Times New Roman" w:cs="Times New Roman"/>
        </w:rPr>
        <w:t>, 150-158 (2019).</w:t>
      </w:r>
    </w:p>
    <w:p w14:paraId="7461970B"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25.</w:t>
      </w:r>
      <w:r w:rsidRPr="00ED1C73">
        <w:rPr>
          <w:rFonts w:ascii="Times New Roman" w:hAnsi="Times New Roman" w:cs="Times New Roman"/>
        </w:rPr>
        <w:tab/>
        <w:t>J. Frenzel</w:t>
      </w:r>
      <w:r w:rsidRPr="00ED1C73">
        <w:rPr>
          <w:rFonts w:ascii="Times New Roman" w:hAnsi="Times New Roman" w:cs="Times New Roman"/>
          <w:i/>
        </w:rPr>
        <w:t xml:space="preserve"> et al.</w:t>
      </w:r>
      <w:r w:rsidRPr="00ED1C73">
        <w:rPr>
          <w:rFonts w:ascii="Times New Roman" w:hAnsi="Times New Roman" w:cs="Times New Roman"/>
        </w:rPr>
        <w:t xml:space="preserve">, Influence of Ni on martensitic phase transformations in NiTi shape memory alloys. </w:t>
      </w:r>
      <w:r w:rsidRPr="00ED1C73">
        <w:rPr>
          <w:rFonts w:ascii="Times New Roman" w:hAnsi="Times New Roman" w:cs="Times New Roman"/>
          <w:i/>
        </w:rPr>
        <w:t>Acta Mater.</w:t>
      </w:r>
      <w:r w:rsidRPr="00ED1C73">
        <w:rPr>
          <w:rFonts w:ascii="Times New Roman" w:hAnsi="Times New Roman" w:cs="Times New Roman"/>
        </w:rPr>
        <w:t xml:space="preserve"> </w:t>
      </w:r>
      <w:r w:rsidRPr="00ED1C73">
        <w:rPr>
          <w:rFonts w:ascii="Times New Roman" w:hAnsi="Times New Roman" w:cs="Times New Roman"/>
          <w:b/>
        </w:rPr>
        <w:t>58</w:t>
      </w:r>
      <w:r w:rsidRPr="00ED1C73">
        <w:rPr>
          <w:rFonts w:ascii="Times New Roman" w:hAnsi="Times New Roman" w:cs="Times New Roman"/>
        </w:rPr>
        <w:t>, 3444-3458 (2010).</w:t>
      </w:r>
    </w:p>
    <w:p w14:paraId="332DC761"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26.</w:t>
      </w:r>
      <w:r w:rsidRPr="00ED1C73">
        <w:rPr>
          <w:rFonts w:ascii="Times New Roman" w:hAnsi="Times New Roman" w:cs="Times New Roman"/>
        </w:rPr>
        <w:tab/>
        <w:t xml:space="preserve">J. Khalil-Allafi, A. Dlouhy, G. Eggeler, Ni4Ti3-precipitation during aging of NiTi shape memory alloys and its influence on martensitic phase transformations. </w:t>
      </w:r>
      <w:r w:rsidRPr="00ED1C73">
        <w:rPr>
          <w:rFonts w:ascii="Times New Roman" w:hAnsi="Times New Roman" w:cs="Times New Roman"/>
          <w:i/>
        </w:rPr>
        <w:t>Acta Mater.</w:t>
      </w:r>
      <w:r w:rsidRPr="00ED1C73">
        <w:rPr>
          <w:rFonts w:ascii="Times New Roman" w:hAnsi="Times New Roman" w:cs="Times New Roman"/>
        </w:rPr>
        <w:t xml:space="preserve"> </w:t>
      </w:r>
      <w:r w:rsidRPr="00ED1C73">
        <w:rPr>
          <w:rFonts w:ascii="Times New Roman" w:hAnsi="Times New Roman" w:cs="Times New Roman"/>
          <w:b/>
        </w:rPr>
        <w:t>50</w:t>
      </w:r>
      <w:r w:rsidRPr="00ED1C73">
        <w:rPr>
          <w:rFonts w:ascii="Times New Roman" w:hAnsi="Times New Roman" w:cs="Times New Roman"/>
        </w:rPr>
        <w:t>, 4255-4274 (2002).</w:t>
      </w:r>
    </w:p>
    <w:p w14:paraId="345F0490"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27.</w:t>
      </w:r>
      <w:r w:rsidRPr="00ED1C73">
        <w:rPr>
          <w:rFonts w:ascii="Times New Roman" w:hAnsi="Times New Roman" w:cs="Times New Roman"/>
        </w:rPr>
        <w:tab/>
        <w:t xml:space="preserve">M. Kök, F. Dağdelen, A. Aydoğdu, Y. Aydoğdu, The change of transformation temperature on NiTi shape memory alloy by pressure and thermal ageing. </w:t>
      </w:r>
      <w:r w:rsidRPr="00ED1C73">
        <w:rPr>
          <w:rFonts w:ascii="Times New Roman" w:hAnsi="Times New Roman" w:cs="Times New Roman"/>
          <w:i/>
        </w:rPr>
        <w:t>J. Phys. Conf. Ser.</w:t>
      </w:r>
      <w:r w:rsidRPr="00ED1C73">
        <w:rPr>
          <w:rFonts w:ascii="Times New Roman" w:hAnsi="Times New Roman" w:cs="Times New Roman"/>
        </w:rPr>
        <w:t xml:space="preserve"> </w:t>
      </w:r>
      <w:r w:rsidRPr="00ED1C73">
        <w:rPr>
          <w:rFonts w:ascii="Times New Roman" w:hAnsi="Times New Roman" w:cs="Times New Roman"/>
          <w:b/>
        </w:rPr>
        <w:t>667</w:t>
      </w:r>
      <w:r w:rsidRPr="00ED1C73">
        <w:rPr>
          <w:rFonts w:ascii="Times New Roman" w:hAnsi="Times New Roman" w:cs="Times New Roman"/>
        </w:rPr>
        <w:t>, 012011 (2016).</w:t>
      </w:r>
    </w:p>
    <w:p w14:paraId="49FF22C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28.</w:t>
      </w:r>
      <w:r w:rsidRPr="00ED1C73">
        <w:rPr>
          <w:rFonts w:ascii="Times New Roman" w:hAnsi="Times New Roman" w:cs="Times New Roman"/>
        </w:rPr>
        <w:tab/>
        <w:t>F. Chen</w:t>
      </w:r>
      <w:r w:rsidRPr="00ED1C73">
        <w:rPr>
          <w:rFonts w:ascii="Times New Roman" w:hAnsi="Times New Roman" w:cs="Times New Roman"/>
          <w:i/>
        </w:rPr>
        <w:t xml:space="preserve"> et al.</w:t>
      </w:r>
      <w:r w:rsidRPr="00ED1C73">
        <w:rPr>
          <w:rFonts w:ascii="Times New Roman" w:hAnsi="Times New Roman" w:cs="Times New Roman"/>
        </w:rPr>
        <w:t xml:space="preserve">, Rational Fabrication of Anti-Freezing, Non-Drying Tough Organohydrogels by One-Pot Solvent Displacement. </w:t>
      </w:r>
      <w:r w:rsidRPr="00ED1C73">
        <w:rPr>
          <w:rFonts w:ascii="Times New Roman" w:hAnsi="Times New Roman" w:cs="Times New Roman"/>
          <w:i/>
        </w:rPr>
        <w:t>Angew. Chem. Int. Ed.</w:t>
      </w:r>
      <w:r w:rsidRPr="00ED1C73">
        <w:rPr>
          <w:rFonts w:ascii="Times New Roman" w:hAnsi="Times New Roman" w:cs="Times New Roman"/>
        </w:rPr>
        <w:t xml:space="preserve"> </w:t>
      </w:r>
      <w:r w:rsidRPr="00ED1C73">
        <w:rPr>
          <w:rFonts w:ascii="Times New Roman" w:hAnsi="Times New Roman" w:cs="Times New Roman"/>
          <w:b/>
        </w:rPr>
        <w:t>57</w:t>
      </w:r>
      <w:r w:rsidRPr="00ED1C73">
        <w:rPr>
          <w:rFonts w:ascii="Times New Roman" w:hAnsi="Times New Roman" w:cs="Times New Roman"/>
        </w:rPr>
        <w:t>, 6568-6571 (2018).</w:t>
      </w:r>
    </w:p>
    <w:p w14:paraId="0D222E65"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lastRenderedPageBreak/>
        <w:t>29.</w:t>
      </w:r>
      <w:r w:rsidRPr="00ED1C73">
        <w:rPr>
          <w:rFonts w:ascii="Times New Roman" w:hAnsi="Times New Roman" w:cs="Times New Roman"/>
        </w:rPr>
        <w:tab/>
        <w:t xml:space="preserve">H. Yuk, T. Zhang, S. Lin, G. A. Parada, X. Zhao, Tough bonding of hydrogels to diverse non-porous surfaces. </w:t>
      </w:r>
      <w:r w:rsidRPr="00ED1C73">
        <w:rPr>
          <w:rFonts w:ascii="Times New Roman" w:hAnsi="Times New Roman" w:cs="Times New Roman"/>
          <w:i/>
        </w:rPr>
        <w:t>Nat. Mater.</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190-196 (2016).</w:t>
      </w:r>
    </w:p>
    <w:p w14:paraId="65F45898"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30.</w:t>
      </w:r>
      <w:r w:rsidRPr="00ED1C73">
        <w:rPr>
          <w:rFonts w:ascii="Times New Roman" w:hAnsi="Times New Roman" w:cs="Times New Roman"/>
        </w:rPr>
        <w:tab/>
        <w:t>J. Y. Sun</w:t>
      </w:r>
      <w:r w:rsidRPr="00ED1C73">
        <w:rPr>
          <w:rFonts w:ascii="Times New Roman" w:hAnsi="Times New Roman" w:cs="Times New Roman"/>
          <w:i/>
        </w:rPr>
        <w:t xml:space="preserve"> et al.</w:t>
      </w:r>
      <w:r w:rsidRPr="00ED1C73">
        <w:rPr>
          <w:rFonts w:ascii="Times New Roman" w:hAnsi="Times New Roman" w:cs="Times New Roman"/>
        </w:rPr>
        <w:t xml:space="preserve">, Highly stretchable and tough hydrogels. </w:t>
      </w:r>
      <w:r w:rsidRPr="00ED1C73">
        <w:rPr>
          <w:rFonts w:ascii="Times New Roman" w:hAnsi="Times New Roman" w:cs="Times New Roman"/>
          <w:i/>
        </w:rPr>
        <w:t>Nature</w:t>
      </w:r>
      <w:r w:rsidRPr="00ED1C73">
        <w:rPr>
          <w:rFonts w:ascii="Times New Roman" w:hAnsi="Times New Roman" w:cs="Times New Roman"/>
        </w:rPr>
        <w:t xml:space="preserve"> </w:t>
      </w:r>
      <w:r w:rsidRPr="00ED1C73">
        <w:rPr>
          <w:rFonts w:ascii="Times New Roman" w:hAnsi="Times New Roman" w:cs="Times New Roman"/>
          <w:b/>
        </w:rPr>
        <w:t>489</w:t>
      </w:r>
      <w:r w:rsidRPr="00ED1C73">
        <w:rPr>
          <w:rFonts w:ascii="Times New Roman" w:hAnsi="Times New Roman" w:cs="Times New Roman"/>
        </w:rPr>
        <w:t>, 133-136 (2012).</w:t>
      </w:r>
    </w:p>
    <w:p w14:paraId="44A01BC7"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31.</w:t>
      </w:r>
      <w:r w:rsidRPr="00ED1C73">
        <w:rPr>
          <w:rFonts w:ascii="Times New Roman" w:hAnsi="Times New Roman" w:cs="Times New Roman"/>
        </w:rPr>
        <w:tab/>
        <w:t xml:space="preserve">W. Ge, S. Cao, Y. Yang, O. J. Rojas, X. Wang, Nanocellulose/LiCl systems enable conductive and stretchable electrolyte hydrogels with tolerance to dehydration and extreme cold conditions. </w:t>
      </w:r>
      <w:r w:rsidRPr="00ED1C73">
        <w:rPr>
          <w:rFonts w:ascii="Times New Roman" w:hAnsi="Times New Roman" w:cs="Times New Roman"/>
          <w:i/>
        </w:rPr>
        <w:t>Chem. Eng. J.</w:t>
      </w:r>
      <w:r w:rsidRPr="00ED1C73">
        <w:rPr>
          <w:rFonts w:ascii="Times New Roman" w:hAnsi="Times New Roman" w:cs="Times New Roman"/>
        </w:rPr>
        <w:t xml:space="preserve"> </w:t>
      </w:r>
      <w:r w:rsidRPr="00ED1C73">
        <w:rPr>
          <w:rFonts w:ascii="Times New Roman" w:hAnsi="Times New Roman" w:cs="Times New Roman"/>
          <w:b/>
        </w:rPr>
        <w:t>408</w:t>
      </w:r>
      <w:r w:rsidRPr="00ED1C73">
        <w:rPr>
          <w:rFonts w:ascii="Times New Roman" w:hAnsi="Times New Roman" w:cs="Times New Roman"/>
        </w:rPr>
        <w:t>,  (2021).</w:t>
      </w:r>
    </w:p>
    <w:p w14:paraId="087407E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32.</w:t>
      </w:r>
      <w:r w:rsidRPr="00ED1C73">
        <w:rPr>
          <w:rFonts w:ascii="Times New Roman" w:hAnsi="Times New Roman" w:cs="Times New Roman"/>
        </w:rPr>
        <w:tab/>
        <w:t>X. Fu</w:t>
      </w:r>
      <w:r w:rsidRPr="00ED1C73">
        <w:rPr>
          <w:rFonts w:ascii="Times New Roman" w:hAnsi="Times New Roman" w:cs="Times New Roman"/>
          <w:i/>
        </w:rPr>
        <w:t xml:space="preserve"> et al.</w:t>
      </w:r>
      <w:r w:rsidRPr="00ED1C73">
        <w:rPr>
          <w:rFonts w:ascii="Times New Roman" w:hAnsi="Times New Roman" w:cs="Times New Roman"/>
        </w:rPr>
        <w:t xml:space="preserve">, Self-healing actuatable electroluminescent fibres. </w:t>
      </w:r>
      <w:r w:rsidRPr="00ED1C73">
        <w:rPr>
          <w:rFonts w:ascii="Times New Roman" w:hAnsi="Times New Roman" w:cs="Times New Roman"/>
          <w:i/>
        </w:rPr>
        <w:t>Nat. Commun.</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10498 (2024).</w:t>
      </w:r>
    </w:p>
    <w:p w14:paraId="3A78C40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33.</w:t>
      </w:r>
      <w:r w:rsidRPr="00ED1C73">
        <w:rPr>
          <w:rFonts w:ascii="Times New Roman" w:hAnsi="Times New Roman" w:cs="Times New Roman"/>
        </w:rPr>
        <w:tab/>
        <w:t>C. Guo</w:t>
      </w:r>
      <w:r w:rsidRPr="00ED1C73">
        <w:rPr>
          <w:rFonts w:ascii="Times New Roman" w:hAnsi="Times New Roman" w:cs="Times New Roman"/>
          <w:i/>
        </w:rPr>
        <w:t xml:space="preserve"> et al.</w:t>
      </w:r>
      <w:r w:rsidRPr="00ED1C73">
        <w:rPr>
          <w:rFonts w:ascii="Times New Roman" w:hAnsi="Times New Roman" w:cs="Times New Roman"/>
        </w:rPr>
        <w:t xml:space="preserve">, Radiative cooling assisted self-sustaining and highly efficient moisture energy harvesting. </w:t>
      </w:r>
      <w:r w:rsidRPr="00ED1C73">
        <w:rPr>
          <w:rFonts w:ascii="Times New Roman" w:hAnsi="Times New Roman" w:cs="Times New Roman"/>
          <w:i/>
        </w:rPr>
        <w:t>Nat. Commun.</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6100 (2024).</w:t>
      </w:r>
    </w:p>
    <w:p w14:paraId="43A873CE"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34.</w:t>
      </w:r>
      <w:r w:rsidRPr="00ED1C73">
        <w:rPr>
          <w:rFonts w:ascii="Times New Roman" w:hAnsi="Times New Roman" w:cs="Times New Roman"/>
        </w:rPr>
        <w:tab/>
        <w:t>L. Scalco de Vasconcelos</w:t>
      </w:r>
      <w:r w:rsidRPr="00ED1C73">
        <w:rPr>
          <w:rFonts w:ascii="Times New Roman" w:hAnsi="Times New Roman" w:cs="Times New Roman"/>
          <w:i/>
        </w:rPr>
        <w:t xml:space="preserve"> et al.</w:t>
      </w:r>
      <w:r w:rsidRPr="00ED1C73">
        <w:rPr>
          <w:rFonts w:ascii="Times New Roman" w:hAnsi="Times New Roman" w:cs="Times New Roman"/>
        </w:rPr>
        <w:t xml:space="preserve">, On-scalp printing of personalized electroencephalography e-tattoos. </w:t>
      </w:r>
      <w:r w:rsidRPr="00ED1C73">
        <w:rPr>
          <w:rFonts w:ascii="Times New Roman" w:hAnsi="Times New Roman" w:cs="Times New Roman"/>
          <w:i/>
        </w:rPr>
        <w:t>Cell Biomater.</w:t>
      </w:r>
      <w:r w:rsidRPr="00ED1C73">
        <w:rPr>
          <w:rFonts w:ascii="Times New Roman" w:hAnsi="Times New Roman" w:cs="Times New Roman"/>
        </w:rPr>
        <w:t xml:space="preserve"> </w:t>
      </w:r>
      <w:r w:rsidRPr="00ED1C73">
        <w:rPr>
          <w:rFonts w:ascii="Times New Roman" w:hAnsi="Times New Roman" w:cs="Times New Roman"/>
          <w:b/>
        </w:rPr>
        <w:t>1</w:t>
      </w:r>
      <w:r w:rsidRPr="00ED1C73">
        <w:rPr>
          <w:rFonts w:ascii="Times New Roman" w:hAnsi="Times New Roman" w:cs="Times New Roman"/>
        </w:rPr>
        <w:t>, 100004 (2025).</w:t>
      </w:r>
    </w:p>
    <w:p w14:paraId="5931F7D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35.</w:t>
      </w:r>
      <w:r w:rsidRPr="00ED1C73">
        <w:rPr>
          <w:rFonts w:ascii="Times New Roman" w:hAnsi="Times New Roman" w:cs="Times New Roman"/>
        </w:rPr>
        <w:tab/>
        <w:t xml:space="preserve">W. Lovallo, The Cold Pressor Test and Autonomic Function: A Review and Integration. </w:t>
      </w:r>
      <w:r w:rsidRPr="00ED1C73">
        <w:rPr>
          <w:rFonts w:ascii="Times New Roman" w:hAnsi="Times New Roman" w:cs="Times New Roman"/>
          <w:i/>
        </w:rPr>
        <w:t>Psychophysiol.</w:t>
      </w:r>
      <w:r w:rsidRPr="00ED1C73">
        <w:rPr>
          <w:rFonts w:ascii="Times New Roman" w:hAnsi="Times New Roman" w:cs="Times New Roman"/>
        </w:rPr>
        <w:t xml:space="preserve"> </w:t>
      </w:r>
      <w:r w:rsidRPr="00ED1C73">
        <w:rPr>
          <w:rFonts w:ascii="Times New Roman" w:hAnsi="Times New Roman" w:cs="Times New Roman"/>
          <w:b/>
        </w:rPr>
        <w:t>12</w:t>
      </w:r>
      <w:r w:rsidRPr="00ED1C73">
        <w:rPr>
          <w:rFonts w:ascii="Times New Roman" w:hAnsi="Times New Roman" w:cs="Times New Roman"/>
        </w:rPr>
        <w:t>, 268-282 (1975).</w:t>
      </w:r>
    </w:p>
    <w:p w14:paraId="7529FA0E"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36.</w:t>
      </w:r>
      <w:r w:rsidRPr="00ED1C73">
        <w:rPr>
          <w:rFonts w:ascii="Times New Roman" w:hAnsi="Times New Roman" w:cs="Times New Roman"/>
        </w:rPr>
        <w:tab/>
        <w:t xml:space="preserve">D. Watson, L. A. Clark, A. Tellegen, Development and validation of brief measures of positive and negative affect: The PANAS scales. </w:t>
      </w:r>
      <w:r w:rsidRPr="00ED1C73">
        <w:rPr>
          <w:rFonts w:ascii="Times New Roman" w:hAnsi="Times New Roman" w:cs="Times New Roman"/>
          <w:i/>
        </w:rPr>
        <w:t>J. Pers. Soc. Psychol.</w:t>
      </w:r>
      <w:r w:rsidRPr="00ED1C73">
        <w:rPr>
          <w:rFonts w:ascii="Times New Roman" w:hAnsi="Times New Roman" w:cs="Times New Roman"/>
        </w:rPr>
        <w:t xml:space="preserve"> </w:t>
      </w:r>
      <w:r w:rsidRPr="00ED1C73">
        <w:rPr>
          <w:rFonts w:ascii="Times New Roman" w:hAnsi="Times New Roman" w:cs="Times New Roman"/>
          <w:b/>
        </w:rPr>
        <w:t>54</w:t>
      </w:r>
      <w:r w:rsidRPr="00ED1C73">
        <w:rPr>
          <w:rFonts w:ascii="Times New Roman" w:hAnsi="Times New Roman" w:cs="Times New Roman"/>
        </w:rPr>
        <w:t>, 1063-1070 (1988).</w:t>
      </w:r>
    </w:p>
    <w:p w14:paraId="0ECB166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37.</w:t>
      </w:r>
      <w:r w:rsidRPr="00ED1C73">
        <w:rPr>
          <w:rFonts w:ascii="Times New Roman" w:hAnsi="Times New Roman" w:cs="Times New Roman"/>
        </w:rPr>
        <w:tab/>
        <w:t xml:space="preserve">C. D. Spielberger, F. Gonzalez-Reigosa, A. Martinez-Urrutia, L. F. S. Natalicio, D. S. Natalicio, </w:t>
      </w:r>
      <w:r w:rsidRPr="00ED1C73">
        <w:rPr>
          <w:rFonts w:ascii="Times New Roman" w:hAnsi="Times New Roman" w:cs="Times New Roman"/>
          <w:i/>
        </w:rPr>
        <w:t>Manual for the State-Trait Anxiety Inventory.</w:t>
      </w:r>
      <w:r w:rsidRPr="00ED1C73">
        <w:rPr>
          <w:rFonts w:ascii="Times New Roman" w:hAnsi="Times New Roman" w:cs="Times New Roman"/>
        </w:rPr>
        <w:t>,  (Consulting Psychologists Press, Palo Alto, CA, 1983).</w:t>
      </w:r>
    </w:p>
    <w:p w14:paraId="11D4617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38.</w:t>
      </w:r>
      <w:r w:rsidRPr="00ED1C73">
        <w:rPr>
          <w:rFonts w:ascii="Times New Roman" w:hAnsi="Times New Roman" w:cs="Times New Roman"/>
        </w:rPr>
        <w:tab/>
        <w:t>S. L. Wendt</w:t>
      </w:r>
      <w:r w:rsidRPr="00ED1C73">
        <w:rPr>
          <w:rFonts w:ascii="Times New Roman" w:hAnsi="Times New Roman" w:cs="Times New Roman"/>
          <w:i/>
        </w:rPr>
        <w:t xml:space="preserve"> et al.</w:t>
      </w:r>
      <w:r w:rsidRPr="00ED1C73">
        <w:rPr>
          <w:rFonts w:ascii="Times New Roman" w:hAnsi="Times New Roman" w:cs="Times New Roman"/>
        </w:rPr>
        <w:t xml:space="preserve">, Inter-expert and intra-expert reliability in sleep spindle scoring. </w:t>
      </w:r>
      <w:r w:rsidRPr="00ED1C73">
        <w:rPr>
          <w:rFonts w:ascii="Times New Roman" w:hAnsi="Times New Roman" w:cs="Times New Roman"/>
          <w:i/>
        </w:rPr>
        <w:t>Clin. Neurophysiol.</w:t>
      </w:r>
      <w:r w:rsidRPr="00ED1C73">
        <w:rPr>
          <w:rFonts w:ascii="Times New Roman" w:hAnsi="Times New Roman" w:cs="Times New Roman"/>
        </w:rPr>
        <w:t xml:space="preserve"> </w:t>
      </w:r>
      <w:r w:rsidRPr="00ED1C73">
        <w:rPr>
          <w:rFonts w:ascii="Times New Roman" w:hAnsi="Times New Roman" w:cs="Times New Roman"/>
          <w:b/>
        </w:rPr>
        <w:t>126</w:t>
      </w:r>
      <w:r w:rsidRPr="00ED1C73">
        <w:rPr>
          <w:rFonts w:ascii="Times New Roman" w:hAnsi="Times New Roman" w:cs="Times New Roman"/>
        </w:rPr>
        <w:t>, 1548-1556 (2015).</w:t>
      </w:r>
    </w:p>
    <w:p w14:paraId="120C9CE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39.</w:t>
      </w:r>
      <w:r w:rsidRPr="00ED1C73">
        <w:rPr>
          <w:rFonts w:ascii="Times New Roman" w:hAnsi="Times New Roman" w:cs="Times New Roman"/>
        </w:rPr>
        <w:tab/>
        <w:t>L. Ray</w:t>
      </w:r>
      <w:r w:rsidRPr="00ED1C73">
        <w:rPr>
          <w:rFonts w:ascii="Times New Roman" w:hAnsi="Times New Roman" w:cs="Times New Roman"/>
          <w:i/>
        </w:rPr>
        <w:t xml:space="preserve"> et al.</w:t>
      </w:r>
      <w:r w:rsidRPr="00ED1C73">
        <w:rPr>
          <w:rFonts w:ascii="Times New Roman" w:hAnsi="Times New Roman" w:cs="Times New Roman"/>
        </w:rPr>
        <w:t xml:space="preserve">, Expert and crowd-sourced validation of an individualized sleep spindle detection method employing complex demodulation and individualized normalization. </w:t>
      </w:r>
      <w:r w:rsidRPr="00ED1C73">
        <w:rPr>
          <w:rFonts w:ascii="Times New Roman" w:hAnsi="Times New Roman" w:cs="Times New Roman"/>
          <w:i/>
        </w:rPr>
        <w:t>Front. Hum. Neurosci.</w:t>
      </w:r>
      <w:r w:rsidRPr="00ED1C73">
        <w:rPr>
          <w:rFonts w:ascii="Times New Roman" w:hAnsi="Times New Roman" w:cs="Times New Roman"/>
        </w:rPr>
        <w:t xml:space="preserve"> </w:t>
      </w:r>
      <w:r w:rsidRPr="00ED1C73">
        <w:rPr>
          <w:rFonts w:ascii="Times New Roman" w:hAnsi="Times New Roman" w:cs="Times New Roman"/>
          <w:b/>
        </w:rPr>
        <w:t>9</w:t>
      </w:r>
      <w:r w:rsidRPr="00ED1C73">
        <w:rPr>
          <w:rFonts w:ascii="Times New Roman" w:hAnsi="Times New Roman" w:cs="Times New Roman"/>
        </w:rPr>
        <w:t>, 507 (2015).</w:t>
      </w:r>
    </w:p>
    <w:p w14:paraId="363EF8B9"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40.</w:t>
      </w:r>
      <w:r w:rsidRPr="00ED1C73">
        <w:rPr>
          <w:rFonts w:ascii="Times New Roman" w:hAnsi="Times New Roman" w:cs="Times New Roman"/>
        </w:rPr>
        <w:tab/>
        <w:t xml:space="preserve">L. Yared, K. Rodrigues, R. Mangal, T. S. Stead, L. Ganti, Sleep Hygiene, Daytime Sleepiness, and Coping Mechanisms Amongst US Adults. </w:t>
      </w:r>
      <w:r w:rsidRPr="00ED1C73">
        <w:rPr>
          <w:rFonts w:ascii="Times New Roman" w:hAnsi="Times New Roman" w:cs="Times New Roman"/>
          <w:i/>
        </w:rPr>
        <w:t>Cureus</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e45608 (2023).</w:t>
      </w:r>
    </w:p>
    <w:p w14:paraId="06EED835"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41.</w:t>
      </w:r>
      <w:r w:rsidRPr="00ED1C73">
        <w:rPr>
          <w:rFonts w:ascii="Times New Roman" w:hAnsi="Times New Roman" w:cs="Times New Roman"/>
        </w:rPr>
        <w:tab/>
        <w:t>E. Kazemeini</w:t>
      </w:r>
      <w:r w:rsidRPr="00ED1C73">
        <w:rPr>
          <w:rFonts w:ascii="Times New Roman" w:hAnsi="Times New Roman" w:cs="Times New Roman"/>
          <w:i/>
        </w:rPr>
        <w:t xml:space="preserve"> et al.</w:t>
      </w:r>
      <w:r w:rsidRPr="00ED1C73">
        <w:rPr>
          <w:rFonts w:ascii="Times New Roman" w:hAnsi="Times New Roman" w:cs="Times New Roman"/>
        </w:rPr>
        <w:t xml:space="preserve">, Scoring of Hypersomnolence and Fatigue in Patients With Obstructive Sleep Apnea Treated With a Titratable Custom-Made Mandibular Advancement Device. </w:t>
      </w:r>
      <w:r w:rsidRPr="00ED1C73">
        <w:rPr>
          <w:rFonts w:ascii="Times New Roman" w:hAnsi="Times New Roman" w:cs="Times New Roman"/>
          <w:i/>
        </w:rPr>
        <w:t>J. Clin. Sleep Med.</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623-628 (2019).</w:t>
      </w:r>
    </w:p>
    <w:p w14:paraId="6FD2312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42.</w:t>
      </w:r>
      <w:r w:rsidRPr="00ED1C73">
        <w:rPr>
          <w:rFonts w:ascii="Times New Roman" w:hAnsi="Times New Roman" w:cs="Times New Roman"/>
        </w:rPr>
        <w:tab/>
        <w:t>Y. Zheng</w:t>
      </w:r>
      <w:r w:rsidRPr="00ED1C73">
        <w:rPr>
          <w:rFonts w:ascii="Times New Roman" w:hAnsi="Times New Roman" w:cs="Times New Roman"/>
          <w:i/>
        </w:rPr>
        <w:t xml:space="preserve"> et al.</w:t>
      </w:r>
      <w:r w:rsidRPr="00ED1C73">
        <w:rPr>
          <w:rFonts w:ascii="Times New Roman" w:hAnsi="Times New Roman" w:cs="Times New Roman"/>
        </w:rPr>
        <w:t xml:space="preserve">, Sleep quality and mental health of medical workers during the coronavirus disease 2019 pandemic. </w:t>
      </w:r>
      <w:r w:rsidRPr="00ED1C73">
        <w:rPr>
          <w:rFonts w:ascii="Times New Roman" w:hAnsi="Times New Roman" w:cs="Times New Roman"/>
          <w:i/>
        </w:rPr>
        <w:t>Sleep Biol. Rhythms</w:t>
      </w:r>
      <w:r w:rsidRPr="00ED1C73">
        <w:rPr>
          <w:rFonts w:ascii="Times New Roman" w:hAnsi="Times New Roman" w:cs="Times New Roman"/>
        </w:rPr>
        <w:t xml:space="preserve"> </w:t>
      </w:r>
      <w:r w:rsidRPr="00ED1C73">
        <w:rPr>
          <w:rFonts w:ascii="Times New Roman" w:hAnsi="Times New Roman" w:cs="Times New Roman"/>
          <w:b/>
        </w:rPr>
        <w:t>19</w:t>
      </w:r>
      <w:r w:rsidRPr="00ED1C73">
        <w:rPr>
          <w:rFonts w:ascii="Times New Roman" w:hAnsi="Times New Roman" w:cs="Times New Roman"/>
        </w:rPr>
        <w:t>, 173-180 (2021).</w:t>
      </w:r>
    </w:p>
    <w:p w14:paraId="7000FDF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43.</w:t>
      </w:r>
      <w:r w:rsidRPr="00ED1C73">
        <w:rPr>
          <w:rFonts w:ascii="Times New Roman" w:hAnsi="Times New Roman" w:cs="Times New Roman"/>
        </w:rPr>
        <w:tab/>
        <w:t xml:space="preserve">K. Yu, S. Song, L. Wu, Z. Chen, Investigation and analysis of sleep and mental health status among MEFCs. </w:t>
      </w:r>
      <w:r w:rsidRPr="00ED1C73">
        <w:rPr>
          <w:rFonts w:ascii="Times New Roman" w:hAnsi="Times New Roman" w:cs="Times New Roman"/>
          <w:i/>
        </w:rPr>
        <w:t>Front. Psychiatry</w:t>
      </w:r>
      <w:r w:rsidRPr="00ED1C73">
        <w:rPr>
          <w:rFonts w:ascii="Times New Roman" w:hAnsi="Times New Roman" w:cs="Times New Roman"/>
        </w:rPr>
        <w:t xml:space="preserve"> </w:t>
      </w:r>
      <w:r w:rsidRPr="00ED1C73">
        <w:rPr>
          <w:rFonts w:ascii="Times New Roman" w:hAnsi="Times New Roman" w:cs="Times New Roman"/>
          <w:b/>
        </w:rPr>
        <w:t>16</w:t>
      </w:r>
      <w:r w:rsidRPr="00ED1C73">
        <w:rPr>
          <w:rFonts w:ascii="Times New Roman" w:hAnsi="Times New Roman" w:cs="Times New Roman"/>
        </w:rPr>
        <w:t>, 1458291 (2025).</w:t>
      </w:r>
    </w:p>
    <w:p w14:paraId="68DC4020"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44.</w:t>
      </w:r>
      <w:r w:rsidRPr="00ED1C73">
        <w:rPr>
          <w:rFonts w:ascii="Times New Roman" w:hAnsi="Times New Roman" w:cs="Times New Roman"/>
        </w:rPr>
        <w:tab/>
        <w:t>M. Veje</w:t>
      </w:r>
      <w:r w:rsidRPr="00ED1C73">
        <w:rPr>
          <w:rFonts w:ascii="Times New Roman" w:hAnsi="Times New Roman" w:cs="Times New Roman"/>
          <w:i/>
        </w:rPr>
        <w:t xml:space="preserve"> et al.</w:t>
      </w:r>
      <w:r w:rsidRPr="00ED1C73">
        <w:rPr>
          <w:rFonts w:ascii="Times New Roman" w:hAnsi="Times New Roman" w:cs="Times New Roman"/>
        </w:rPr>
        <w:t xml:space="preserve">, Sleep architecture, obstructive sleep apnea and functional outcomes in adults with a history of Tick-borne encephalitis. </w:t>
      </w:r>
      <w:r w:rsidRPr="00ED1C73">
        <w:rPr>
          <w:rFonts w:ascii="Times New Roman" w:hAnsi="Times New Roman" w:cs="Times New Roman"/>
          <w:i/>
        </w:rPr>
        <w:t>PLoS One</w:t>
      </w:r>
      <w:r w:rsidRPr="00ED1C73">
        <w:rPr>
          <w:rFonts w:ascii="Times New Roman" w:hAnsi="Times New Roman" w:cs="Times New Roman"/>
        </w:rPr>
        <w:t xml:space="preserve"> </w:t>
      </w:r>
      <w:r w:rsidRPr="00ED1C73">
        <w:rPr>
          <w:rFonts w:ascii="Times New Roman" w:hAnsi="Times New Roman" w:cs="Times New Roman"/>
          <w:b/>
        </w:rPr>
        <w:t>16</w:t>
      </w:r>
      <w:r w:rsidRPr="00ED1C73">
        <w:rPr>
          <w:rFonts w:ascii="Times New Roman" w:hAnsi="Times New Roman" w:cs="Times New Roman"/>
        </w:rPr>
        <w:t>, e0246767 (2021).</w:t>
      </w:r>
    </w:p>
    <w:p w14:paraId="3FFFEEB8"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45.</w:t>
      </w:r>
      <w:r w:rsidRPr="00ED1C73">
        <w:rPr>
          <w:rFonts w:ascii="Times New Roman" w:hAnsi="Times New Roman" w:cs="Times New Roman"/>
        </w:rPr>
        <w:tab/>
        <w:t xml:space="preserve">M. W. Johns, A New Method for Measuring Daytime Sleepiness: The Epworth Sleepiness Scale. </w:t>
      </w:r>
      <w:r w:rsidRPr="00ED1C73">
        <w:rPr>
          <w:rFonts w:ascii="Times New Roman" w:hAnsi="Times New Roman" w:cs="Times New Roman"/>
          <w:i/>
        </w:rPr>
        <w:t>Sleep</w:t>
      </w:r>
      <w:r w:rsidRPr="00ED1C73">
        <w:rPr>
          <w:rFonts w:ascii="Times New Roman" w:hAnsi="Times New Roman" w:cs="Times New Roman"/>
        </w:rPr>
        <w:t xml:space="preserve"> </w:t>
      </w:r>
      <w:r w:rsidRPr="00ED1C73">
        <w:rPr>
          <w:rFonts w:ascii="Times New Roman" w:hAnsi="Times New Roman" w:cs="Times New Roman"/>
          <w:b/>
        </w:rPr>
        <w:t>14</w:t>
      </w:r>
      <w:r w:rsidRPr="00ED1C73">
        <w:rPr>
          <w:rFonts w:ascii="Times New Roman" w:hAnsi="Times New Roman" w:cs="Times New Roman"/>
        </w:rPr>
        <w:t>, 540-545 (1991).</w:t>
      </w:r>
    </w:p>
    <w:p w14:paraId="0F32410D"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46.</w:t>
      </w:r>
      <w:r w:rsidRPr="00ED1C73">
        <w:rPr>
          <w:rFonts w:ascii="Times New Roman" w:hAnsi="Times New Roman" w:cs="Times New Roman"/>
        </w:rPr>
        <w:tab/>
        <w:t xml:space="preserve">D. J. Buysse;, C. F. Reynolds;, T. H. Monk;, S. R. Berman;, D. J. Kupfer, The Pittsburgh sleep quality index: A new instrument for psychiatric practice and research. </w:t>
      </w:r>
      <w:r w:rsidRPr="00ED1C73">
        <w:rPr>
          <w:rFonts w:ascii="Times New Roman" w:hAnsi="Times New Roman" w:cs="Times New Roman"/>
          <w:i/>
        </w:rPr>
        <w:t>Psychiatry Res.</w:t>
      </w:r>
      <w:r w:rsidRPr="00ED1C73">
        <w:rPr>
          <w:rFonts w:ascii="Times New Roman" w:hAnsi="Times New Roman" w:cs="Times New Roman"/>
        </w:rPr>
        <w:t xml:space="preserve"> </w:t>
      </w:r>
      <w:r w:rsidRPr="00ED1C73">
        <w:rPr>
          <w:rFonts w:ascii="Times New Roman" w:hAnsi="Times New Roman" w:cs="Times New Roman"/>
          <w:b/>
        </w:rPr>
        <w:t>28</w:t>
      </w:r>
      <w:r w:rsidRPr="00ED1C73">
        <w:rPr>
          <w:rFonts w:ascii="Times New Roman" w:hAnsi="Times New Roman" w:cs="Times New Roman"/>
        </w:rPr>
        <w:t>, 193-213 (1989).</w:t>
      </w:r>
    </w:p>
    <w:p w14:paraId="28CFAEB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47.</w:t>
      </w:r>
      <w:r w:rsidRPr="00ED1C73">
        <w:rPr>
          <w:rFonts w:ascii="Times New Roman" w:hAnsi="Times New Roman" w:cs="Times New Roman"/>
        </w:rPr>
        <w:tab/>
        <w:t>T. Mollayeva</w:t>
      </w:r>
      <w:r w:rsidRPr="00ED1C73">
        <w:rPr>
          <w:rFonts w:ascii="Times New Roman" w:hAnsi="Times New Roman" w:cs="Times New Roman"/>
          <w:i/>
        </w:rPr>
        <w:t xml:space="preserve"> et al.</w:t>
      </w:r>
      <w:r w:rsidRPr="00ED1C73">
        <w:rPr>
          <w:rFonts w:ascii="Times New Roman" w:hAnsi="Times New Roman" w:cs="Times New Roman"/>
        </w:rPr>
        <w:t xml:space="preserve">, The Pittsburgh sleep quality index as a screening tool for sleep dysfunction in clinical and non-clinical samples: A systematic review and meta-analysis. </w:t>
      </w:r>
      <w:r w:rsidRPr="00ED1C73">
        <w:rPr>
          <w:rFonts w:ascii="Times New Roman" w:hAnsi="Times New Roman" w:cs="Times New Roman"/>
          <w:i/>
        </w:rPr>
        <w:t>Sleep Med. Rev.</w:t>
      </w:r>
      <w:r w:rsidRPr="00ED1C73">
        <w:rPr>
          <w:rFonts w:ascii="Times New Roman" w:hAnsi="Times New Roman" w:cs="Times New Roman"/>
        </w:rPr>
        <w:t xml:space="preserve"> </w:t>
      </w:r>
      <w:r w:rsidRPr="00ED1C73">
        <w:rPr>
          <w:rFonts w:ascii="Times New Roman" w:hAnsi="Times New Roman" w:cs="Times New Roman"/>
          <w:b/>
        </w:rPr>
        <w:t>25</w:t>
      </w:r>
      <w:r w:rsidRPr="00ED1C73">
        <w:rPr>
          <w:rFonts w:ascii="Times New Roman" w:hAnsi="Times New Roman" w:cs="Times New Roman"/>
        </w:rPr>
        <w:t>, 52-73 (2016).</w:t>
      </w:r>
    </w:p>
    <w:p w14:paraId="1963BD8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48.</w:t>
      </w:r>
      <w:r w:rsidRPr="00ED1C73">
        <w:rPr>
          <w:rFonts w:ascii="Times New Roman" w:hAnsi="Times New Roman" w:cs="Times New Roman"/>
        </w:rPr>
        <w:tab/>
        <w:t>T. E. Weaver</w:t>
      </w:r>
      <w:r w:rsidRPr="00ED1C73">
        <w:rPr>
          <w:rFonts w:ascii="Times New Roman" w:hAnsi="Times New Roman" w:cs="Times New Roman"/>
          <w:i/>
        </w:rPr>
        <w:t xml:space="preserve"> et al.</w:t>
      </w:r>
      <w:r w:rsidRPr="00ED1C73">
        <w:rPr>
          <w:rFonts w:ascii="Times New Roman" w:hAnsi="Times New Roman" w:cs="Times New Roman"/>
        </w:rPr>
        <w:t xml:space="preserve">, An Instrument to Measure Functional Status Outcomes for Disorders of Excessive Sleepiness. </w:t>
      </w:r>
      <w:r w:rsidRPr="00ED1C73">
        <w:rPr>
          <w:rFonts w:ascii="Times New Roman" w:hAnsi="Times New Roman" w:cs="Times New Roman"/>
          <w:i/>
        </w:rPr>
        <w:t>Sleep</w:t>
      </w:r>
      <w:r w:rsidRPr="00ED1C73">
        <w:rPr>
          <w:rFonts w:ascii="Times New Roman" w:hAnsi="Times New Roman" w:cs="Times New Roman"/>
        </w:rPr>
        <w:t xml:space="preserve"> </w:t>
      </w:r>
      <w:r w:rsidRPr="00ED1C73">
        <w:rPr>
          <w:rFonts w:ascii="Times New Roman" w:hAnsi="Times New Roman" w:cs="Times New Roman"/>
          <w:b/>
        </w:rPr>
        <w:t>20</w:t>
      </w:r>
      <w:r w:rsidRPr="00ED1C73">
        <w:rPr>
          <w:rFonts w:ascii="Times New Roman" w:hAnsi="Times New Roman" w:cs="Times New Roman"/>
        </w:rPr>
        <w:t>, 835-843 (1997).</w:t>
      </w:r>
    </w:p>
    <w:p w14:paraId="102CB3C1"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lastRenderedPageBreak/>
        <w:t>49.</w:t>
      </w:r>
      <w:r w:rsidRPr="00ED1C73">
        <w:rPr>
          <w:rFonts w:ascii="Times New Roman" w:hAnsi="Times New Roman" w:cs="Times New Roman"/>
        </w:rPr>
        <w:tab/>
        <w:t xml:space="preserve">J. Lim, D. F. Dinges, Sleep Deprivation and Vigilant Attention. </w:t>
      </w:r>
      <w:r w:rsidRPr="00ED1C73">
        <w:rPr>
          <w:rFonts w:ascii="Times New Roman" w:hAnsi="Times New Roman" w:cs="Times New Roman"/>
          <w:i/>
        </w:rPr>
        <w:t>Ann. N. Y. Acad. Sci.</w:t>
      </w:r>
      <w:r w:rsidRPr="00ED1C73">
        <w:rPr>
          <w:rFonts w:ascii="Times New Roman" w:hAnsi="Times New Roman" w:cs="Times New Roman"/>
        </w:rPr>
        <w:t xml:space="preserve"> </w:t>
      </w:r>
      <w:r w:rsidRPr="00ED1C73">
        <w:rPr>
          <w:rFonts w:ascii="Times New Roman" w:hAnsi="Times New Roman" w:cs="Times New Roman"/>
          <w:b/>
        </w:rPr>
        <w:t>1129</w:t>
      </w:r>
      <w:r w:rsidRPr="00ED1C73">
        <w:rPr>
          <w:rFonts w:ascii="Times New Roman" w:hAnsi="Times New Roman" w:cs="Times New Roman"/>
        </w:rPr>
        <w:t>, 305-322 (2008).</w:t>
      </w:r>
    </w:p>
    <w:p w14:paraId="673E3EF9"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50.</w:t>
      </w:r>
      <w:r w:rsidRPr="00ED1C73">
        <w:rPr>
          <w:rFonts w:ascii="Times New Roman" w:hAnsi="Times New Roman" w:cs="Times New Roman"/>
        </w:rPr>
        <w:tab/>
        <w:t xml:space="preserve">M. Basner, D. F. Dinges, Maximizing Sensitivity of the Psychomotor Vigilance Test (PVT) to Sleep Loss. </w:t>
      </w:r>
      <w:r w:rsidRPr="00ED1C73">
        <w:rPr>
          <w:rFonts w:ascii="Times New Roman" w:hAnsi="Times New Roman" w:cs="Times New Roman"/>
          <w:i/>
        </w:rPr>
        <w:t>Sleep</w:t>
      </w:r>
      <w:r w:rsidRPr="00ED1C73">
        <w:rPr>
          <w:rFonts w:ascii="Times New Roman" w:hAnsi="Times New Roman" w:cs="Times New Roman"/>
        </w:rPr>
        <w:t xml:space="preserve"> </w:t>
      </w:r>
      <w:r w:rsidRPr="00ED1C73">
        <w:rPr>
          <w:rFonts w:ascii="Times New Roman" w:hAnsi="Times New Roman" w:cs="Times New Roman"/>
          <w:b/>
        </w:rPr>
        <w:t>34</w:t>
      </w:r>
      <w:r w:rsidRPr="00ED1C73">
        <w:rPr>
          <w:rFonts w:ascii="Times New Roman" w:hAnsi="Times New Roman" w:cs="Times New Roman"/>
        </w:rPr>
        <w:t>, 581-591 (2011).</w:t>
      </w:r>
    </w:p>
    <w:p w14:paraId="39452967"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51.</w:t>
      </w:r>
      <w:r w:rsidRPr="00ED1C73">
        <w:rPr>
          <w:rFonts w:ascii="Times New Roman" w:hAnsi="Times New Roman" w:cs="Times New Roman"/>
        </w:rPr>
        <w:tab/>
        <w:t xml:space="preserve">K. B. Mikkelsen, S. L. Kappel, D. P. Mandic, P. Kidmose, EEG Recorded from the Ear: Characterizing the Ear-EEG Method. </w:t>
      </w:r>
      <w:r w:rsidRPr="00ED1C73">
        <w:rPr>
          <w:rFonts w:ascii="Times New Roman" w:hAnsi="Times New Roman" w:cs="Times New Roman"/>
          <w:i/>
        </w:rPr>
        <w:t>Front. Neurosci.</w:t>
      </w:r>
      <w:r w:rsidRPr="00ED1C73">
        <w:rPr>
          <w:rFonts w:ascii="Times New Roman" w:hAnsi="Times New Roman" w:cs="Times New Roman"/>
        </w:rPr>
        <w:t xml:space="preserve"> </w:t>
      </w:r>
      <w:r w:rsidRPr="00ED1C73">
        <w:rPr>
          <w:rFonts w:ascii="Times New Roman" w:hAnsi="Times New Roman" w:cs="Times New Roman"/>
          <w:b/>
        </w:rPr>
        <w:t>9</w:t>
      </w:r>
      <w:r w:rsidRPr="00ED1C73">
        <w:rPr>
          <w:rFonts w:ascii="Times New Roman" w:hAnsi="Times New Roman" w:cs="Times New Roman"/>
        </w:rPr>
        <w:t>, 438 (2015).</w:t>
      </w:r>
    </w:p>
    <w:p w14:paraId="45E1FED8"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52.</w:t>
      </w:r>
      <w:r w:rsidRPr="00ED1C73">
        <w:rPr>
          <w:rFonts w:ascii="Times New Roman" w:hAnsi="Times New Roman" w:cs="Times New Roman"/>
        </w:rPr>
        <w:tab/>
        <w:t>D. Looney</w:t>
      </w:r>
      <w:r w:rsidRPr="00ED1C73">
        <w:rPr>
          <w:rFonts w:ascii="Times New Roman" w:hAnsi="Times New Roman" w:cs="Times New Roman"/>
          <w:i/>
        </w:rPr>
        <w:t xml:space="preserve"> et al.</w:t>
      </w:r>
      <w:r w:rsidRPr="00ED1C73">
        <w:rPr>
          <w:rFonts w:ascii="Times New Roman" w:hAnsi="Times New Roman" w:cs="Times New Roman"/>
        </w:rPr>
        <w:t xml:space="preserve">, The in-the-ear recording concept: user-centered and wearable brain monitoring. </w:t>
      </w:r>
      <w:r w:rsidRPr="00ED1C73">
        <w:rPr>
          <w:rFonts w:ascii="Times New Roman" w:hAnsi="Times New Roman" w:cs="Times New Roman"/>
          <w:i/>
        </w:rPr>
        <w:t>IEEE Pulse</w:t>
      </w:r>
      <w:r w:rsidRPr="00ED1C73">
        <w:rPr>
          <w:rFonts w:ascii="Times New Roman" w:hAnsi="Times New Roman" w:cs="Times New Roman"/>
        </w:rPr>
        <w:t xml:space="preserve"> </w:t>
      </w:r>
      <w:r w:rsidRPr="00ED1C73">
        <w:rPr>
          <w:rFonts w:ascii="Times New Roman" w:hAnsi="Times New Roman" w:cs="Times New Roman"/>
          <w:b/>
        </w:rPr>
        <w:t>3</w:t>
      </w:r>
      <w:r w:rsidRPr="00ED1C73">
        <w:rPr>
          <w:rFonts w:ascii="Times New Roman" w:hAnsi="Times New Roman" w:cs="Times New Roman"/>
        </w:rPr>
        <w:t>, 32-42 (2012).</w:t>
      </w:r>
    </w:p>
    <w:p w14:paraId="5A7BEA1C"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53.</w:t>
      </w:r>
      <w:r w:rsidRPr="00ED1C73">
        <w:rPr>
          <w:rFonts w:ascii="Times New Roman" w:hAnsi="Times New Roman" w:cs="Times New Roman"/>
        </w:rPr>
        <w:tab/>
        <w:t xml:space="preserve">D. Seok, S. Lee, M. Kim, J. Cho, C. Kim, Motion Artifact Removal Techniques for Wearable EEG and PPG Sensor Systems. </w:t>
      </w:r>
      <w:r w:rsidRPr="00ED1C73">
        <w:rPr>
          <w:rFonts w:ascii="Times New Roman" w:hAnsi="Times New Roman" w:cs="Times New Roman"/>
          <w:i/>
        </w:rPr>
        <w:t>Front. Electron.</w:t>
      </w:r>
      <w:r w:rsidRPr="00ED1C73">
        <w:rPr>
          <w:rFonts w:ascii="Times New Roman" w:hAnsi="Times New Roman" w:cs="Times New Roman"/>
        </w:rPr>
        <w:t xml:space="preserve"> </w:t>
      </w:r>
      <w:r w:rsidRPr="00ED1C73">
        <w:rPr>
          <w:rFonts w:ascii="Times New Roman" w:hAnsi="Times New Roman" w:cs="Times New Roman"/>
          <w:b/>
        </w:rPr>
        <w:t>2</w:t>
      </w:r>
      <w:r w:rsidRPr="00ED1C73">
        <w:rPr>
          <w:rFonts w:ascii="Times New Roman" w:hAnsi="Times New Roman" w:cs="Times New Roman"/>
        </w:rPr>
        <w:t>, 685513 (2021).</w:t>
      </w:r>
    </w:p>
    <w:p w14:paraId="17C53BB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54.</w:t>
      </w:r>
      <w:r w:rsidRPr="00ED1C73">
        <w:rPr>
          <w:rFonts w:ascii="Times New Roman" w:hAnsi="Times New Roman" w:cs="Times New Roman"/>
        </w:rPr>
        <w:tab/>
        <w:t xml:space="preserve">D. B. Geselowitz, On the theory of the electrocardiogram. </w:t>
      </w:r>
      <w:r w:rsidRPr="00ED1C73">
        <w:rPr>
          <w:rFonts w:ascii="Times New Roman" w:hAnsi="Times New Roman" w:cs="Times New Roman"/>
          <w:i/>
        </w:rPr>
        <w:t>Proc. IEEE</w:t>
      </w:r>
      <w:r w:rsidRPr="00ED1C73">
        <w:rPr>
          <w:rFonts w:ascii="Times New Roman" w:hAnsi="Times New Roman" w:cs="Times New Roman"/>
        </w:rPr>
        <w:t xml:space="preserve"> </w:t>
      </w:r>
      <w:r w:rsidRPr="00ED1C73">
        <w:rPr>
          <w:rFonts w:ascii="Times New Roman" w:hAnsi="Times New Roman" w:cs="Times New Roman"/>
          <w:b/>
        </w:rPr>
        <w:t>77</w:t>
      </w:r>
      <w:r w:rsidRPr="00ED1C73">
        <w:rPr>
          <w:rFonts w:ascii="Times New Roman" w:hAnsi="Times New Roman" w:cs="Times New Roman"/>
        </w:rPr>
        <w:t>, 857-876 (1989).</w:t>
      </w:r>
    </w:p>
    <w:p w14:paraId="664DDCB4"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55.</w:t>
      </w:r>
      <w:r w:rsidRPr="00ED1C73">
        <w:rPr>
          <w:rFonts w:ascii="Times New Roman" w:hAnsi="Times New Roman" w:cs="Times New Roman"/>
        </w:rPr>
        <w:tab/>
        <w:t xml:space="preserve">G. Dirlich, L. Vogl, M. Plaschke, F. Strian, Cardiac field effects on the EEG. </w:t>
      </w:r>
      <w:r w:rsidRPr="00ED1C73">
        <w:rPr>
          <w:rFonts w:ascii="Times New Roman" w:hAnsi="Times New Roman" w:cs="Times New Roman"/>
          <w:i/>
        </w:rPr>
        <w:t>Electroencephalography and Clinical Neurophysiology</w:t>
      </w:r>
      <w:r w:rsidRPr="00ED1C73">
        <w:rPr>
          <w:rFonts w:ascii="Times New Roman" w:hAnsi="Times New Roman" w:cs="Times New Roman"/>
        </w:rPr>
        <w:t xml:space="preserve"> </w:t>
      </w:r>
      <w:r w:rsidRPr="00ED1C73">
        <w:rPr>
          <w:rFonts w:ascii="Times New Roman" w:hAnsi="Times New Roman" w:cs="Times New Roman"/>
          <w:b/>
        </w:rPr>
        <w:t>102</w:t>
      </w:r>
      <w:r w:rsidRPr="00ED1C73">
        <w:rPr>
          <w:rFonts w:ascii="Times New Roman" w:hAnsi="Times New Roman" w:cs="Times New Roman"/>
        </w:rPr>
        <w:t>, 307-315 (1997).</w:t>
      </w:r>
    </w:p>
    <w:p w14:paraId="7F9B5E31"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56.</w:t>
      </w:r>
      <w:r w:rsidRPr="00ED1C73">
        <w:rPr>
          <w:rFonts w:ascii="Times New Roman" w:hAnsi="Times New Roman" w:cs="Times New Roman"/>
        </w:rPr>
        <w:tab/>
        <w:t>G. G. BERNTSON</w:t>
      </w:r>
      <w:r w:rsidRPr="00ED1C73">
        <w:rPr>
          <w:rFonts w:ascii="Times New Roman" w:hAnsi="Times New Roman" w:cs="Times New Roman"/>
          <w:i/>
        </w:rPr>
        <w:t xml:space="preserve"> et al.</w:t>
      </w:r>
      <w:r w:rsidRPr="00ED1C73">
        <w:rPr>
          <w:rFonts w:ascii="Times New Roman" w:hAnsi="Times New Roman" w:cs="Times New Roman"/>
        </w:rPr>
        <w:t xml:space="preserve">, Heart rate variability: Origins, methods, and interpretive caveats. </w:t>
      </w:r>
      <w:r w:rsidRPr="00ED1C73">
        <w:rPr>
          <w:rFonts w:ascii="Times New Roman" w:hAnsi="Times New Roman" w:cs="Times New Roman"/>
          <w:i/>
        </w:rPr>
        <w:t>Psychophysiol.</w:t>
      </w:r>
      <w:r w:rsidRPr="00ED1C73">
        <w:rPr>
          <w:rFonts w:ascii="Times New Roman" w:hAnsi="Times New Roman" w:cs="Times New Roman"/>
        </w:rPr>
        <w:t xml:space="preserve"> </w:t>
      </w:r>
      <w:r w:rsidRPr="00ED1C73">
        <w:rPr>
          <w:rFonts w:ascii="Times New Roman" w:hAnsi="Times New Roman" w:cs="Times New Roman"/>
          <w:b/>
        </w:rPr>
        <w:t>34</w:t>
      </w:r>
      <w:r w:rsidRPr="00ED1C73">
        <w:rPr>
          <w:rFonts w:ascii="Times New Roman" w:hAnsi="Times New Roman" w:cs="Times New Roman"/>
        </w:rPr>
        <w:t>, 623-648 (1997).</w:t>
      </w:r>
    </w:p>
    <w:p w14:paraId="7FF4A64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57.</w:t>
      </w:r>
      <w:r w:rsidRPr="00ED1C73">
        <w:rPr>
          <w:rFonts w:ascii="Times New Roman" w:hAnsi="Times New Roman" w:cs="Times New Roman"/>
        </w:rPr>
        <w:tab/>
        <w:t xml:space="preserve">K. H. Shelley, Photoplethysmography: Beyond the Calculation of Arterial Oxygen Saturation and Heart Rate. </w:t>
      </w:r>
      <w:r w:rsidRPr="00ED1C73">
        <w:rPr>
          <w:rFonts w:ascii="Times New Roman" w:hAnsi="Times New Roman" w:cs="Times New Roman"/>
          <w:i/>
        </w:rPr>
        <w:t>Anesth. Analg.</w:t>
      </w:r>
      <w:r w:rsidRPr="00ED1C73">
        <w:rPr>
          <w:rFonts w:ascii="Times New Roman" w:hAnsi="Times New Roman" w:cs="Times New Roman"/>
        </w:rPr>
        <w:t xml:space="preserve"> </w:t>
      </w:r>
      <w:r w:rsidRPr="00ED1C73">
        <w:rPr>
          <w:rFonts w:ascii="Times New Roman" w:hAnsi="Times New Roman" w:cs="Times New Roman"/>
          <w:b/>
        </w:rPr>
        <w:t>105</w:t>
      </w:r>
      <w:r w:rsidRPr="00ED1C73">
        <w:rPr>
          <w:rFonts w:ascii="Times New Roman" w:hAnsi="Times New Roman" w:cs="Times New Roman"/>
        </w:rPr>
        <w:t>, S31-S36 (2007).</w:t>
      </w:r>
    </w:p>
    <w:p w14:paraId="6AC3705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58.</w:t>
      </w:r>
      <w:r w:rsidRPr="00ED1C73">
        <w:rPr>
          <w:rFonts w:ascii="Times New Roman" w:hAnsi="Times New Roman" w:cs="Times New Roman"/>
        </w:rPr>
        <w:tab/>
        <w:t xml:space="preserve">M. Elstad, K. Toska, K. H. Chon, E. A. Raeder, R. J. Cohen, Respiratory sinus arrhythmia: opposite effects on systolic and mean arterial pressure in supine humans. </w:t>
      </w:r>
      <w:r w:rsidRPr="00ED1C73">
        <w:rPr>
          <w:rFonts w:ascii="Times New Roman" w:hAnsi="Times New Roman" w:cs="Times New Roman"/>
          <w:i/>
        </w:rPr>
        <w:t>J. Physiol.</w:t>
      </w:r>
      <w:r w:rsidRPr="00ED1C73">
        <w:rPr>
          <w:rFonts w:ascii="Times New Roman" w:hAnsi="Times New Roman" w:cs="Times New Roman"/>
        </w:rPr>
        <w:t xml:space="preserve"> </w:t>
      </w:r>
      <w:r w:rsidRPr="00ED1C73">
        <w:rPr>
          <w:rFonts w:ascii="Times New Roman" w:hAnsi="Times New Roman" w:cs="Times New Roman"/>
          <w:b/>
        </w:rPr>
        <w:t>536</w:t>
      </w:r>
      <w:r w:rsidRPr="00ED1C73">
        <w:rPr>
          <w:rFonts w:ascii="Times New Roman" w:hAnsi="Times New Roman" w:cs="Times New Roman"/>
        </w:rPr>
        <w:t>, 251-259 (2001).</w:t>
      </w:r>
    </w:p>
    <w:p w14:paraId="0C7F2614"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59.</w:t>
      </w:r>
      <w:r w:rsidRPr="00ED1C73">
        <w:rPr>
          <w:rFonts w:ascii="Times New Roman" w:hAnsi="Times New Roman" w:cs="Times New Roman"/>
        </w:rPr>
        <w:tab/>
        <w:t xml:space="preserve">S. Standring, </w:t>
      </w:r>
      <w:r w:rsidRPr="00ED1C73">
        <w:rPr>
          <w:rFonts w:ascii="Times New Roman" w:hAnsi="Times New Roman" w:cs="Times New Roman"/>
          <w:i/>
        </w:rPr>
        <w:t>Gray's Anatomy: The Anatomical Basis of Clinical Practice</w:t>
      </w:r>
      <w:r w:rsidRPr="00ED1C73">
        <w:rPr>
          <w:rFonts w:ascii="Times New Roman" w:hAnsi="Times New Roman" w:cs="Times New Roman"/>
        </w:rPr>
        <w:t>.  (Churchill Livingstone, ed. 39th, 2005).</w:t>
      </w:r>
    </w:p>
    <w:p w14:paraId="728DD0BE"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60.</w:t>
      </w:r>
      <w:r w:rsidRPr="00ED1C73">
        <w:rPr>
          <w:rFonts w:ascii="Times New Roman" w:hAnsi="Times New Roman" w:cs="Times New Roman"/>
        </w:rPr>
        <w:tab/>
        <w:t xml:space="preserve">M. Shibasaki, C. G. Crandall, Mechanisms and controllers of eccrine sweating in humans. </w:t>
      </w:r>
      <w:r w:rsidRPr="00ED1C73">
        <w:rPr>
          <w:rFonts w:ascii="Times New Roman" w:hAnsi="Times New Roman" w:cs="Times New Roman"/>
          <w:i/>
        </w:rPr>
        <w:t>Front. Biosci. (Schol Ed)</w:t>
      </w:r>
      <w:r w:rsidRPr="00ED1C73">
        <w:rPr>
          <w:rFonts w:ascii="Times New Roman" w:hAnsi="Times New Roman" w:cs="Times New Roman"/>
        </w:rPr>
        <w:t xml:space="preserve"> </w:t>
      </w:r>
      <w:r w:rsidRPr="00ED1C73">
        <w:rPr>
          <w:rFonts w:ascii="Times New Roman" w:hAnsi="Times New Roman" w:cs="Times New Roman"/>
          <w:b/>
        </w:rPr>
        <w:t>2</w:t>
      </w:r>
      <w:r w:rsidRPr="00ED1C73">
        <w:rPr>
          <w:rFonts w:ascii="Times New Roman" w:hAnsi="Times New Roman" w:cs="Times New Roman"/>
        </w:rPr>
        <w:t>, 685-696 (2010).</w:t>
      </w:r>
    </w:p>
    <w:p w14:paraId="0A8343C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61.</w:t>
      </w:r>
      <w:r w:rsidRPr="00ED1C73">
        <w:rPr>
          <w:rFonts w:ascii="Times New Roman" w:hAnsi="Times New Roman" w:cs="Times New Roman"/>
        </w:rPr>
        <w:tab/>
        <w:t xml:space="preserve">E. N. D. Grassi, G. Chagnon, H. M. R. de Oliveira, D. Favier, Anisotropy and Clausius-Clapeyron relation for forward and reverse stress-induced martensitic transformations in polycrystalline NiTi thin walled tubes. </w:t>
      </w:r>
      <w:r w:rsidRPr="00ED1C73">
        <w:rPr>
          <w:rFonts w:ascii="Times New Roman" w:hAnsi="Times New Roman" w:cs="Times New Roman"/>
          <w:i/>
        </w:rPr>
        <w:t>Mech. Mater.</w:t>
      </w:r>
      <w:r w:rsidRPr="00ED1C73">
        <w:rPr>
          <w:rFonts w:ascii="Times New Roman" w:hAnsi="Times New Roman" w:cs="Times New Roman"/>
        </w:rPr>
        <w:t xml:space="preserve"> </w:t>
      </w:r>
      <w:r w:rsidRPr="00ED1C73">
        <w:rPr>
          <w:rFonts w:ascii="Times New Roman" w:hAnsi="Times New Roman" w:cs="Times New Roman"/>
          <w:b/>
        </w:rPr>
        <w:t>146</w:t>
      </w:r>
      <w:r w:rsidRPr="00ED1C73">
        <w:rPr>
          <w:rFonts w:ascii="Times New Roman" w:hAnsi="Times New Roman" w:cs="Times New Roman"/>
        </w:rPr>
        <w:t>, 103392 (2020).</w:t>
      </w:r>
    </w:p>
    <w:p w14:paraId="41C88B65"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62.</w:t>
      </w:r>
      <w:r w:rsidRPr="00ED1C73">
        <w:rPr>
          <w:rFonts w:ascii="Times New Roman" w:hAnsi="Times New Roman" w:cs="Times New Roman"/>
        </w:rPr>
        <w:tab/>
        <w:t xml:space="preserve">Y. Liu, H. Yang, Strain dependence of the Clausius–Clapeyron relation for thermoelastic martensitic transformations in NiTi. </w:t>
      </w:r>
      <w:r w:rsidRPr="00ED1C73">
        <w:rPr>
          <w:rFonts w:ascii="Times New Roman" w:hAnsi="Times New Roman" w:cs="Times New Roman"/>
          <w:i/>
        </w:rPr>
        <w:t>Smart Mater. Struct.</w:t>
      </w:r>
      <w:r w:rsidRPr="00ED1C73">
        <w:rPr>
          <w:rFonts w:ascii="Times New Roman" w:hAnsi="Times New Roman" w:cs="Times New Roman"/>
        </w:rPr>
        <w:t xml:space="preserve"> </w:t>
      </w:r>
      <w:r w:rsidRPr="00ED1C73">
        <w:rPr>
          <w:rFonts w:ascii="Times New Roman" w:hAnsi="Times New Roman" w:cs="Times New Roman"/>
          <w:b/>
        </w:rPr>
        <w:t>16</w:t>
      </w:r>
      <w:r w:rsidRPr="00ED1C73">
        <w:rPr>
          <w:rFonts w:ascii="Times New Roman" w:hAnsi="Times New Roman" w:cs="Times New Roman"/>
        </w:rPr>
        <w:t>, S22 (2007).</w:t>
      </w:r>
    </w:p>
    <w:p w14:paraId="04B6CE5E"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63.</w:t>
      </w:r>
      <w:r w:rsidRPr="00ED1C73">
        <w:rPr>
          <w:rFonts w:ascii="Times New Roman" w:hAnsi="Times New Roman" w:cs="Times New Roman"/>
        </w:rPr>
        <w:tab/>
        <w:t xml:space="preserve">A. L. McKelvey, R. O. Ritchie, On the temperature dependence of the superelastic strength and the prediction of the theoretical uniaxial transformation strain in Nitinol. </w:t>
      </w:r>
      <w:r w:rsidRPr="00ED1C73">
        <w:rPr>
          <w:rFonts w:ascii="Times New Roman" w:hAnsi="Times New Roman" w:cs="Times New Roman"/>
          <w:i/>
        </w:rPr>
        <w:t>Philos. Mag. A</w:t>
      </w:r>
      <w:r w:rsidRPr="00ED1C73">
        <w:rPr>
          <w:rFonts w:ascii="Times New Roman" w:hAnsi="Times New Roman" w:cs="Times New Roman"/>
        </w:rPr>
        <w:t xml:space="preserve"> </w:t>
      </w:r>
      <w:r w:rsidRPr="00ED1C73">
        <w:rPr>
          <w:rFonts w:ascii="Times New Roman" w:hAnsi="Times New Roman" w:cs="Times New Roman"/>
          <w:b/>
        </w:rPr>
        <w:t>80</w:t>
      </w:r>
      <w:r w:rsidRPr="00ED1C73">
        <w:rPr>
          <w:rFonts w:ascii="Times New Roman" w:hAnsi="Times New Roman" w:cs="Times New Roman"/>
        </w:rPr>
        <w:t>, 1759-1768 (2000).</w:t>
      </w:r>
    </w:p>
    <w:p w14:paraId="4AD4F4C0"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64.</w:t>
      </w:r>
      <w:r w:rsidRPr="00ED1C73">
        <w:rPr>
          <w:rFonts w:ascii="Times New Roman" w:hAnsi="Times New Roman" w:cs="Times New Roman"/>
        </w:rPr>
        <w:tab/>
        <w:t>P. Agarwal, Y. Guo, N. V. Thakor, paper presented at the 2023 IEEE Biomedical Circuits and Systems Conference (BioCAS),  2023.</w:t>
      </w:r>
    </w:p>
    <w:p w14:paraId="415E05CA" w14:textId="29373C6F"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65.</w:t>
      </w:r>
      <w:r w:rsidRPr="00ED1C73">
        <w:rPr>
          <w:rFonts w:ascii="Times New Roman" w:hAnsi="Times New Roman" w:cs="Times New Roman"/>
        </w:rPr>
        <w:tab/>
        <w:t xml:space="preserve">N. Celik;, N. Manivannan;, W. Balachandran, Evaluation of a Behind-the-Ear ECG Device for Smartphone based Integrated Multiple Smart Sensor System in Health Applications. </w:t>
      </w:r>
      <w:r w:rsidRPr="00ED1C73">
        <w:rPr>
          <w:rFonts w:ascii="Times New Roman" w:hAnsi="Times New Roman" w:cs="Times New Roman"/>
          <w:i/>
        </w:rPr>
        <w:t>Int. J. Adv. Comput. Sci. Appl.</w:t>
      </w:r>
      <w:r w:rsidRPr="00ED1C73">
        <w:rPr>
          <w:rFonts w:ascii="Times New Roman" w:hAnsi="Times New Roman" w:cs="Times New Roman"/>
        </w:rPr>
        <w:t xml:space="preserve"> </w:t>
      </w:r>
      <w:r w:rsidRPr="00ED1C73">
        <w:rPr>
          <w:rFonts w:ascii="Times New Roman" w:hAnsi="Times New Roman" w:cs="Times New Roman"/>
          <w:b/>
        </w:rPr>
        <w:t>7</w:t>
      </w:r>
      <w:r w:rsidRPr="00ED1C73">
        <w:rPr>
          <w:rFonts w:ascii="Times New Roman" w:hAnsi="Times New Roman" w:cs="Times New Roman"/>
        </w:rPr>
        <w:t>, 409-418 (2016).</w:t>
      </w:r>
    </w:p>
    <w:p w14:paraId="588EC45C"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66.</w:t>
      </w:r>
      <w:r w:rsidRPr="00ED1C73">
        <w:rPr>
          <w:rFonts w:ascii="Times New Roman" w:hAnsi="Times New Roman" w:cs="Times New Roman"/>
        </w:rPr>
        <w:tab/>
        <w:t>H. J. Davies</w:t>
      </w:r>
      <w:r w:rsidRPr="00ED1C73">
        <w:rPr>
          <w:rFonts w:ascii="Times New Roman" w:hAnsi="Times New Roman" w:cs="Times New Roman"/>
          <w:i/>
        </w:rPr>
        <w:t xml:space="preserve"> et al.</w:t>
      </w:r>
      <w:r w:rsidRPr="00ED1C73">
        <w:rPr>
          <w:rFonts w:ascii="Times New Roman" w:hAnsi="Times New Roman" w:cs="Times New Roman"/>
        </w:rPr>
        <w:t xml:space="preserve">, The Deep-Match Framework: R-Peak Detection in Ear-ECG. </w:t>
      </w:r>
      <w:r w:rsidRPr="00ED1C73">
        <w:rPr>
          <w:rFonts w:ascii="Times New Roman" w:hAnsi="Times New Roman" w:cs="Times New Roman"/>
          <w:i/>
        </w:rPr>
        <w:t>IEEE Trans. Biomed. Eng.</w:t>
      </w:r>
      <w:r w:rsidRPr="00ED1C73">
        <w:rPr>
          <w:rFonts w:ascii="Times New Roman" w:hAnsi="Times New Roman" w:cs="Times New Roman"/>
        </w:rPr>
        <w:t xml:space="preserve"> </w:t>
      </w:r>
      <w:r w:rsidRPr="00ED1C73">
        <w:rPr>
          <w:rFonts w:ascii="Times New Roman" w:hAnsi="Times New Roman" w:cs="Times New Roman"/>
          <w:b/>
        </w:rPr>
        <w:t>71</w:t>
      </w:r>
      <w:r w:rsidRPr="00ED1C73">
        <w:rPr>
          <w:rFonts w:ascii="Times New Roman" w:hAnsi="Times New Roman" w:cs="Times New Roman"/>
        </w:rPr>
        <w:t>, 2014-2021 (2024).</w:t>
      </w:r>
    </w:p>
    <w:p w14:paraId="1463854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67.</w:t>
      </w:r>
      <w:r w:rsidRPr="00ED1C73">
        <w:rPr>
          <w:rFonts w:ascii="Times New Roman" w:hAnsi="Times New Roman" w:cs="Times New Roman"/>
        </w:rPr>
        <w:tab/>
        <w:t>R. De Lucia</w:t>
      </w:r>
      <w:r w:rsidRPr="00ED1C73">
        <w:rPr>
          <w:rFonts w:ascii="Times New Roman" w:hAnsi="Times New Roman" w:cs="Times New Roman"/>
          <w:i/>
        </w:rPr>
        <w:t xml:space="preserve"> et al.</w:t>
      </w:r>
      <w:r w:rsidRPr="00ED1C73">
        <w:rPr>
          <w:rFonts w:ascii="Times New Roman" w:hAnsi="Times New Roman" w:cs="Times New Roman"/>
        </w:rPr>
        <w:t xml:space="preserve">, The in-ear region as a novel anatomical site for ECG signal detection: validation study on healthy volunteers. </w:t>
      </w:r>
      <w:r w:rsidRPr="00ED1C73">
        <w:rPr>
          <w:rFonts w:ascii="Times New Roman" w:hAnsi="Times New Roman" w:cs="Times New Roman"/>
          <w:i/>
        </w:rPr>
        <w:t>J. Interv. Card. Electrophysiol.</w:t>
      </w:r>
      <w:r w:rsidRPr="00ED1C73">
        <w:rPr>
          <w:rFonts w:ascii="Times New Roman" w:hAnsi="Times New Roman" w:cs="Times New Roman"/>
        </w:rPr>
        <w:t xml:space="preserve"> </w:t>
      </w:r>
      <w:r w:rsidRPr="00ED1C73">
        <w:rPr>
          <w:rFonts w:ascii="Times New Roman" w:hAnsi="Times New Roman" w:cs="Times New Roman"/>
          <w:b/>
        </w:rPr>
        <w:t>60</w:t>
      </w:r>
      <w:r w:rsidRPr="00ED1C73">
        <w:rPr>
          <w:rFonts w:ascii="Times New Roman" w:hAnsi="Times New Roman" w:cs="Times New Roman"/>
        </w:rPr>
        <w:t>, 93-100 (2021).</w:t>
      </w:r>
    </w:p>
    <w:p w14:paraId="0259FAB9"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68.</w:t>
      </w:r>
      <w:r w:rsidRPr="00ED1C73">
        <w:rPr>
          <w:rFonts w:ascii="Times New Roman" w:hAnsi="Times New Roman" w:cs="Times New Roman"/>
        </w:rPr>
        <w:tab/>
        <w:t xml:space="preserve">S. Guler, A. Golparvar, O. Ozturk, M. K. Yapici, Ear Electrocardiography With Soft Graphene Textiles for Hearable Applications. </w:t>
      </w:r>
      <w:r w:rsidRPr="00ED1C73">
        <w:rPr>
          <w:rFonts w:ascii="Times New Roman" w:hAnsi="Times New Roman" w:cs="Times New Roman"/>
          <w:i/>
        </w:rPr>
        <w:t>IEEE Sens. Lett.</w:t>
      </w:r>
      <w:r w:rsidRPr="00ED1C73">
        <w:rPr>
          <w:rFonts w:ascii="Times New Roman" w:hAnsi="Times New Roman" w:cs="Times New Roman"/>
        </w:rPr>
        <w:t xml:space="preserve"> </w:t>
      </w:r>
      <w:r w:rsidRPr="00ED1C73">
        <w:rPr>
          <w:rFonts w:ascii="Times New Roman" w:hAnsi="Times New Roman" w:cs="Times New Roman"/>
          <w:b/>
        </w:rPr>
        <w:t>6</w:t>
      </w:r>
      <w:r w:rsidRPr="00ED1C73">
        <w:rPr>
          <w:rFonts w:ascii="Times New Roman" w:hAnsi="Times New Roman" w:cs="Times New Roman"/>
        </w:rPr>
        <w:t>, 1-4 (2022).</w:t>
      </w:r>
    </w:p>
    <w:p w14:paraId="340D12E9"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69.</w:t>
      </w:r>
      <w:r w:rsidRPr="00ED1C73">
        <w:rPr>
          <w:rFonts w:ascii="Times New Roman" w:hAnsi="Times New Roman" w:cs="Times New Roman"/>
        </w:rPr>
        <w:tab/>
        <w:t>G. Hammour;, M. Yarici;, W. v. R. D. P. Mandic, paper presented at the 2019 41st Annual International Conference of the IEEE Engineering in Medicine and Biology Society (EMBC), Berlin, Germany,  2019.</w:t>
      </w:r>
    </w:p>
    <w:p w14:paraId="021C5F62"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lastRenderedPageBreak/>
        <w:t>70.</w:t>
      </w:r>
      <w:r w:rsidRPr="00ED1C73">
        <w:rPr>
          <w:rFonts w:ascii="Times New Roman" w:hAnsi="Times New Roman" w:cs="Times New Roman"/>
        </w:rPr>
        <w:tab/>
        <w:t>N. K. Jacob;</w:t>
      </w:r>
      <w:r w:rsidRPr="00ED1C73">
        <w:rPr>
          <w:rFonts w:ascii="Times New Roman" w:hAnsi="Times New Roman" w:cs="Times New Roman"/>
          <w:i/>
        </w:rPr>
        <w:t xml:space="preserve"> et al.</w:t>
      </w:r>
      <w:r w:rsidRPr="00ED1C73">
        <w:rPr>
          <w:rFonts w:ascii="Times New Roman" w:hAnsi="Times New Roman" w:cs="Times New Roman"/>
        </w:rPr>
        <w:t>, paper presented at the 2018 40th Annual International Conference of the IEEE Engineering in Medicine and Biology Society (EMBC), Honolulu, HI, USA, 18-21 July 2018 2018.</w:t>
      </w:r>
    </w:p>
    <w:p w14:paraId="695EB9D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71.</w:t>
      </w:r>
      <w:r w:rsidRPr="00ED1C73">
        <w:rPr>
          <w:rFonts w:ascii="Times New Roman" w:hAnsi="Times New Roman" w:cs="Times New Roman"/>
        </w:rPr>
        <w:tab/>
        <w:t>D. Mandic</w:t>
      </w:r>
      <w:r w:rsidRPr="00ED1C73">
        <w:rPr>
          <w:rFonts w:ascii="Times New Roman" w:hAnsi="Times New Roman" w:cs="Times New Roman"/>
          <w:i/>
        </w:rPr>
        <w:t xml:space="preserve"> et al.</w:t>
      </w:r>
      <w:r w:rsidRPr="00ED1C73">
        <w:rPr>
          <w:rFonts w:ascii="Times New Roman" w:hAnsi="Times New Roman" w:cs="Times New Roman"/>
        </w:rPr>
        <w:t xml:space="preserve">, In Your Ear: A Multimodal Hearables Device for the Assessment of the State of Body and Mind. </w:t>
      </w:r>
      <w:r w:rsidRPr="00ED1C73">
        <w:rPr>
          <w:rFonts w:ascii="Times New Roman" w:hAnsi="Times New Roman" w:cs="Times New Roman"/>
          <w:i/>
        </w:rPr>
        <w:t>IEEE Pulse</w:t>
      </w:r>
      <w:r w:rsidRPr="00ED1C73">
        <w:rPr>
          <w:rFonts w:ascii="Times New Roman" w:hAnsi="Times New Roman" w:cs="Times New Roman"/>
        </w:rPr>
        <w:t xml:space="preserve"> </w:t>
      </w:r>
      <w:r w:rsidRPr="00ED1C73">
        <w:rPr>
          <w:rFonts w:ascii="Times New Roman" w:hAnsi="Times New Roman" w:cs="Times New Roman"/>
          <w:b/>
        </w:rPr>
        <w:t>14</w:t>
      </w:r>
      <w:r w:rsidRPr="00ED1C73">
        <w:rPr>
          <w:rFonts w:ascii="Times New Roman" w:hAnsi="Times New Roman" w:cs="Times New Roman"/>
        </w:rPr>
        <w:t>, 17-23 (2023).</w:t>
      </w:r>
    </w:p>
    <w:p w14:paraId="4727F422"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72.</w:t>
      </w:r>
      <w:r w:rsidRPr="00ED1C73">
        <w:rPr>
          <w:rFonts w:ascii="Times New Roman" w:hAnsi="Times New Roman" w:cs="Times New Roman"/>
        </w:rPr>
        <w:tab/>
        <w:t>E. Occhipinti</w:t>
      </w:r>
      <w:r w:rsidRPr="00ED1C73">
        <w:rPr>
          <w:rFonts w:ascii="Times New Roman" w:hAnsi="Times New Roman" w:cs="Times New Roman"/>
          <w:i/>
        </w:rPr>
        <w:t xml:space="preserve"> et al.</w:t>
      </w:r>
      <w:r w:rsidRPr="00ED1C73">
        <w:rPr>
          <w:rFonts w:ascii="Times New Roman" w:hAnsi="Times New Roman" w:cs="Times New Roman"/>
        </w:rPr>
        <w:t>, In-ear ECG Signal Enhancement with Denoising Convolutional Autoencoders. 2024 (10.48550/arXiv.2409.05891).</w:t>
      </w:r>
    </w:p>
    <w:p w14:paraId="6815A1B7"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73.</w:t>
      </w:r>
      <w:r w:rsidRPr="00ED1C73">
        <w:rPr>
          <w:rFonts w:ascii="Times New Roman" w:hAnsi="Times New Roman" w:cs="Times New Roman"/>
        </w:rPr>
        <w:tab/>
        <w:t>A. C. Palmisciano</w:t>
      </w:r>
      <w:r w:rsidRPr="00ED1C73">
        <w:rPr>
          <w:rFonts w:ascii="Times New Roman" w:hAnsi="Times New Roman" w:cs="Times New Roman"/>
          <w:i/>
        </w:rPr>
        <w:t xml:space="preserve"> et al.</w:t>
      </w:r>
      <w:r w:rsidRPr="00ED1C73">
        <w:rPr>
          <w:rFonts w:ascii="Times New Roman" w:hAnsi="Times New Roman" w:cs="Times New Roman"/>
        </w:rPr>
        <w:t xml:space="preserve">, Eyewear-Based ECG Recording: A Novel Head-Electrode Approach for Reliable Cardiac Signal Acquisition. </w:t>
      </w:r>
      <w:r w:rsidRPr="00ED1C73">
        <w:rPr>
          <w:rFonts w:ascii="Times New Roman" w:hAnsi="Times New Roman" w:cs="Times New Roman"/>
          <w:i/>
        </w:rPr>
        <w:t>IEEE Access</w:t>
      </w:r>
      <w:r w:rsidRPr="00ED1C73">
        <w:rPr>
          <w:rFonts w:ascii="Times New Roman" w:hAnsi="Times New Roman" w:cs="Times New Roman"/>
        </w:rPr>
        <w:t xml:space="preserve"> </w:t>
      </w:r>
      <w:r w:rsidRPr="00ED1C73">
        <w:rPr>
          <w:rFonts w:ascii="Times New Roman" w:hAnsi="Times New Roman" w:cs="Times New Roman"/>
          <w:b/>
        </w:rPr>
        <w:t>13</w:t>
      </w:r>
      <w:r w:rsidRPr="00ED1C73">
        <w:rPr>
          <w:rFonts w:ascii="Times New Roman" w:hAnsi="Times New Roman" w:cs="Times New Roman"/>
        </w:rPr>
        <w:t>, 45488-45499 (2025).</w:t>
      </w:r>
    </w:p>
    <w:p w14:paraId="70314664"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74.</w:t>
      </w:r>
      <w:r w:rsidRPr="00ED1C73">
        <w:rPr>
          <w:rFonts w:ascii="Times New Roman" w:hAnsi="Times New Roman" w:cs="Times New Roman"/>
        </w:rPr>
        <w:tab/>
        <w:t xml:space="preserve">H. Tian, E. Occhipinti, A. Nassibi, D. P. Mandic, Hearables: Heart Rate Variability from Ear Electrocardiogram and Ear Photoplethysmogram (Ear-ECG and Ear-PPG). </w:t>
      </w:r>
      <w:r w:rsidRPr="00ED1C73">
        <w:rPr>
          <w:rFonts w:ascii="Times New Roman" w:hAnsi="Times New Roman" w:cs="Times New Roman"/>
          <w:i/>
        </w:rPr>
        <w:t>Annu. Int. Conf. IEEE Eng. Med. Biol. Soc.</w:t>
      </w:r>
      <w:r w:rsidRPr="00ED1C73">
        <w:rPr>
          <w:rFonts w:ascii="Times New Roman" w:hAnsi="Times New Roman" w:cs="Times New Roman"/>
        </w:rPr>
        <w:t xml:space="preserve"> </w:t>
      </w:r>
      <w:r w:rsidRPr="00ED1C73">
        <w:rPr>
          <w:rFonts w:ascii="Times New Roman" w:hAnsi="Times New Roman" w:cs="Times New Roman"/>
          <w:b/>
        </w:rPr>
        <w:t>2023</w:t>
      </w:r>
      <w:r w:rsidRPr="00ED1C73">
        <w:rPr>
          <w:rFonts w:ascii="Times New Roman" w:hAnsi="Times New Roman" w:cs="Times New Roman"/>
        </w:rPr>
        <w:t>, 1-5 (2023).</w:t>
      </w:r>
    </w:p>
    <w:p w14:paraId="4DCC8CAC"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75.</w:t>
      </w:r>
      <w:r w:rsidRPr="00ED1C73">
        <w:rPr>
          <w:rFonts w:ascii="Times New Roman" w:hAnsi="Times New Roman" w:cs="Times New Roman"/>
        </w:rPr>
        <w:tab/>
        <w:t>W. von Rosenberg</w:t>
      </w:r>
      <w:r w:rsidRPr="00ED1C73">
        <w:rPr>
          <w:rFonts w:ascii="Times New Roman" w:hAnsi="Times New Roman" w:cs="Times New Roman"/>
          <w:i/>
        </w:rPr>
        <w:t xml:space="preserve"> et al.</w:t>
      </w:r>
      <w:r w:rsidRPr="00ED1C73">
        <w:rPr>
          <w:rFonts w:ascii="Times New Roman" w:hAnsi="Times New Roman" w:cs="Times New Roman"/>
        </w:rPr>
        <w:t xml:space="preserve">, Hearables: feasibility of recording cardiac rhythms from head and in-ear locations. </w:t>
      </w:r>
      <w:r w:rsidRPr="00ED1C73">
        <w:rPr>
          <w:rFonts w:ascii="Times New Roman" w:hAnsi="Times New Roman" w:cs="Times New Roman"/>
          <w:i/>
        </w:rPr>
        <w:t>R. Soc. Open Sci.</w:t>
      </w:r>
      <w:r w:rsidRPr="00ED1C73">
        <w:rPr>
          <w:rFonts w:ascii="Times New Roman" w:hAnsi="Times New Roman" w:cs="Times New Roman"/>
        </w:rPr>
        <w:t xml:space="preserve"> </w:t>
      </w:r>
      <w:r w:rsidRPr="00ED1C73">
        <w:rPr>
          <w:rFonts w:ascii="Times New Roman" w:hAnsi="Times New Roman" w:cs="Times New Roman"/>
          <w:b/>
        </w:rPr>
        <w:t>4</w:t>
      </w:r>
      <w:r w:rsidRPr="00ED1C73">
        <w:rPr>
          <w:rFonts w:ascii="Times New Roman" w:hAnsi="Times New Roman" w:cs="Times New Roman"/>
        </w:rPr>
        <w:t>, 171214 (2017).</w:t>
      </w:r>
    </w:p>
    <w:p w14:paraId="69A4AEB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76.</w:t>
      </w:r>
      <w:r w:rsidRPr="00ED1C73">
        <w:rPr>
          <w:rFonts w:ascii="Times New Roman" w:hAnsi="Times New Roman" w:cs="Times New Roman"/>
        </w:rPr>
        <w:tab/>
        <w:t xml:space="preserve">Q. Zhang, X. Zeng, W. Hu, D. Zhou, A Machine Learning-Empowered System for Long-Term Motion-Tolerant Wearable Monitoring of Blood Pressure and Heart Rate With Ear-ECG/PPG. </w:t>
      </w:r>
      <w:r w:rsidRPr="00ED1C73">
        <w:rPr>
          <w:rFonts w:ascii="Times New Roman" w:hAnsi="Times New Roman" w:cs="Times New Roman"/>
          <w:i/>
        </w:rPr>
        <w:t>IEEE Access</w:t>
      </w:r>
      <w:r w:rsidRPr="00ED1C73">
        <w:rPr>
          <w:rFonts w:ascii="Times New Roman" w:hAnsi="Times New Roman" w:cs="Times New Roman"/>
        </w:rPr>
        <w:t xml:space="preserve"> </w:t>
      </w:r>
      <w:r w:rsidRPr="00ED1C73">
        <w:rPr>
          <w:rFonts w:ascii="Times New Roman" w:hAnsi="Times New Roman" w:cs="Times New Roman"/>
          <w:b/>
        </w:rPr>
        <w:t>5</w:t>
      </w:r>
      <w:r w:rsidRPr="00ED1C73">
        <w:rPr>
          <w:rFonts w:ascii="Times New Roman" w:hAnsi="Times New Roman" w:cs="Times New Roman"/>
        </w:rPr>
        <w:t>, 10547-10561 (2017).</w:t>
      </w:r>
    </w:p>
    <w:p w14:paraId="4931CAB7"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77.</w:t>
      </w:r>
      <w:r w:rsidRPr="00ED1C73">
        <w:rPr>
          <w:rFonts w:ascii="Times New Roman" w:hAnsi="Times New Roman" w:cs="Times New Roman"/>
        </w:rPr>
        <w:tab/>
        <w:t xml:space="preserve">S. E. Lim, H. S. Kim, S. W. Lee, K. H. Bae, Y. H. Baek, Validation of Fitbit Inspire 2(TM) Against Polysomnography in Adults Considering Adaptation for Use. </w:t>
      </w:r>
      <w:r w:rsidRPr="00ED1C73">
        <w:rPr>
          <w:rFonts w:ascii="Times New Roman" w:hAnsi="Times New Roman" w:cs="Times New Roman"/>
          <w:i/>
        </w:rPr>
        <w:t>Nat. Sci. Sleep</w:t>
      </w:r>
      <w:r w:rsidRPr="00ED1C73">
        <w:rPr>
          <w:rFonts w:ascii="Times New Roman" w:hAnsi="Times New Roman" w:cs="Times New Roman"/>
        </w:rPr>
        <w:t xml:space="preserve"> </w:t>
      </w:r>
      <w:r w:rsidRPr="00ED1C73">
        <w:rPr>
          <w:rFonts w:ascii="Times New Roman" w:hAnsi="Times New Roman" w:cs="Times New Roman"/>
          <w:b/>
        </w:rPr>
        <w:t>15</w:t>
      </w:r>
      <w:r w:rsidRPr="00ED1C73">
        <w:rPr>
          <w:rFonts w:ascii="Times New Roman" w:hAnsi="Times New Roman" w:cs="Times New Roman"/>
        </w:rPr>
        <w:t>, 59-67 (2023).</w:t>
      </w:r>
    </w:p>
    <w:p w14:paraId="26264E6D"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78.</w:t>
      </w:r>
      <w:r w:rsidRPr="00ED1C73">
        <w:rPr>
          <w:rFonts w:ascii="Times New Roman" w:hAnsi="Times New Roman" w:cs="Times New Roman"/>
        </w:rPr>
        <w:tab/>
        <w:t>F. B. Silva</w:t>
      </w:r>
      <w:r w:rsidRPr="00ED1C73">
        <w:rPr>
          <w:rFonts w:ascii="Times New Roman" w:hAnsi="Times New Roman" w:cs="Times New Roman"/>
          <w:i/>
        </w:rPr>
        <w:t xml:space="preserve"> et al.</w:t>
      </w:r>
      <w:r w:rsidRPr="00ED1C73">
        <w:rPr>
          <w:rFonts w:ascii="Times New Roman" w:hAnsi="Times New Roman" w:cs="Times New Roman"/>
        </w:rPr>
        <w:t xml:space="preserve">, Sleep staging algorithm based on smartwatch sensors for healthy and sleep apnea populations. </w:t>
      </w:r>
      <w:r w:rsidRPr="00ED1C73">
        <w:rPr>
          <w:rFonts w:ascii="Times New Roman" w:hAnsi="Times New Roman" w:cs="Times New Roman"/>
          <w:i/>
        </w:rPr>
        <w:t>Sleep Med.</w:t>
      </w:r>
      <w:r w:rsidRPr="00ED1C73">
        <w:rPr>
          <w:rFonts w:ascii="Times New Roman" w:hAnsi="Times New Roman" w:cs="Times New Roman"/>
        </w:rPr>
        <w:t xml:space="preserve"> </w:t>
      </w:r>
      <w:r w:rsidRPr="00ED1C73">
        <w:rPr>
          <w:rFonts w:ascii="Times New Roman" w:hAnsi="Times New Roman" w:cs="Times New Roman"/>
          <w:b/>
        </w:rPr>
        <w:t>119</w:t>
      </w:r>
      <w:r w:rsidRPr="00ED1C73">
        <w:rPr>
          <w:rFonts w:ascii="Times New Roman" w:hAnsi="Times New Roman" w:cs="Times New Roman"/>
        </w:rPr>
        <w:t>, 535-548 (2024).</w:t>
      </w:r>
    </w:p>
    <w:p w14:paraId="328CA2B6"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79.</w:t>
      </w:r>
      <w:r w:rsidRPr="00ED1C73">
        <w:rPr>
          <w:rFonts w:ascii="Times New Roman" w:hAnsi="Times New Roman" w:cs="Times New Roman"/>
        </w:rPr>
        <w:tab/>
        <w:t xml:space="preserve">J. Guo, J. Luo, Y. Xiao, R. Huang, Validity and clinical utility of a wrist-worn device against polysomnography. </w:t>
      </w:r>
      <w:r w:rsidRPr="00ED1C73">
        <w:rPr>
          <w:rFonts w:ascii="Times New Roman" w:hAnsi="Times New Roman" w:cs="Times New Roman"/>
          <w:i/>
        </w:rPr>
        <w:t>PLoS One</w:t>
      </w:r>
      <w:r w:rsidRPr="00ED1C73">
        <w:rPr>
          <w:rFonts w:ascii="Times New Roman" w:hAnsi="Times New Roman" w:cs="Times New Roman"/>
        </w:rPr>
        <w:t xml:space="preserve"> </w:t>
      </w:r>
      <w:r w:rsidRPr="00ED1C73">
        <w:rPr>
          <w:rFonts w:ascii="Times New Roman" w:hAnsi="Times New Roman" w:cs="Times New Roman"/>
          <w:b/>
        </w:rPr>
        <w:t>20</w:t>
      </w:r>
      <w:r w:rsidRPr="00ED1C73">
        <w:rPr>
          <w:rFonts w:ascii="Times New Roman" w:hAnsi="Times New Roman" w:cs="Times New Roman"/>
        </w:rPr>
        <w:t>, e0330774 (2025).</w:t>
      </w:r>
    </w:p>
    <w:p w14:paraId="09143D35"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80.</w:t>
      </w:r>
      <w:r w:rsidRPr="00ED1C73">
        <w:rPr>
          <w:rFonts w:ascii="Times New Roman" w:hAnsi="Times New Roman" w:cs="Times New Roman"/>
        </w:rPr>
        <w:tab/>
        <w:t>T. Lee</w:t>
      </w:r>
      <w:r w:rsidRPr="00ED1C73">
        <w:rPr>
          <w:rFonts w:ascii="Times New Roman" w:hAnsi="Times New Roman" w:cs="Times New Roman"/>
          <w:i/>
        </w:rPr>
        <w:t xml:space="preserve"> et al.</w:t>
      </w:r>
      <w:r w:rsidRPr="00ED1C73">
        <w:rPr>
          <w:rFonts w:ascii="Times New Roman" w:hAnsi="Times New Roman" w:cs="Times New Roman"/>
        </w:rPr>
        <w:t xml:space="preserve">, Accuracy of 11 Wearable, Nearable, and Airable Consumer Sleep Trackers: Prospective Multicenter Validation Study. </w:t>
      </w:r>
      <w:r w:rsidRPr="00ED1C73">
        <w:rPr>
          <w:rFonts w:ascii="Times New Roman" w:hAnsi="Times New Roman" w:cs="Times New Roman"/>
          <w:i/>
        </w:rPr>
        <w:t>JMIR mHealth uHealth</w:t>
      </w:r>
      <w:r w:rsidRPr="00ED1C73">
        <w:rPr>
          <w:rFonts w:ascii="Times New Roman" w:hAnsi="Times New Roman" w:cs="Times New Roman"/>
        </w:rPr>
        <w:t xml:space="preserve"> </w:t>
      </w:r>
      <w:r w:rsidRPr="00ED1C73">
        <w:rPr>
          <w:rFonts w:ascii="Times New Roman" w:hAnsi="Times New Roman" w:cs="Times New Roman"/>
          <w:b/>
        </w:rPr>
        <w:t>11</w:t>
      </w:r>
      <w:r w:rsidRPr="00ED1C73">
        <w:rPr>
          <w:rFonts w:ascii="Times New Roman" w:hAnsi="Times New Roman" w:cs="Times New Roman"/>
        </w:rPr>
        <w:t>, e50983 (2023).</w:t>
      </w:r>
    </w:p>
    <w:p w14:paraId="19ECCE14"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81.</w:t>
      </w:r>
      <w:r w:rsidRPr="00ED1C73">
        <w:rPr>
          <w:rFonts w:ascii="Times New Roman" w:hAnsi="Times New Roman" w:cs="Times New Roman"/>
        </w:rPr>
        <w:tab/>
        <w:t>R. Robbins</w:t>
      </w:r>
      <w:r w:rsidRPr="00ED1C73">
        <w:rPr>
          <w:rFonts w:ascii="Times New Roman" w:hAnsi="Times New Roman" w:cs="Times New Roman"/>
          <w:i/>
        </w:rPr>
        <w:t xml:space="preserve"> et al.</w:t>
      </w:r>
      <w:r w:rsidRPr="00ED1C73">
        <w:rPr>
          <w:rFonts w:ascii="Times New Roman" w:hAnsi="Times New Roman" w:cs="Times New Roman"/>
        </w:rPr>
        <w:t xml:space="preserve">, Accuracy of Three Commercial Wearable Devices for Sleep Tracking in Healthy Adults. </w:t>
      </w:r>
      <w:r w:rsidRPr="00ED1C73">
        <w:rPr>
          <w:rFonts w:ascii="Times New Roman" w:hAnsi="Times New Roman" w:cs="Times New Roman"/>
          <w:i/>
        </w:rPr>
        <w:t>Sensors</w:t>
      </w:r>
      <w:r w:rsidRPr="00ED1C73">
        <w:rPr>
          <w:rFonts w:ascii="Times New Roman" w:hAnsi="Times New Roman" w:cs="Times New Roman"/>
        </w:rPr>
        <w:t xml:space="preserve"> </w:t>
      </w:r>
      <w:r w:rsidRPr="00ED1C73">
        <w:rPr>
          <w:rFonts w:ascii="Times New Roman" w:hAnsi="Times New Roman" w:cs="Times New Roman"/>
          <w:b/>
        </w:rPr>
        <w:t>24</w:t>
      </w:r>
      <w:r w:rsidRPr="00ED1C73">
        <w:rPr>
          <w:rFonts w:ascii="Times New Roman" w:hAnsi="Times New Roman" w:cs="Times New Roman"/>
        </w:rPr>
        <w:t>,  (2024).</w:t>
      </w:r>
    </w:p>
    <w:p w14:paraId="2B9F20E4"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82.</w:t>
      </w:r>
      <w:r w:rsidRPr="00ED1C73">
        <w:rPr>
          <w:rFonts w:ascii="Times New Roman" w:hAnsi="Times New Roman" w:cs="Times New Roman"/>
        </w:rPr>
        <w:tab/>
        <w:t>T. A. Song</w:t>
      </w:r>
      <w:r w:rsidRPr="00ED1C73">
        <w:rPr>
          <w:rFonts w:ascii="Times New Roman" w:hAnsi="Times New Roman" w:cs="Times New Roman"/>
          <w:i/>
        </w:rPr>
        <w:t xml:space="preserve"> et al.</w:t>
      </w:r>
      <w:r w:rsidRPr="00ED1C73">
        <w:rPr>
          <w:rFonts w:ascii="Times New Roman" w:hAnsi="Times New Roman" w:cs="Times New Roman"/>
        </w:rPr>
        <w:t xml:space="preserve">, AI-Driven sleep staging from actigraphy and heart rate. </w:t>
      </w:r>
      <w:r w:rsidRPr="00ED1C73">
        <w:rPr>
          <w:rFonts w:ascii="Times New Roman" w:hAnsi="Times New Roman" w:cs="Times New Roman"/>
          <w:i/>
        </w:rPr>
        <w:t>PLoS One</w:t>
      </w:r>
      <w:r w:rsidRPr="00ED1C73">
        <w:rPr>
          <w:rFonts w:ascii="Times New Roman" w:hAnsi="Times New Roman" w:cs="Times New Roman"/>
        </w:rPr>
        <w:t xml:space="preserve"> </w:t>
      </w:r>
      <w:r w:rsidRPr="00ED1C73">
        <w:rPr>
          <w:rFonts w:ascii="Times New Roman" w:hAnsi="Times New Roman" w:cs="Times New Roman"/>
          <w:b/>
        </w:rPr>
        <w:t>18</w:t>
      </w:r>
      <w:r w:rsidRPr="00ED1C73">
        <w:rPr>
          <w:rFonts w:ascii="Times New Roman" w:hAnsi="Times New Roman" w:cs="Times New Roman"/>
        </w:rPr>
        <w:t>, e0285703 (2023).</w:t>
      </w:r>
    </w:p>
    <w:p w14:paraId="09831D38"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83.</w:t>
      </w:r>
      <w:r w:rsidRPr="00ED1C73">
        <w:rPr>
          <w:rFonts w:ascii="Times New Roman" w:hAnsi="Times New Roman" w:cs="Times New Roman"/>
        </w:rPr>
        <w:tab/>
        <w:t>X. Zhang</w:t>
      </w:r>
      <w:r w:rsidRPr="00ED1C73">
        <w:rPr>
          <w:rFonts w:ascii="Times New Roman" w:hAnsi="Times New Roman" w:cs="Times New Roman"/>
          <w:i/>
        </w:rPr>
        <w:t xml:space="preserve"> et al.</w:t>
      </w:r>
      <w:r w:rsidRPr="00ED1C73">
        <w:rPr>
          <w:rFonts w:ascii="Times New Roman" w:hAnsi="Times New Roman" w:cs="Times New Roman"/>
        </w:rPr>
        <w:t xml:space="preserve">, Sleep stage classification based on multi-level feature learning and recurrent neural networks via wearable device. </w:t>
      </w:r>
      <w:r w:rsidRPr="00ED1C73">
        <w:rPr>
          <w:rFonts w:ascii="Times New Roman" w:hAnsi="Times New Roman" w:cs="Times New Roman"/>
          <w:i/>
        </w:rPr>
        <w:t>Comput. Biol. Med.</w:t>
      </w:r>
      <w:r w:rsidRPr="00ED1C73">
        <w:rPr>
          <w:rFonts w:ascii="Times New Roman" w:hAnsi="Times New Roman" w:cs="Times New Roman"/>
        </w:rPr>
        <w:t xml:space="preserve"> </w:t>
      </w:r>
      <w:r w:rsidRPr="00ED1C73">
        <w:rPr>
          <w:rFonts w:ascii="Times New Roman" w:hAnsi="Times New Roman" w:cs="Times New Roman"/>
          <w:b/>
        </w:rPr>
        <w:t>103</w:t>
      </w:r>
      <w:r w:rsidRPr="00ED1C73">
        <w:rPr>
          <w:rFonts w:ascii="Times New Roman" w:hAnsi="Times New Roman" w:cs="Times New Roman"/>
        </w:rPr>
        <w:t>, 71-81 (2018).</w:t>
      </w:r>
    </w:p>
    <w:p w14:paraId="79BD13E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84.</w:t>
      </w:r>
      <w:r w:rsidRPr="00ED1C73">
        <w:rPr>
          <w:rFonts w:ascii="Times New Roman" w:hAnsi="Times New Roman" w:cs="Times New Roman"/>
        </w:rPr>
        <w:tab/>
        <w:t>Y. Du</w:t>
      </w:r>
      <w:r w:rsidRPr="00ED1C73">
        <w:rPr>
          <w:rFonts w:ascii="Times New Roman" w:hAnsi="Times New Roman" w:cs="Times New Roman"/>
          <w:i/>
        </w:rPr>
        <w:t xml:space="preserve"> et al.</w:t>
      </w:r>
      <w:r w:rsidRPr="00ED1C73">
        <w:rPr>
          <w:rFonts w:ascii="Times New Roman" w:hAnsi="Times New Roman" w:cs="Times New Roman"/>
        </w:rPr>
        <w:t xml:space="preserve">, A skin-interfaced wireless wearable device and data analytics approach for sleep-stage and disorder detection. </w:t>
      </w:r>
      <w:r w:rsidRPr="00ED1C73">
        <w:rPr>
          <w:rFonts w:ascii="Times New Roman" w:hAnsi="Times New Roman" w:cs="Times New Roman"/>
          <w:i/>
        </w:rPr>
        <w:t>Proc. Natl. Acad. Sci. U.S.A.</w:t>
      </w:r>
      <w:r w:rsidRPr="00ED1C73">
        <w:rPr>
          <w:rFonts w:ascii="Times New Roman" w:hAnsi="Times New Roman" w:cs="Times New Roman"/>
        </w:rPr>
        <w:t xml:space="preserve"> </w:t>
      </w:r>
      <w:r w:rsidRPr="00ED1C73">
        <w:rPr>
          <w:rFonts w:ascii="Times New Roman" w:hAnsi="Times New Roman" w:cs="Times New Roman"/>
          <w:b/>
        </w:rPr>
        <w:t>122</w:t>
      </w:r>
      <w:r w:rsidRPr="00ED1C73">
        <w:rPr>
          <w:rFonts w:ascii="Times New Roman" w:hAnsi="Times New Roman" w:cs="Times New Roman"/>
        </w:rPr>
        <w:t>, e2501220122 (2025).</w:t>
      </w:r>
    </w:p>
    <w:p w14:paraId="1BAF50BC"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85.</w:t>
      </w:r>
      <w:r w:rsidRPr="00ED1C73">
        <w:rPr>
          <w:rFonts w:ascii="Times New Roman" w:hAnsi="Times New Roman" w:cs="Times New Roman"/>
        </w:rPr>
        <w:tab/>
        <w:t>A. H. Zhang</w:t>
      </w:r>
      <w:r w:rsidRPr="00ED1C73">
        <w:rPr>
          <w:rFonts w:ascii="Times New Roman" w:hAnsi="Times New Roman" w:cs="Times New Roman"/>
          <w:i/>
        </w:rPr>
        <w:t xml:space="preserve"> et al.</w:t>
      </w:r>
      <w:r w:rsidRPr="00ED1C73">
        <w:rPr>
          <w:rFonts w:ascii="Times New Roman" w:hAnsi="Times New Roman" w:cs="Times New Roman"/>
        </w:rPr>
        <w:t xml:space="preserve">, Mamba-based Deep Learning Approach for Sleep Staging on a Wireless Multimodal Wearable System Without Electroencephalography. </w:t>
      </w:r>
      <w:r w:rsidRPr="00ED1C73">
        <w:rPr>
          <w:rFonts w:ascii="Times New Roman" w:hAnsi="Times New Roman" w:cs="Times New Roman"/>
          <w:i/>
        </w:rPr>
        <w:t>Sleep</w:t>
      </w:r>
      <w:r w:rsidRPr="00ED1C73">
        <w:rPr>
          <w:rFonts w:ascii="Times New Roman" w:hAnsi="Times New Roman" w:cs="Times New Roman"/>
        </w:rPr>
        <w:t>, zsag022 (2026).</w:t>
      </w:r>
    </w:p>
    <w:p w14:paraId="6A88B958" w14:textId="6C937094"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86.</w:t>
      </w:r>
      <w:r w:rsidRPr="00ED1C73">
        <w:rPr>
          <w:rFonts w:ascii="Times New Roman" w:hAnsi="Times New Roman" w:cs="Times New Roman"/>
        </w:rPr>
        <w:tab/>
        <w:t xml:space="preserve">H. S. K. Shinjae Kwon, Kangkyu Kwon, Hodam Kim, Yun Soung Kim,, Y.-T. K. Sung Hoon Lee, Jae-Woong Jeong, Lynn Marie Trotti, Audrey Duarte,, W.-H. Yeo, At-home wireless sleep monitoring patches for the clinical assessment of sleep quality and sleep apnea. </w:t>
      </w:r>
      <w:r w:rsidRPr="00ED1C73">
        <w:rPr>
          <w:rFonts w:ascii="Times New Roman" w:hAnsi="Times New Roman" w:cs="Times New Roman"/>
          <w:i/>
        </w:rPr>
        <w:t>Sci. Adv.</w:t>
      </w:r>
      <w:r w:rsidRPr="00ED1C73">
        <w:rPr>
          <w:rFonts w:ascii="Times New Roman" w:hAnsi="Times New Roman" w:cs="Times New Roman"/>
        </w:rPr>
        <w:t xml:space="preserve"> </w:t>
      </w:r>
      <w:r w:rsidRPr="00ED1C73">
        <w:rPr>
          <w:rFonts w:ascii="Times New Roman" w:hAnsi="Times New Roman" w:cs="Times New Roman"/>
          <w:b/>
        </w:rPr>
        <w:t>9</w:t>
      </w:r>
      <w:r w:rsidRPr="00ED1C73">
        <w:rPr>
          <w:rFonts w:ascii="Times New Roman" w:hAnsi="Times New Roman" w:cs="Times New Roman"/>
        </w:rPr>
        <w:t>, eadg9671 (2023).</w:t>
      </w:r>
    </w:p>
    <w:p w14:paraId="6F19F2A5" w14:textId="5D99D1B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87.</w:t>
      </w:r>
      <w:r w:rsidRPr="00ED1C73">
        <w:rPr>
          <w:rFonts w:ascii="Times New Roman" w:hAnsi="Times New Roman" w:cs="Times New Roman"/>
        </w:rPr>
        <w:tab/>
        <w:t>P. J. Arnal</w:t>
      </w:r>
      <w:r w:rsidRPr="00ED1C73">
        <w:rPr>
          <w:rFonts w:ascii="Times New Roman" w:hAnsi="Times New Roman" w:cs="Times New Roman"/>
          <w:i/>
        </w:rPr>
        <w:t xml:space="preserve"> et al.</w:t>
      </w:r>
      <w:r w:rsidRPr="00ED1C73">
        <w:rPr>
          <w:rFonts w:ascii="Times New Roman" w:hAnsi="Times New Roman" w:cs="Times New Roman"/>
        </w:rPr>
        <w:t>, The Dreem Headband compared to polysomnography for</w:t>
      </w:r>
      <w:r w:rsidR="00101517" w:rsidRPr="00ED1C73">
        <w:rPr>
          <w:rFonts w:ascii="Times New Roman" w:hAnsi="Times New Roman" w:cs="Times New Roman"/>
        </w:rPr>
        <w:t xml:space="preserve"> </w:t>
      </w:r>
      <w:r w:rsidRPr="00ED1C73">
        <w:rPr>
          <w:rFonts w:ascii="Times New Roman" w:hAnsi="Times New Roman" w:cs="Times New Roman"/>
        </w:rPr>
        <w:t xml:space="preserve">electroencephalographic signal acquisition and sleep staging. </w:t>
      </w:r>
      <w:r w:rsidRPr="00ED1C73">
        <w:rPr>
          <w:rFonts w:ascii="Times New Roman" w:hAnsi="Times New Roman" w:cs="Times New Roman"/>
          <w:i/>
        </w:rPr>
        <w:t>Sleep</w:t>
      </w:r>
      <w:r w:rsidRPr="00ED1C73">
        <w:rPr>
          <w:rFonts w:ascii="Times New Roman" w:hAnsi="Times New Roman" w:cs="Times New Roman"/>
        </w:rPr>
        <w:t xml:space="preserve"> </w:t>
      </w:r>
      <w:r w:rsidRPr="00ED1C73">
        <w:rPr>
          <w:rFonts w:ascii="Times New Roman" w:hAnsi="Times New Roman" w:cs="Times New Roman"/>
          <w:b/>
        </w:rPr>
        <w:t>43</w:t>
      </w:r>
      <w:r w:rsidRPr="00ED1C73">
        <w:rPr>
          <w:rFonts w:ascii="Times New Roman" w:hAnsi="Times New Roman" w:cs="Times New Roman"/>
        </w:rPr>
        <w:t>,  (2020).</w:t>
      </w:r>
    </w:p>
    <w:p w14:paraId="01CAF86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88.</w:t>
      </w:r>
      <w:r w:rsidRPr="00ED1C73">
        <w:rPr>
          <w:rFonts w:ascii="Times New Roman" w:hAnsi="Times New Roman" w:cs="Times New Roman"/>
        </w:rPr>
        <w:tab/>
        <w:t>S.-W. Kim</w:t>
      </w:r>
      <w:r w:rsidRPr="00ED1C73">
        <w:rPr>
          <w:rFonts w:ascii="Times New Roman" w:hAnsi="Times New Roman" w:cs="Times New Roman"/>
          <w:i/>
        </w:rPr>
        <w:t xml:space="preserve"> et al.</w:t>
      </w:r>
      <w:r w:rsidRPr="00ED1C73">
        <w:rPr>
          <w:rFonts w:ascii="Times New Roman" w:hAnsi="Times New Roman" w:cs="Times New Roman"/>
        </w:rPr>
        <w:t xml:space="preserve">, Wearable Multi-Biosignal Analysis Integrated Interface With Direct Sleep-Stage Classification. </w:t>
      </w:r>
      <w:r w:rsidRPr="00ED1C73">
        <w:rPr>
          <w:rFonts w:ascii="Times New Roman" w:hAnsi="Times New Roman" w:cs="Times New Roman"/>
          <w:i/>
        </w:rPr>
        <w:t>IEEE Access</w:t>
      </w:r>
      <w:r w:rsidRPr="00ED1C73">
        <w:rPr>
          <w:rFonts w:ascii="Times New Roman" w:hAnsi="Times New Roman" w:cs="Times New Roman"/>
        </w:rPr>
        <w:t xml:space="preserve"> </w:t>
      </w:r>
      <w:r w:rsidRPr="00ED1C73">
        <w:rPr>
          <w:rFonts w:ascii="Times New Roman" w:hAnsi="Times New Roman" w:cs="Times New Roman"/>
          <w:b/>
        </w:rPr>
        <w:t>8</w:t>
      </w:r>
      <w:r w:rsidRPr="00ED1C73">
        <w:rPr>
          <w:rFonts w:ascii="Times New Roman" w:hAnsi="Times New Roman" w:cs="Times New Roman"/>
        </w:rPr>
        <w:t>, 46131-46140 (2020).</w:t>
      </w:r>
    </w:p>
    <w:p w14:paraId="3C007E73"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lastRenderedPageBreak/>
        <w:t>89.</w:t>
      </w:r>
      <w:r w:rsidRPr="00ED1C73">
        <w:rPr>
          <w:rFonts w:ascii="Times New Roman" w:hAnsi="Times New Roman" w:cs="Times New Roman"/>
        </w:rPr>
        <w:tab/>
        <w:t>D. J. Levendowski</w:t>
      </w:r>
      <w:r w:rsidRPr="00ED1C73">
        <w:rPr>
          <w:rFonts w:ascii="Times New Roman" w:hAnsi="Times New Roman" w:cs="Times New Roman"/>
          <w:i/>
        </w:rPr>
        <w:t xml:space="preserve"> et al.</w:t>
      </w:r>
      <w:r w:rsidRPr="00ED1C73">
        <w:rPr>
          <w:rFonts w:ascii="Times New Roman" w:hAnsi="Times New Roman" w:cs="Times New Roman"/>
        </w:rPr>
        <w:t xml:space="preserve">, The Accuracy, Night-to-Night Variability, and Stability of Frontopolar Sleep Electroencephalography Biomarkers. </w:t>
      </w:r>
      <w:r w:rsidRPr="00ED1C73">
        <w:rPr>
          <w:rFonts w:ascii="Times New Roman" w:hAnsi="Times New Roman" w:cs="Times New Roman"/>
          <w:i/>
        </w:rPr>
        <w:t>J. Clin. Sleep Med.</w:t>
      </w:r>
      <w:r w:rsidRPr="00ED1C73">
        <w:rPr>
          <w:rFonts w:ascii="Times New Roman" w:hAnsi="Times New Roman" w:cs="Times New Roman"/>
        </w:rPr>
        <w:t xml:space="preserve"> </w:t>
      </w:r>
      <w:r w:rsidRPr="00ED1C73">
        <w:rPr>
          <w:rFonts w:ascii="Times New Roman" w:hAnsi="Times New Roman" w:cs="Times New Roman"/>
          <w:b/>
        </w:rPr>
        <w:t>13</w:t>
      </w:r>
      <w:r w:rsidRPr="00ED1C73">
        <w:rPr>
          <w:rFonts w:ascii="Times New Roman" w:hAnsi="Times New Roman" w:cs="Times New Roman"/>
        </w:rPr>
        <w:t>, 791-803 (2017).</w:t>
      </w:r>
    </w:p>
    <w:p w14:paraId="21A62A3A"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90.</w:t>
      </w:r>
      <w:r w:rsidRPr="00ED1C73">
        <w:rPr>
          <w:rFonts w:ascii="Times New Roman" w:hAnsi="Times New Roman" w:cs="Times New Roman"/>
        </w:rPr>
        <w:tab/>
        <w:t>C.-T. Lin</w:t>
      </w:r>
      <w:r w:rsidRPr="00ED1C73">
        <w:rPr>
          <w:rFonts w:ascii="Times New Roman" w:hAnsi="Times New Roman" w:cs="Times New Roman"/>
          <w:i/>
        </w:rPr>
        <w:t xml:space="preserve"> et al.</w:t>
      </w:r>
      <w:r w:rsidRPr="00ED1C73">
        <w:rPr>
          <w:rFonts w:ascii="Times New Roman" w:hAnsi="Times New Roman" w:cs="Times New Roman"/>
        </w:rPr>
        <w:t xml:space="preserve">, Forehead EEG in Support of Future Feasible Personal Healthcare Solutions: Sleep Management, Headache Prevention, and Depression Treatment. </w:t>
      </w:r>
      <w:r w:rsidRPr="00ED1C73">
        <w:rPr>
          <w:rFonts w:ascii="Times New Roman" w:hAnsi="Times New Roman" w:cs="Times New Roman"/>
          <w:i/>
        </w:rPr>
        <w:t>IEEE Access</w:t>
      </w:r>
      <w:r w:rsidRPr="00ED1C73">
        <w:rPr>
          <w:rFonts w:ascii="Times New Roman" w:hAnsi="Times New Roman" w:cs="Times New Roman"/>
        </w:rPr>
        <w:t xml:space="preserve"> </w:t>
      </w:r>
      <w:r w:rsidRPr="00ED1C73">
        <w:rPr>
          <w:rFonts w:ascii="Times New Roman" w:hAnsi="Times New Roman" w:cs="Times New Roman"/>
          <w:b/>
        </w:rPr>
        <w:t>5</w:t>
      </w:r>
      <w:r w:rsidRPr="00ED1C73">
        <w:rPr>
          <w:rFonts w:ascii="Times New Roman" w:hAnsi="Times New Roman" w:cs="Times New Roman"/>
        </w:rPr>
        <w:t>, 10612-10621 (2017).</w:t>
      </w:r>
    </w:p>
    <w:p w14:paraId="11F24417"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91.</w:t>
      </w:r>
      <w:r w:rsidRPr="00ED1C73">
        <w:rPr>
          <w:rFonts w:ascii="Times New Roman" w:hAnsi="Times New Roman" w:cs="Times New Roman"/>
        </w:rPr>
        <w:tab/>
        <w:t>M. A. Jaoude</w:t>
      </w:r>
      <w:r w:rsidRPr="00ED1C73">
        <w:rPr>
          <w:rFonts w:ascii="Times New Roman" w:hAnsi="Times New Roman" w:cs="Times New Roman"/>
          <w:i/>
        </w:rPr>
        <w:t xml:space="preserve"> et al.</w:t>
      </w:r>
      <w:r w:rsidRPr="00ED1C73">
        <w:rPr>
          <w:rFonts w:ascii="Times New Roman" w:hAnsi="Times New Roman" w:cs="Times New Roman"/>
        </w:rPr>
        <w:t>, paper presented at the 2023 11th International IEEE/EMBS Conference on Neural Engineering (NER),  2023.</w:t>
      </w:r>
    </w:p>
    <w:p w14:paraId="5E35333B"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92.</w:t>
      </w:r>
      <w:r w:rsidRPr="00ED1C73">
        <w:rPr>
          <w:rFonts w:ascii="Times New Roman" w:hAnsi="Times New Roman" w:cs="Times New Roman"/>
        </w:rPr>
        <w:tab/>
        <w:t>S. Shustak</w:t>
      </w:r>
      <w:r w:rsidRPr="00ED1C73">
        <w:rPr>
          <w:rFonts w:ascii="Times New Roman" w:hAnsi="Times New Roman" w:cs="Times New Roman"/>
          <w:i/>
        </w:rPr>
        <w:t xml:space="preserve"> et al.</w:t>
      </w:r>
      <w:r w:rsidRPr="00ED1C73">
        <w:rPr>
          <w:rFonts w:ascii="Times New Roman" w:hAnsi="Times New Roman" w:cs="Times New Roman"/>
        </w:rPr>
        <w:t xml:space="preserve">, Home monitoring of sleep with a temporary-tattoo EEG, EOG and EMG electrode array: a feasibility study. </w:t>
      </w:r>
      <w:r w:rsidRPr="00ED1C73">
        <w:rPr>
          <w:rFonts w:ascii="Times New Roman" w:hAnsi="Times New Roman" w:cs="Times New Roman"/>
          <w:i/>
        </w:rPr>
        <w:t>J. Neural. Eng.</w:t>
      </w:r>
      <w:r w:rsidRPr="00ED1C73">
        <w:rPr>
          <w:rFonts w:ascii="Times New Roman" w:hAnsi="Times New Roman" w:cs="Times New Roman"/>
        </w:rPr>
        <w:t xml:space="preserve"> </w:t>
      </w:r>
      <w:r w:rsidRPr="00ED1C73">
        <w:rPr>
          <w:rFonts w:ascii="Times New Roman" w:hAnsi="Times New Roman" w:cs="Times New Roman"/>
          <w:b/>
        </w:rPr>
        <w:t>16</w:t>
      </w:r>
      <w:r w:rsidRPr="00ED1C73">
        <w:rPr>
          <w:rFonts w:ascii="Times New Roman" w:hAnsi="Times New Roman" w:cs="Times New Roman"/>
        </w:rPr>
        <w:t>, 026024 (2019).</w:t>
      </w:r>
    </w:p>
    <w:p w14:paraId="78AFE44F" w14:textId="77777777" w:rsidR="00F30A62" w:rsidRPr="00ED1C73" w:rsidRDefault="00F30A62" w:rsidP="00101517">
      <w:pPr>
        <w:pStyle w:val="EndNoteBibliography"/>
        <w:spacing w:after="0"/>
        <w:ind w:left="720" w:hanging="720"/>
        <w:jc w:val="both"/>
        <w:rPr>
          <w:rFonts w:ascii="Times New Roman" w:hAnsi="Times New Roman" w:cs="Times New Roman"/>
        </w:rPr>
      </w:pPr>
      <w:r w:rsidRPr="00ED1C73">
        <w:rPr>
          <w:rFonts w:ascii="Times New Roman" w:hAnsi="Times New Roman" w:cs="Times New Roman"/>
        </w:rPr>
        <w:t>93.</w:t>
      </w:r>
      <w:r w:rsidRPr="00ED1C73">
        <w:rPr>
          <w:rFonts w:ascii="Times New Roman" w:hAnsi="Times New Roman" w:cs="Times New Roman"/>
        </w:rPr>
        <w:tab/>
        <w:t>K. B. Mikkelsen</w:t>
      </w:r>
      <w:r w:rsidRPr="00ED1C73">
        <w:rPr>
          <w:rFonts w:ascii="Times New Roman" w:hAnsi="Times New Roman" w:cs="Times New Roman"/>
          <w:i/>
        </w:rPr>
        <w:t xml:space="preserve"> et al.</w:t>
      </w:r>
      <w:r w:rsidRPr="00ED1C73">
        <w:rPr>
          <w:rFonts w:ascii="Times New Roman" w:hAnsi="Times New Roman" w:cs="Times New Roman"/>
        </w:rPr>
        <w:t xml:space="preserve">, Accurate whole-night sleep monitoring with dry-contact ear-EEG. </w:t>
      </w:r>
      <w:r w:rsidRPr="00ED1C73">
        <w:rPr>
          <w:rFonts w:ascii="Times New Roman" w:hAnsi="Times New Roman" w:cs="Times New Roman"/>
          <w:i/>
        </w:rPr>
        <w:t>Sci Rep</w:t>
      </w:r>
      <w:r w:rsidRPr="00ED1C73">
        <w:rPr>
          <w:rFonts w:ascii="Times New Roman" w:hAnsi="Times New Roman" w:cs="Times New Roman"/>
        </w:rPr>
        <w:t xml:space="preserve"> </w:t>
      </w:r>
      <w:r w:rsidRPr="00ED1C73">
        <w:rPr>
          <w:rFonts w:ascii="Times New Roman" w:hAnsi="Times New Roman" w:cs="Times New Roman"/>
          <w:b/>
        </w:rPr>
        <w:t>9</w:t>
      </w:r>
      <w:r w:rsidRPr="00ED1C73">
        <w:rPr>
          <w:rFonts w:ascii="Times New Roman" w:hAnsi="Times New Roman" w:cs="Times New Roman"/>
        </w:rPr>
        <w:t>, 16824 (2019).</w:t>
      </w:r>
    </w:p>
    <w:p w14:paraId="3CD977D9" w14:textId="77777777" w:rsidR="00F30A62" w:rsidRPr="00ED1C73" w:rsidRDefault="00F30A62" w:rsidP="00101517">
      <w:pPr>
        <w:pStyle w:val="EndNoteBibliography"/>
        <w:ind w:left="720" w:hanging="720"/>
        <w:jc w:val="both"/>
        <w:rPr>
          <w:rFonts w:ascii="Times New Roman" w:hAnsi="Times New Roman" w:cs="Times New Roman"/>
        </w:rPr>
      </w:pPr>
      <w:r w:rsidRPr="00ED1C73">
        <w:rPr>
          <w:rFonts w:ascii="Times New Roman" w:hAnsi="Times New Roman" w:cs="Times New Roman"/>
        </w:rPr>
        <w:t>94.</w:t>
      </w:r>
      <w:r w:rsidRPr="00ED1C73">
        <w:rPr>
          <w:rFonts w:ascii="Times New Roman" w:hAnsi="Times New Roman" w:cs="Times New Roman"/>
        </w:rPr>
        <w:tab/>
        <w:t xml:space="preserve">T. Nakamura, Y. D. Alqurashi, M. J. Morrell, D. P. Mandic, Hearables: Automatic Overnight Sleep Monitoring With Standardized In-Ear EEG Sensor. </w:t>
      </w:r>
      <w:r w:rsidRPr="00ED1C73">
        <w:rPr>
          <w:rFonts w:ascii="Times New Roman" w:hAnsi="Times New Roman" w:cs="Times New Roman"/>
          <w:i/>
        </w:rPr>
        <w:t>IEEE Trans Biomed Eng</w:t>
      </w:r>
      <w:r w:rsidRPr="00ED1C73">
        <w:rPr>
          <w:rFonts w:ascii="Times New Roman" w:hAnsi="Times New Roman" w:cs="Times New Roman"/>
        </w:rPr>
        <w:t xml:space="preserve"> </w:t>
      </w:r>
      <w:r w:rsidRPr="00ED1C73">
        <w:rPr>
          <w:rFonts w:ascii="Times New Roman" w:hAnsi="Times New Roman" w:cs="Times New Roman"/>
          <w:b/>
        </w:rPr>
        <w:t>67</w:t>
      </w:r>
      <w:r w:rsidRPr="00ED1C73">
        <w:rPr>
          <w:rFonts w:ascii="Times New Roman" w:hAnsi="Times New Roman" w:cs="Times New Roman"/>
        </w:rPr>
        <w:t>, 203-212 (2020).</w:t>
      </w:r>
    </w:p>
    <w:p w14:paraId="758D3AED" w14:textId="7EB0AA8D" w:rsidR="007E2845" w:rsidRDefault="008F6C03" w:rsidP="007E2845">
      <w:pPr>
        <w:spacing w:line="276" w:lineRule="auto"/>
        <w:jc w:val="both"/>
        <w:rPr>
          <w:rFonts w:ascii="Times New Roman" w:hAnsi="Times New Roman" w:cs="Times New Roman"/>
        </w:rPr>
      </w:pPr>
      <w:r w:rsidRPr="00ED1C73">
        <w:rPr>
          <w:rFonts w:ascii="Times New Roman" w:hAnsi="Times New Roman" w:cs="Times New Roman"/>
        </w:rPr>
        <w:fldChar w:fldCharType="end"/>
      </w:r>
    </w:p>
    <w:p w14:paraId="68465DF0" w14:textId="77777777" w:rsidR="007E2845" w:rsidRDefault="007E2845" w:rsidP="007E2845">
      <w:pPr>
        <w:spacing w:line="276" w:lineRule="auto"/>
        <w:jc w:val="both"/>
        <w:rPr>
          <w:rFonts w:ascii="Times New Roman" w:hAnsi="Times New Roman" w:cs="Times New Roman"/>
        </w:rPr>
      </w:pPr>
    </w:p>
    <w:p w14:paraId="0D77B4BC" w14:textId="1B53DA08" w:rsidR="002D71F1" w:rsidRDefault="00F76667" w:rsidP="002D71F1">
      <w:pPr>
        <w:spacing w:line="276" w:lineRule="auto"/>
        <w:rPr>
          <w:rFonts w:ascii="Times New Roman" w:hAnsi="Times New Roman" w:cs="Times New Roman"/>
        </w:rPr>
      </w:pPr>
      <w:r w:rsidRPr="00F76667">
        <w:rPr>
          <w:rFonts w:ascii="Times New Roman" w:hAnsi="Times New Roman" w:cs="Times New Roman"/>
          <w:b/>
          <w:bCs/>
        </w:rPr>
        <w:t>Acknowledgements</w:t>
      </w:r>
    </w:p>
    <w:p w14:paraId="0A673ECD" w14:textId="4169A8A6" w:rsidR="00F76667" w:rsidRDefault="00F76667" w:rsidP="00B114F2">
      <w:pPr>
        <w:spacing w:line="276" w:lineRule="auto"/>
        <w:jc w:val="both"/>
        <w:rPr>
          <w:rFonts w:ascii="Times New Roman" w:hAnsi="Times New Roman" w:cs="Times New Roman"/>
        </w:rPr>
      </w:pPr>
      <w:r w:rsidRPr="00F76667">
        <w:rPr>
          <w:rFonts w:ascii="Times New Roman" w:hAnsi="Times New Roman" w:cs="Times New Roman"/>
        </w:rPr>
        <w:t>We gratefully acknowledge the critical support and infrastructure provided for this work by the Kavli Nanoscience Institute at Caltech.</w:t>
      </w:r>
      <w:r>
        <w:rPr>
          <w:rFonts w:ascii="Times New Roman" w:hAnsi="Times New Roman" w:cs="Times New Roman"/>
        </w:rPr>
        <w:t xml:space="preserve"> W. L. thanks the </w:t>
      </w:r>
      <w:r w:rsidR="00BD3C5B">
        <w:rPr>
          <w:rFonts w:ascii="Times New Roman" w:hAnsi="Times New Roman" w:cs="Times New Roman"/>
        </w:rPr>
        <w:t xml:space="preserve">financial </w:t>
      </w:r>
      <w:r>
        <w:rPr>
          <w:rFonts w:ascii="Times New Roman" w:hAnsi="Times New Roman" w:cs="Times New Roman"/>
        </w:rPr>
        <w:t>support of the Rubicon Fellowship</w:t>
      </w:r>
      <w:r w:rsidR="00841EA0">
        <w:rPr>
          <w:rFonts w:ascii="Times New Roman" w:hAnsi="Times New Roman" w:cs="Times New Roman"/>
        </w:rPr>
        <w:t xml:space="preserve"> (</w:t>
      </w:r>
      <w:r w:rsidR="00841EA0" w:rsidRPr="00841EA0">
        <w:rPr>
          <w:rFonts w:ascii="Times New Roman" w:hAnsi="Times New Roman" w:cs="Times New Roman"/>
        </w:rPr>
        <w:t>019.232EN.012</w:t>
      </w:r>
      <w:r w:rsidR="00841EA0">
        <w:rPr>
          <w:rFonts w:ascii="Times New Roman" w:hAnsi="Times New Roman" w:cs="Times New Roman"/>
        </w:rPr>
        <w:t>)</w:t>
      </w:r>
      <w:r>
        <w:rPr>
          <w:rFonts w:ascii="Times New Roman" w:hAnsi="Times New Roman" w:cs="Times New Roman"/>
        </w:rPr>
        <w:t xml:space="preserve"> from </w:t>
      </w:r>
      <w:r w:rsidR="00BD3C5B">
        <w:rPr>
          <w:rFonts w:ascii="Times New Roman" w:hAnsi="Times New Roman" w:cs="Times New Roman"/>
        </w:rPr>
        <w:t xml:space="preserve">the </w:t>
      </w:r>
      <w:r>
        <w:rPr>
          <w:rFonts w:ascii="Times New Roman" w:hAnsi="Times New Roman" w:cs="Times New Roman"/>
        </w:rPr>
        <w:t xml:space="preserve">Dutch Research Council (NWO). </w:t>
      </w:r>
    </w:p>
    <w:p w14:paraId="26ECACD4" w14:textId="77777777" w:rsidR="00F76667" w:rsidRPr="00F76667" w:rsidRDefault="00F76667" w:rsidP="00F76667">
      <w:pPr>
        <w:rPr>
          <w:rFonts w:ascii="Times New Roman" w:hAnsi="Times New Roman" w:cs="Times New Roman"/>
          <w:b/>
          <w:bCs/>
        </w:rPr>
      </w:pPr>
      <w:r w:rsidRPr="00F76667">
        <w:rPr>
          <w:rFonts w:ascii="Times New Roman" w:hAnsi="Times New Roman" w:cs="Times New Roman"/>
          <w:b/>
          <w:bCs/>
        </w:rPr>
        <w:t>Funding:</w:t>
      </w:r>
    </w:p>
    <w:p w14:paraId="60AF0593"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 xml:space="preserve">National Institutes of Health grant R01DC021461 (W.G.) </w:t>
      </w:r>
    </w:p>
    <w:p w14:paraId="3575B9F6"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 xml:space="preserve">National Institutes of Health grant R01HL155815 (W.G.) </w:t>
      </w:r>
    </w:p>
    <w:p w14:paraId="446BE04B"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National Science Foundation grant 2145802 (W.G.)</w:t>
      </w:r>
    </w:p>
    <w:p w14:paraId="79886BB2"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National Science Foundation grant 2444815 (W.G.)</w:t>
      </w:r>
    </w:p>
    <w:p w14:paraId="019877CA"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Army Research Office grant W911NF-23-1-0041 (W.G.)</w:t>
      </w:r>
    </w:p>
    <w:p w14:paraId="5138380E"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Office of Naval Research grant N00014-25-1-2258 (W.G.)</w:t>
      </w:r>
    </w:p>
    <w:p w14:paraId="74CB495A"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US Army Medical Research Acquisition Activity grant HT9425-24-1-0249 (W.G.)</w:t>
      </w:r>
    </w:p>
    <w:p w14:paraId="35C9E5F3" w14:textId="77777777" w:rsidR="00F76667" w:rsidRPr="00F76667" w:rsidRDefault="00F76667" w:rsidP="00F76667">
      <w:pPr>
        <w:ind w:firstLine="720"/>
        <w:rPr>
          <w:rFonts w:ascii="Times New Roman" w:hAnsi="Times New Roman" w:cs="Times New Roman"/>
        </w:rPr>
      </w:pPr>
      <w:r w:rsidRPr="00F76667">
        <w:rPr>
          <w:rFonts w:ascii="Times New Roman" w:hAnsi="Times New Roman" w:cs="Times New Roman"/>
        </w:rPr>
        <w:t>Heritage Medical Research Institute (W.G.)</w:t>
      </w:r>
    </w:p>
    <w:p w14:paraId="1D87769E" w14:textId="77777777" w:rsidR="00F76667" w:rsidRPr="00F76667" w:rsidRDefault="00F76667" w:rsidP="00F76667">
      <w:pPr>
        <w:rPr>
          <w:rFonts w:ascii="Times New Roman" w:hAnsi="Times New Roman" w:cs="Times New Roman"/>
          <w:b/>
          <w:bCs/>
        </w:rPr>
      </w:pPr>
      <w:r w:rsidRPr="00F76667">
        <w:rPr>
          <w:rFonts w:ascii="Times New Roman" w:hAnsi="Times New Roman" w:cs="Times New Roman"/>
          <w:b/>
          <w:bCs/>
        </w:rPr>
        <w:t xml:space="preserve">Author contributions: </w:t>
      </w:r>
    </w:p>
    <w:p w14:paraId="70DE4EFB" w14:textId="7EDFC8D1" w:rsidR="00F76667" w:rsidRPr="00F76667" w:rsidRDefault="00F76667" w:rsidP="00F76667">
      <w:pPr>
        <w:rPr>
          <w:rFonts w:ascii="Times New Roman" w:hAnsi="Times New Roman" w:cs="Times New Roman"/>
        </w:rPr>
      </w:pPr>
      <w:r w:rsidRPr="00F76667">
        <w:rPr>
          <w:rFonts w:ascii="Times New Roman" w:hAnsi="Times New Roman" w:cs="Times New Roman"/>
        </w:rPr>
        <w:t xml:space="preserve">Conceptualization: </w:t>
      </w:r>
      <w:r w:rsidR="00BD3C5B">
        <w:rPr>
          <w:rFonts w:ascii="Times New Roman" w:hAnsi="Times New Roman" w:cs="Times New Roman"/>
        </w:rPr>
        <w:t>W.L.</w:t>
      </w:r>
      <w:r w:rsidRPr="00F76667">
        <w:rPr>
          <w:rFonts w:ascii="Times New Roman" w:hAnsi="Times New Roman" w:cs="Times New Roman"/>
        </w:rPr>
        <w:t xml:space="preserve"> and W.G. </w:t>
      </w:r>
    </w:p>
    <w:p w14:paraId="1B88ED3F" w14:textId="042DE575" w:rsidR="00F76667" w:rsidRPr="00F76667" w:rsidRDefault="00F76667" w:rsidP="00F76667">
      <w:pPr>
        <w:rPr>
          <w:rFonts w:ascii="Times New Roman" w:hAnsi="Times New Roman" w:cs="Times New Roman"/>
        </w:rPr>
      </w:pPr>
      <w:r w:rsidRPr="00F76667">
        <w:rPr>
          <w:rFonts w:ascii="Times New Roman" w:hAnsi="Times New Roman" w:cs="Times New Roman"/>
        </w:rPr>
        <w:t xml:space="preserve">Methodology: </w:t>
      </w:r>
      <w:r w:rsidR="00BD3C5B">
        <w:rPr>
          <w:rFonts w:ascii="Times New Roman" w:hAnsi="Times New Roman" w:cs="Times New Roman"/>
        </w:rPr>
        <w:t>W.L.</w:t>
      </w:r>
      <w:r w:rsidRPr="00F76667">
        <w:rPr>
          <w:rFonts w:ascii="Times New Roman" w:hAnsi="Times New Roman" w:cs="Times New Roman"/>
        </w:rPr>
        <w:t xml:space="preserve"> </w:t>
      </w:r>
      <w:ins w:id="43" w:author="Ji, Sijie" w:date="2026-03-30T22:37:00Z">
        <w:r w:rsidR="00763328">
          <w:rPr>
            <w:rFonts w:ascii="Times New Roman" w:hAnsi="Times New Roman" w:cs="Times New Roman"/>
          </w:rPr>
          <w:t xml:space="preserve">S.J. </w:t>
        </w:r>
      </w:ins>
      <w:r w:rsidRPr="00F76667">
        <w:rPr>
          <w:rFonts w:ascii="Times New Roman" w:hAnsi="Times New Roman" w:cs="Times New Roman"/>
        </w:rPr>
        <w:t xml:space="preserve">and W.G. </w:t>
      </w:r>
    </w:p>
    <w:p w14:paraId="6F023950" w14:textId="349DB372" w:rsidR="00F76667" w:rsidRPr="00F76667" w:rsidRDefault="00F76667" w:rsidP="00F76667">
      <w:pPr>
        <w:rPr>
          <w:rFonts w:ascii="Times New Roman" w:hAnsi="Times New Roman" w:cs="Times New Roman"/>
        </w:rPr>
      </w:pPr>
      <w:r w:rsidRPr="00F76667">
        <w:rPr>
          <w:rFonts w:ascii="Times New Roman" w:hAnsi="Times New Roman" w:cs="Times New Roman"/>
        </w:rPr>
        <w:t xml:space="preserve">Investigation: </w:t>
      </w:r>
      <w:r w:rsidR="00BD3C5B">
        <w:rPr>
          <w:rFonts w:ascii="Times New Roman" w:hAnsi="Times New Roman" w:cs="Times New Roman"/>
        </w:rPr>
        <w:t>W</w:t>
      </w:r>
      <w:r w:rsidRPr="00F76667">
        <w:rPr>
          <w:rFonts w:ascii="Times New Roman" w:hAnsi="Times New Roman" w:cs="Times New Roman"/>
        </w:rPr>
        <w:t>.</w:t>
      </w:r>
      <w:r w:rsidR="00BD3C5B">
        <w:rPr>
          <w:rFonts w:ascii="Times New Roman" w:hAnsi="Times New Roman" w:cs="Times New Roman"/>
        </w:rPr>
        <w:t>L</w:t>
      </w:r>
      <w:r w:rsidRPr="00F76667">
        <w:rPr>
          <w:rFonts w:ascii="Times New Roman" w:hAnsi="Times New Roman" w:cs="Times New Roman"/>
        </w:rPr>
        <w:t xml:space="preserve">., </w:t>
      </w:r>
      <w:r w:rsidR="00BD3C5B">
        <w:rPr>
          <w:rFonts w:ascii="Times New Roman" w:hAnsi="Times New Roman" w:cs="Times New Roman"/>
        </w:rPr>
        <w:t>S</w:t>
      </w:r>
      <w:r w:rsidRPr="00F76667">
        <w:rPr>
          <w:rFonts w:ascii="Times New Roman" w:hAnsi="Times New Roman" w:cs="Times New Roman"/>
        </w:rPr>
        <w:t>.</w:t>
      </w:r>
      <w:r w:rsidR="00BD3C5B">
        <w:rPr>
          <w:rFonts w:ascii="Times New Roman" w:hAnsi="Times New Roman" w:cs="Times New Roman"/>
        </w:rPr>
        <w:t>J</w:t>
      </w:r>
      <w:r w:rsidRPr="00F76667">
        <w:rPr>
          <w:rFonts w:ascii="Times New Roman" w:hAnsi="Times New Roman" w:cs="Times New Roman"/>
        </w:rPr>
        <w:t xml:space="preserve">., </w:t>
      </w:r>
      <w:r w:rsidR="00BD3C5B">
        <w:rPr>
          <w:rFonts w:ascii="Times New Roman" w:hAnsi="Times New Roman" w:cs="Times New Roman"/>
        </w:rPr>
        <w:t>R</w:t>
      </w:r>
      <w:r w:rsidRPr="00F76667">
        <w:rPr>
          <w:rFonts w:ascii="Times New Roman" w:hAnsi="Times New Roman" w:cs="Times New Roman"/>
        </w:rPr>
        <w:t>.</w:t>
      </w:r>
      <w:r w:rsidR="00BD3C5B">
        <w:rPr>
          <w:rFonts w:ascii="Times New Roman" w:hAnsi="Times New Roman" w:cs="Times New Roman"/>
        </w:rPr>
        <w:t>L</w:t>
      </w:r>
      <w:r w:rsidRPr="00F76667">
        <w:rPr>
          <w:rFonts w:ascii="Times New Roman" w:hAnsi="Times New Roman" w:cs="Times New Roman"/>
        </w:rPr>
        <w:t>., J.</w:t>
      </w:r>
      <w:r w:rsidR="00BD3C5B">
        <w:rPr>
          <w:rFonts w:ascii="Times New Roman" w:hAnsi="Times New Roman" w:cs="Times New Roman"/>
        </w:rPr>
        <w:t>Q</w:t>
      </w:r>
      <w:r w:rsidRPr="00F76667">
        <w:rPr>
          <w:rFonts w:ascii="Times New Roman" w:hAnsi="Times New Roman" w:cs="Times New Roman"/>
        </w:rPr>
        <w:t xml:space="preserve">., </w:t>
      </w:r>
      <w:r w:rsidR="00BD3C5B">
        <w:rPr>
          <w:rFonts w:ascii="Times New Roman" w:hAnsi="Times New Roman" w:cs="Times New Roman"/>
        </w:rPr>
        <w:t>K</w:t>
      </w:r>
      <w:r w:rsidRPr="00F76667">
        <w:rPr>
          <w:rFonts w:ascii="Times New Roman" w:hAnsi="Times New Roman" w:cs="Times New Roman"/>
        </w:rPr>
        <w:t>.</w:t>
      </w:r>
      <w:r w:rsidR="00BD3C5B">
        <w:rPr>
          <w:rFonts w:ascii="Times New Roman" w:hAnsi="Times New Roman" w:cs="Times New Roman"/>
        </w:rPr>
        <w:t>F</w:t>
      </w:r>
      <w:r w:rsidRPr="00F76667">
        <w:rPr>
          <w:rFonts w:ascii="Times New Roman" w:hAnsi="Times New Roman" w:cs="Times New Roman"/>
        </w:rPr>
        <w:t xml:space="preserve">., </w:t>
      </w:r>
      <w:r w:rsidR="00BD3C5B">
        <w:rPr>
          <w:rFonts w:ascii="Times New Roman" w:hAnsi="Times New Roman" w:cs="Times New Roman"/>
        </w:rPr>
        <w:t>S</w:t>
      </w:r>
      <w:r w:rsidRPr="00F76667">
        <w:rPr>
          <w:rFonts w:ascii="Times New Roman" w:hAnsi="Times New Roman" w:cs="Times New Roman"/>
        </w:rPr>
        <w:t>.</w:t>
      </w:r>
      <w:r w:rsidR="00BD3C5B">
        <w:rPr>
          <w:rFonts w:ascii="Times New Roman" w:hAnsi="Times New Roman" w:cs="Times New Roman"/>
        </w:rPr>
        <w:t>Z</w:t>
      </w:r>
      <w:r w:rsidRPr="00F76667">
        <w:rPr>
          <w:rFonts w:ascii="Times New Roman" w:hAnsi="Times New Roman" w:cs="Times New Roman"/>
        </w:rPr>
        <w:t>., J.</w:t>
      </w:r>
      <w:r w:rsidR="00BD3C5B">
        <w:rPr>
          <w:rFonts w:ascii="Times New Roman" w:hAnsi="Times New Roman" w:cs="Times New Roman"/>
        </w:rPr>
        <w:t>M</w:t>
      </w:r>
      <w:r w:rsidRPr="00F76667">
        <w:rPr>
          <w:rFonts w:ascii="Times New Roman" w:hAnsi="Times New Roman" w:cs="Times New Roman"/>
        </w:rPr>
        <w:t>., S.</w:t>
      </w:r>
      <w:r w:rsidR="00BD3C5B">
        <w:rPr>
          <w:rFonts w:ascii="Times New Roman" w:hAnsi="Times New Roman" w:cs="Times New Roman"/>
        </w:rPr>
        <w:t>C</w:t>
      </w:r>
      <w:r w:rsidRPr="00F76667">
        <w:rPr>
          <w:rFonts w:ascii="Times New Roman" w:hAnsi="Times New Roman" w:cs="Times New Roman"/>
        </w:rPr>
        <w:t xml:space="preserve">., </w:t>
      </w:r>
      <w:r w:rsidR="00BD3C5B">
        <w:rPr>
          <w:rFonts w:ascii="Times New Roman" w:hAnsi="Times New Roman" w:cs="Times New Roman"/>
        </w:rPr>
        <w:t>K</w:t>
      </w:r>
      <w:r w:rsidRPr="00F76667">
        <w:rPr>
          <w:rFonts w:ascii="Times New Roman" w:hAnsi="Times New Roman" w:cs="Times New Roman"/>
        </w:rPr>
        <w:t>.</w:t>
      </w:r>
      <w:r w:rsidR="00BD3C5B">
        <w:rPr>
          <w:rFonts w:ascii="Times New Roman" w:hAnsi="Times New Roman" w:cs="Times New Roman"/>
        </w:rPr>
        <w:t>Z</w:t>
      </w:r>
      <w:r w:rsidRPr="00F76667">
        <w:rPr>
          <w:rFonts w:ascii="Times New Roman" w:hAnsi="Times New Roman" w:cs="Times New Roman"/>
        </w:rPr>
        <w:t xml:space="preserve">., </w:t>
      </w:r>
      <w:r w:rsidR="00BD3C5B">
        <w:rPr>
          <w:rFonts w:ascii="Times New Roman" w:hAnsi="Times New Roman" w:cs="Times New Roman"/>
        </w:rPr>
        <w:t>S</w:t>
      </w:r>
      <w:r w:rsidRPr="00F76667">
        <w:rPr>
          <w:rFonts w:ascii="Times New Roman" w:hAnsi="Times New Roman" w:cs="Times New Roman"/>
        </w:rPr>
        <w:t>.</w:t>
      </w:r>
      <w:r w:rsidR="00BD3C5B">
        <w:rPr>
          <w:rFonts w:ascii="Times New Roman" w:hAnsi="Times New Roman" w:cs="Times New Roman"/>
        </w:rPr>
        <w:t>Y</w:t>
      </w:r>
      <w:r w:rsidRPr="00F76667">
        <w:rPr>
          <w:rFonts w:ascii="Times New Roman" w:hAnsi="Times New Roman" w:cs="Times New Roman"/>
        </w:rPr>
        <w:t xml:space="preserve">., </w:t>
      </w:r>
      <w:r w:rsidR="00BD3C5B">
        <w:rPr>
          <w:rFonts w:ascii="Times New Roman" w:hAnsi="Times New Roman" w:cs="Times New Roman"/>
        </w:rPr>
        <w:t>Y</w:t>
      </w:r>
      <w:r w:rsidRPr="00F76667">
        <w:rPr>
          <w:rFonts w:ascii="Times New Roman" w:hAnsi="Times New Roman" w:cs="Times New Roman"/>
        </w:rPr>
        <w:t>.</w:t>
      </w:r>
      <w:r w:rsidR="00BD3C5B">
        <w:rPr>
          <w:rFonts w:ascii="Times New Roman" w:hAnsi="Times New Roman" w:cs="Times New Roman"/>
        </w:rPr>
        <w:t>X</w:t>
      </w:r>
      <w:r w:rsidRPr="00F76667">
        <w:rPr>
          <w:rFonts w:ascii="Times New Roman" w:hAnsi="Times New Roman" w:cs="Times New Roman"/>
        </w:rPr>
        <w:t xml:space="preserve">., </w:t>
      </w:r>
      <w:r w:rsidR="00BD3C5B">
        <w:rPr>
          <w:rFonts w:ascii="Times New Roman" w:hAnsi="Times New Roman" w:cs="Times New Roman"/>
        </w:rPr>
        <w:t>G</w:t>
      </w:r>
      <w:r w:rsidRPr="00F76667">
        <w:rPr>
          <w:rFonts w:ascii="Times New Roman" w:hAnsi="Times New Roman" w:cs="Times New Roman"/>
        </w:rPr>
        <w:t>.</w:t>
      </w:r>
      <w:r w:rsidR="00BD3C5B">
        <w:rPr>
          <w:rFonts w:ascii="Times New Roman" w:hAnsi="Times New Roman" w:cs="Times New Roman"/>
        </w:rPr>
        <w:t>K</w:t>
      </w:r>
      <w:r w:rsidRPr="00F76667">
        <w:rPr>
          <w:rFonts w:ascii="Times New Roman" w:hAnsi="Times New Roman" w:cs="Times New Roman"/>
        </w:rPr>
        <w:t>.</w:t>
      </w:r>
      <w:r w:rsidR="00BD3C5B">
        <w:rPr>
          <w:rFonts w:ascii="Times New Roman" w:hAnsi="Times New Roman" w:cs="Times New Roman"/>
        </w:rPr>
        <w:t xml:space="preserve"> P.J., T. W., R.C.</w:t>
      </w:r>
    </w:p>
    <w:p w14:paraId="435DB171" w14:textId="77777777" w:rsidR="00F76667" w:rsidRPr="00F76667" w:rsidRDefault="00F76667" w:rsidP="00F76667">
      <w:pPr>
        <w:rPr>
          <w:rFonts w:ascii="Times New Roman" w:hAnsi="Times New Roman" w:cs="Times New Roman"/>
        </w:rPr>
      </w:pPr>
      <w:r w:rsidRPr="00F76667">
        <w:rPr>
          <w:rFonts w:ascii="Times New Roman" w:hAnsi="Times New Roman" w:cs="Times New Roman"/>
        </w:rPr>
        <w:lastRenderedPageBreak/>
        <w:t xml:space="preserve">Funding acquisition: W.G. </w:t>
      </w:r>
    </w:p>
    <w:p w14:paraId="7C6D0DCB" w14:textId="77777777" w:rsidR="00F76667" w:rsidRPr="00F76667" w:rsidRDefault="00F76667" w:rsidP="00F76667">
      <w:pPr>
        <w:rPr>
          <w:rFonts w:ascii="Times New Roman" w:hAnsi="Times New Roman" w:cs="Times New Roman"/>
        </w:rPr>
      </w:pPr>
      <w:r w:rsidRPr="00F76667">
        <w:rPr>
          <w:rFonts w:ascii="Times New Roman" w:hAnsi="Times New Roman" w:cs="Times New Roman"/>
        </w:rPr>
        <w:t>Supervision: W.G.</w:t>
      </w:r>
    </w:p>
    <w:p w14:paraId="7EB72B77" w14:textId="106A9990" w:rsidR="00F76667" w:rsidRPr="00F76667" w:rsidRDefault="00F76667" w:rsidP="00F76667">
      <w:pPr>
        <w:rPr>
          <w:rFonts w:ascii="Times New Roman" w:hAnsi="Times New Roman" w:cs="Times New Roman"/>
        </w:rPr>
      </w:pPr>
      <w:r w:rsidRPr="00F76667">
        <w:rPr>
          <w:rFonts w:ascii="Times New Roman" w:hAnsi="Times New Roman" w:cs="Times New Roman"/>
        </w:rPr>
        <w:t xml:space="preserve">Writing-original draft: </w:t>
      </w:r>
      <w:r w:rsidR="00BD3C5B">
        <w:rPr>
          <w:rFonts w:ascii="Times New Roman" w:hAnsi="Times New Roman" w:cs="Times New Roman"/>
        </w:rPr>
        <w:t>W</w:t>
      </w:r>
      <w:r w:rsidRPr="00F76667">
        <w:rPr>
          <w:rFonts w:ascii="Times New Roman" w:hAnsi="Times New Roman" w:cs="Times New Roman"/>
        </w:rPr>
        <w:t>.</w:t>
      </w:r>
      <w:r w:rsidR="00BD3C5B">
        <w:rPr>
          <w:rFonts w:ascii="Times New Roman" w:hAnsi="Times New Roman" w:cs="Times New Roman"/>
        </w:rPr>
        <w:t>L</w:t>
      </w:r>
      <w:r w:rsidRPr="00F76667">
        <w:rPr>
          <w:rFonts w:ascii="Times New Roman" w:hAnsi="Times New Roman" w:cs="Times New Roman"/>
        </w:rPr>
        <w:t>.</w:t>
      </w:r>
      <w:ins w:id="44" w:author="Ji, Sijie" w:date="2026-03-30T22:37:00Z">
        <w:r w:rsidR="00763328">
          <w:rPr>
            <w:rFonts w:ascii="Times New Roman" w:hAnsi="Times New Roman" w:cs="Times New Roman"/>
          </w:rPr>
          <w:t xml:space="preserve"> S.J.</w:t>
        </w:r>
      </w:ins>
      <w:r w:rsidRPr="00F76667">
        <w:rPr>
          <w:rFonts w:ascii="Times New Roman" w:hAnsi="Times New Roman" w:cs="Times New Roman"/>
        </w:rPr>
        <w:t xml:space="preserve"> and W.G. </w:t>
      </w:r>
    </w:p>
    <w:p w14:paraId="540B64D9" w14:textId="77777777" w:rsidR="00F76667" w:rsidRPr="00F76667" w:rsidRDefault="00F76667" w:rsidP="00F76667">
      <w:pPr>
        <w:rPr>
          <w:rFonts w:ascii="Times New Roman" w:hAnsi="Times New Roman" w:cs="Times New Roman"/>
        </w:rPr>
      </w:pPr>
      <w:r w:rsidRPr="00F76667">
        <w:rPr>
          <w:rFonts w:ascii="Times New Roman" w:hAnsi="Times New Roman" w:cs="Times New Roman"/>
        </w:rPr>
        <w:t>Writing-review &amp; editing: All authors.</w:t>
      </w:r>
    </w:p>
    <w:p w14:paraId="5428B2F8" w14:textId="77777777" w:rsidR="00F76667" w:rsidRPr="00F76667" w:rsidRDefault="00F76667" w:rsidP="00F76667">
      <w:pPr>
        <w:rPr>
          <w:rFonts w:ascii="Times New Roman" w:hAnsi="Times New Roman" w:cs="Times New Roman"/>
        </w:rPr>
      </w:pPr>
      <w:r w:rsidRPr="00BD3C5B">
        <w:rPr>
          <w:rFonts w:ascii="Times New Roman" w:hAnsi="Times New Roman" w:cs="Times New Roman"/>
          <w:b/>
          <w:bCs/>
        </w:rPr>
        <w:t>Competing interests:</w:t>
      </w:r>
      <w:r w:rsidRPr="00F76667">
        <w:rPr>
          <w:rFonts w:ascii="Times New Roman" w:hAnsi="Times New Roman" w:cs="Times New Roman"/>
        </w:rPr>
        <w:t xml:space="preserve"> The authors have no competing interests. </w:t>
      </w:r>
    </w:p>
    <w:p w14:paraId="3866C1A4" w14:textId="77777777" w:rsidR="00F76667" w:rsidRPr="00F76667" w:rsidRDefault="00F76667" w:rsidP="00F76667">
      <w:pPr>
        <w:rPr>
          <w:rFonts w:ascii="Times New Roman" w:hAnsi="Times New Roman" w:cs="Times New Roman"/>
        </w:rPr>
      </w:pPr>
      <w:r w:rsidRPr="00BD3C5B">
        <w:rPr>
          <w:rFonts w:ascii="Times New Roman" w:hAnsi="Times New Roman" w:cs="Times New Roman"/>
          <w:b/>
          <w:bCs/>
        </w:rPr>
        <w:t>Data and materials availability:</w:t>
      </w:r>
      <w:r w:rsidRPr="00F76667">
        <w:rPr>
          <w:rFonts w:ascii="Times New Roman" w:hAnsi="Times New Roman" w:cs="Times New Roman"/>
        </w:rPr>
        <w:t xml:space="preserve"> All data are available in the main text or the supplementary materials.</w:t>
      </w:r>
    </w:p>
    <w:p w14:paraId="591F797B" w14:textId="77777777" w:rsidR="00F76667" w:rsidRPr="00BD3C5B" w:rsidRDefault="00F76667" w:rsidP="00F76667">
      <w:pPr>
        <w:rPr>
          <w:rFonts w:ascii="Times New Roman" w:hAnsi="Times New Roman" w:cs="Times New Roman"/>
          <w:b/>
          <w:bCs/>
        </w:rPr>
      </w:pPr>
      <w:r w:rsidRPr="00BD3C5B">
        <w:rPr>
          <w:rFonts w:ascii="Times New Roman" w:hAnsi="Times New Roman" w:cs="Times New Roman"/>
          <w:b/>
          <w:bCs/>
        </w:rPr>
        <w:t>Supplementary Materials</w:t>
      </w:r>
    </w:p>
    <w:p w14:paraId="278459C6" w14:textId="77777777" w:rsidR="00F76667" w:rsidRDefault="00F76667" w:rsidP="00F76667">
      <w:pPr>
        <w:rPr>
          <w:rFonts w:ascii="Times New Roman" w:hAnsi="Times New Roman" w:cs="Times New Roman"/>
        </w:rPr>
      </w:pPr>
      <w:r w:rsidRPr="00F76667">
        <w:rPr>
          <w:rFonts w:ascii="Times New Roman" w:hAnsi="Times New Roman" w:cs="Times New Roman"/>
        </w:rPr>
        <w:t>Materials and Methods</w:t>
      </w:r>
    </w:p>
    <w:p w14:paraId="380BA630" w14:textId="0BF987AF" w:rsidR="00BD3C5B" w:rsidRPr="00F76667" w:rsidRDefault="003C74AA" w:rsidP="00F76667">
      <w:pPr>
        <w:rPr>
          <w:rFonts w:ascii="Times New Roman" w:hAnsi="Times New Roman" w:cs="Times New Roman"/>
        </w:rPr>
      </w:pPr>
      <w:r>
        <w:rPr>
          <w:rFonts w:ascii="Times New Roman" w:hAnsi="Times New Roman" w:cs="Times New Roman" w:hint="eastAsia"/>
        </w:rPr>
        <w:t>T</w:t>
      </w:r>
      <w:r w:rsidR="00BD3C5B">
        <w:rPr>
          <w:rFonts w:ascii="Times New Roman" w:hAnsi="Times New Roman" w:cs="Times New Roman"/>
        </w:rPr>
        <w:t>ext</w:t>
      </w:r>
      <w:r>
        <w:rPr>
          <w:rFonts w:ascii="Times New Roman" w:hAnsi="Times New Roman" w:cs="Times New Roman" w:hint="eastAsia"/>
        </w:rPr>
        <w:t xml:space="preserve"> S1 to S4</w:t>
      </w:r>
    </w:p>
    <w:p w14:paraId="1B74BE99" w14:textId="751C0B4C" w:rsidR="00F76667" w:rsidRPr="00F76667" w:rsidRDefault="00F76667" w:rsidP="00F76667">
      <w:pPr>
        <w:rPr>
          <w:rFonts w:ascii="Times New Roman" w:hAnsi="Times New Roman" w:cs="Times New Roman"/>
        </w:rPr>
      </w:pPr>
      <w:r w:rsidRPr="00F76667">
        <w:rPr>
          <w:rFonts w:ascii="Times New Roman" w:hAnsi="Times New Roman" w:cs="Times New Roman"/>
        </w:rPr>
        <w:t>Figs. S1 to S</w:t>
      </w:r>
      <w:r w:rsidR="00BD3C5B">
        <w:rPr>
          <w:rFonts w:ascii="Times New Roman" w:hAnsi="Times New Roman" w:cs="Times New Roman"/>
        </w:rPr>
        <w:t>60</w:t>
      </w:r>
    </w:p>
    <w:p w14:paraId="68C0B9DD" w14:textId="40C9E314" w:rsidR="00F76667" w:rsidRPr="00F76667" w:rsidRDefault="00F76667" w:rsidP="00F76667">
      <w:pPr>
        <w:rPr>
          <w:rFonts w:ascii="Times New Roman" w:hAnsi="Times New Roman" w:cs="Times New Roman"/>
        </w:rPr>
      </w:pPr>
      <w:r w:rsidRPr="00F76667">
        <w:rPr>
          <w:rFonts w:ascii="Times New Roman" w:hAnsi="Times New Roman" w:cs="Times New Roman"/>
        </w:rPr>
        <w:t xml:space="preserve">Table S1 </w:t>
      </w:r>
      <w:r w:rsidR="00BD3C5B">
        <w:rPr>
          <w:rFonts w:ascii="Times New Roman" w:hAnsi="Times New Roman" w:cs="Times New Roman"/>
        </w:rPr>
        <w:t>to S8</w:t>
      </w:r>
    </w:p>
    <w:p w14:paraId="44A73BA9" w14:textId="7ED70888" w:rsidR="00F76667" w:rsidRPr="00F76667" w:rsidRDefault="00F76667" w:rsidP="00F76667">
      <w:pPr>
        <w:rPr>
          <w:rFonts w:ascii="Times New Roman" w:hAnsi="Times New Roman" w:cs="Times New Roman"/>
        </w:rPr>
      </w:pPr>
      <w:r w:rsidRPr="003072C0">
        <w:rPr>
          <w:rFonts w:ascii="Times New Roman" w:hAnsi="Times New Roman" w:cs="Times New Roman"/>
        </w:rPr>
        <w:t>References</w:t>
      </w:r>
      <w:r w:rsidR="008B2090">
        <w:rPr>
          <w:rFonts w:ascii="Times New Roman" w:hAnsi="Times New Roman" w:cs="Times New Roman" w:hint="eastAsia"/>
        </w:rPr>
        <w:t xml:space="preserve"> </w:t>
      </w:r>
      <w:r w:rsidR="00BC65B2">
        <w:rPr>
          <w:rFonts w:ascii="Times New Roman" w:hAnsi="Times New Roman" w:cs="Times New Roman" w:hint="eastAsia"/>
        </w:rPr>
        <w:t>(</w:t>
      </w:r>
      <w:r w:rsidR="00245F66">
        <w:rPr>
          <w:rFonts w:ascii="Times New Roman" w:hAnsi="Times New Roman" w:cs="Times New Roman" w:hint="eastAsia"/>
        </w:rPr>
        <w:t>45 to 94</w:t>
      </w:r>
      <w:r w:rsidR="00BC65B2">
        <w:rPr>
          <w:rFonts w:ascii="Times New Roman" w:hAnsi="Times New Roman" w:cs="Times New Roman" w:hint="eastAsia"/>
        </w:rPr>
        <w:t>)</w:t>
      </w:r>
    </w:p>
    <w:p w14:paraId="4F61D1EB" w14:textId="06FDE647" w:rsidR="00200141" w:rsidRDefault="00F76667" w:rsidP="00F76667">
      <w:pPr>
        <w:rPr>
          <w:rFonts w:ascii="Times New Roman" w:hAnsi="Times New Roman" w:cs="Times New Roman"/>
        </w:rPr>
      </w:pPr>
      <w:r w:rsidRPr="00F76667">
        <w:rPr>
          <w:rFonts w:ascii="Times New Roman" w:hAnsi="Times New Roman" w:cs="Times New Roman"/>
        </w:rPr>
        <w:t>Movie S1</w:t>
      </w:r>
      <w:r w:rsidR="00BD3C5B">
        <w:rPr>
          <w:rFonts w:ascii="Times New Roman" w:hAnsi="Times New Roman" w:cs="Times New Roman"/>
        </w:rPr>
        <w:t xml:space="preserve"> to S5</w:t>
      </w:r>
      <w:r w:rsidR="00200141">
        <w:rPr>
          <w:rFonts w:ascii="Times New Roman" w:hAnsi="Times New Roman" w:cs="Times New Roman"/>
        </w:rPr>
        <w:br w:type="page"/>
      </w:r>
    </w:p>
    <w:p w14:paraId="43CFF66D" w14:textId="0B26C8D6" w:rsidR="005F232F" w:rsidRDefault="001D7BB9" w:rsidP="00AF28C3">
      <w:pPr>
        <w:spacing w:line="276" w:lineRule="auto"/>
        <w:jc w:val="center"/>
        <w:rPr>
          <w:rFonts w:ascii="Times New Roman" w:hAnsi="Times New Roman" w:cs="Times New Roman"/>
          <w:b/>
          <w:bCs/>
        </w:rPr>
      </w:pPr>
      <w:r>
        <w:rPr>
          <w:noProof/>
        </w:rPr>
        <w:lastRenderedPageBreak/>
        <w:drawing>
          <wp:inline distT="0" distB="0" distL="0" distR="0" wp14:anchorId="358E5375" wp14:editId="021BEC7A">
            <wp:extent cx="5943600" cy="4581525"/>
            <wp:effectExtent l="0" t="0" r="0" b="9525"/>
            <wp:docPr id="1910469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581525"/>
                    </a:xfrm>
                    <a:prstGeom prst="rect">
                      <a:avLst/>
                    </a:prstGeom>
                    <a:noFill/>
                    <a:ln>
                      <a:noFill/>
                    </a:ln>
                  </pic:spPr>
                </pic:pic>
              </a:graphicData>
            </a:graphic>
          </wp:inline>
        </w:drawing>
      </w:r>
    </w:p>
    <w:p w14:paraId="2D5D518C" w14:textId="71DB02E9" w:rsidR="00200141" w:rsidRDefault="00200141" w:rsidP="000A49F8">
      <w:pPr>
        <w:spacing w:line="276" w:lineRule="auto"/>
        <w:jc w:val="both"/>
        <w:rPr>
          <w:rFonts w:ascii="Times New Roman" w:hAnsi="Times New Roman" w:cs="Times New Roman"/>
        </w:rPr>
      </w:pPr>
      <w:r w:rsidRPr="00467665">
        <w:rPr>
          <w:rFonts w:ascii="Times New Roman" w:hAnsi="Times New Roman" w:cs="Times New Roman" w:hint="eastAsia"/>
          <w:b/>
          <w:bCs/>
        </w:rPr>
        <w:t>Fig</w:t>
      </w:r>
      <w:r>
        <w:rPr>
          <w:rFonts w:ascii="Times New Roman" w:hAnsi="Times New Roman" w:cs="Times New Roman" w:hint="eastAsia"/>
          <w:b/>
          <w:bCs/>
        </w:rPr>
        <w:t>.</w:t>
      </w:r>
      <w:r w:rsidRPr="00467665">
        <w:rPr>
          <w:rFonts w:ascii="Times New Roman" w:hAnsi="Times New Roman" w:cs="Times New Roman" w:hint="eastAsia"/>
          <w:b/>
          <w:bCs/>
        </w:rPr>
        <w:t xml:space="preserve"> 1. </w:t>
      </w:r>
      <w:r>
        <w:rPr>
          <w:rFonts w:ascii="Times New Roman" w:hAnsi="Times New Roman" w:cs="Times New Roman" w:hint="eastAsia"/>
          <w:b/>
          <w:bCs/>
        </w:rPr>
        <w:t>EarSense, a</w:t>
      </w:r>
      <w:r w:rsidRPr="00467665">
        <w:rPr>
          <w:rFonts w:ascii="Times New Roman" w:hAnsi="Times New Roman" w:cs="Times New Roman" w:hint="eastAsia"/>
          <w:b/>
          <w:bCs/>
        </w:rPr>
        <w:t xml:space="preserve"> </w:t>
      </w:r>
      <w:r w:rsidRPr="00467665">
        <w:rPr>
          <w:rFonts w:ascii="Times New Roman" w:hAnsi="Times New Roman" w:cs="Times New Roman"/>
          <w:b/>
          <w:bCs/>
        </w:rPr>
        <w:t>sm</w:t>
      </w:r>
      <w:r w:rsidRPr="00467665">
        <w:rPr>
          <w:rFonts w:ascii="Times New Roman" w:hAnsi="Times New Roman" w:cs="Times New Roman" w:hint="eastAsia"/>
          <w:b/>
          <w:bCs/>
        </w:rPr>
        <w:t xml:space="preserve">art earbud </w:t>
      </w:r>
      <w:r>
        <w:rPr>
          <w:rFonts w:ascii="Times New Roman" w:hAnsi="Times New Roman" w:cs="Times New Roman" w:hint="eastAsia"/>
          <w:b/>
          <w:bCs/>
        </w:rPr>
        <w:t>for</w:t>
      </w:r>
      <w:r w:rsidRPr="00467665">
        <w:rPr>
          <w:rFonts w:ascii="Times New Roman" w:hAnsi="Times New Roman" w:cs="Times New Roman" w:hint="eastAsia"/>
          <w:b/>
          <w:bCs/>
        </w:rPr>
        <w:t xml:space="preserve"> </w:t>
      </w:r>
      <w:r w:rsidR="00B8246C">
        <w:rPr>
          <w:rFonts w:ascii="Times New Roman" w:hAnsi="Times New Roman" w:cs="Times New Roman"/>
          <w:b/>
          <w:bCs/>
        </w:rPr>
        <w:t>integrated brain</w:t>
      </w:r>
      <w:r w:rsidR="00F105A4" w:rsidRPr="00F105A4">
        <w:rPr>
          <w:rFonts w:ascii="Times New Roman" w:hAnsi="Times New Roman" w:cs="Times New Roman"/>
          <w:b/>
          <w:bCs/>
        </w:rPr>
        <w:t>–</w:t>
      </w:r>
      <w:r w:rsidR="00B8246C">
        <w:rPr>
          <w:rFonts w:ascii="Times New Roman" w:hAnsi="Times New Roman" w:cs="Times New Roman"/>
          <w:b/>
          <w:bCs/>
        </w:rPr>
        <w:t>body</w:t>
      </w:r>
      <w:r w:rsidRPr="00467665">
        <w:rPr>
          <w:rFonts w:ascii="Times New Roman" w:hAnsi="Times New Roman" w:cs="Times New Roman" w:hint="eastAsia"/>
          <w:b/>
          <w:bCs/>
        </w:rPr>
        <w:t xml:space="preserve"> </w:t>
      </w:r>
      <w:r w:rsidR="00B8246C">
        <w:rPr>
          <w:rFonts w:ascii="Times New Roman" w:hAnsi="Times New Roman" w:cs="Times New Roman"/>
          <w:b/>
          <w:bCs/>
        </w:rPr>
        <w:t>physiological</w:t>
      </w:r>
      <w:r w:rsidR="00B8246C" w:rsidRPr="00467665">
        <w:rPr>
          <w:rFonts w:ascii="Times New Roman" w:hAnsi="Times New Roman" w:cs="Times New Roman" w:hint="eastAsia"/>
          <w:b/>
          <w:bCs/>
        </w:rPr>
        <w:t xml:space="preserve"> </w:t>
      </w:r>
      <w:r w:rsidRPr="00467665">
        <w:rPr>
          <w:rFonts w:ascii="Times New Roman" w:hAnsi="Times New Roman" w:cs="Times New Roman" w:hint="eastAsia"/>
          <w:b/>
          <w:bCs/>
        </w:rPr>
        <w:t>sensing</w:t>
      </w:r>
      <w:r>
        <w:rPr>
          <w:rFonts w:ascii="Times New Roman" w:hAnsi="Times New Roman" w:cs="Times New Roman" w:hint="eastAsia"/>
          <w:b/>
          <w:bCs/>
        </w:rPr>
        <w:t>.</w:t>
      </w:r>
      <w:r w:rsidRPr="00467665">
        <w:rPr>
          <w:rFonts w:ascii="Times New Roman" w:hAnsi="Times New Roman" w:cs="Times New Roman" w:hint="eastAsia"/>
          <w:b/>
          <w:bCs/>
        </w:rPr>
        <w:t xml:space="preserve"> </w:t>
      </w:r>
      <w:r w:rsidRPr="00336717">
        <w:rPr>
          <w:rFonts w:ascii="Times New Roman" w:hAnsi="Times New Roman" w:cs="Times New Roman" w:hint="eastAsia"/>
        </w:rPr>
        <w:t>(</w:t>
      </w:r>
      <w:r>
        <w:rPr>
          <w:rFonts w:ascii="Times New Roman" w:hAnsi="Times New Roman" w:cs="Times New Roman" w:hint="eastAsia"/>
          <w:b/>
          <w:bCs/>
        </w:rPr>
        <w:t>A</w:t>
      </w:r>
      <w:r w:rsidRPr="00336717">
        <w:rPr>
          <w:rFonts w:ascii="Times New Roman" w:hAnsi="Times New Roman" w:cs="Times New Roman" w:hint="eastAsia"/>
        </w:rPr>
        <w:t xml:space="preserve">) </w:t>
      </w:r>
      <w:r w:rsidRPr="00467665">
        <w:rPr>
          <w:rFonts w:ascii="Times New Roman" w:hAnsi="Times New Roman" w:cs="Times New Roman" w:hint="eastAsia"/>
        </w:rPr>
        <w:t xml:space="preserve">Schematic of EarSense. </w:t>
      </w:r>
      <w:r w:rsidR="00B8246C">
        <w:rPr>
          <w:rFonts w:ascii="Times New Roman" w:hAnsi="Times New Roman" w:cs="Times New Roman"/>
        </w:rPr>
        <w:t>The device</w:t>
      </w:r>
      <w:r w:rsidR="00B8246C" w:rsidRPr="00336717">
        <w:rPr>
          <w:rFonts w:ascii="Times New Roman" w:hAnsi="Times New Roman" w:cs="Times New Roman"/>
        </w:rPr>
        <w:t xml:space="preserve"> </w:t>
      </w:r>
      <w:r w:rsidRPr="00336717">
        <w:rPr>
          <w:rFonts w:ascii="Times New Roman" w:hAnsi="Times New Roman" w:cs="Times New Roman"/>
        </w:rPr>
        <w:t xml:space="preserve">enables deep ear-canal recording of </w:t>
      </w:r>
      <w:r w:rsidR="00B5531B" w:rsidRPr="00336717">
        <w:rPr>
          <w:rFonts w:ascii="Times New Roman" w:hAnsi="Times New Roman" w:cs="Times New Roman"/>
        </w:rPr>
        <w:t xml:space="preserve">composite </w:t>
      </w:r>
      <w:r w:rsidRPr="00336717">
        <w:rPr>
          <w:rFonts w:ascii="Times New Roman" w:hAnsi="Times New Roman" w:cs="Times New Roman"/>
        </w:rPr>
        <w:t xml:space="preserve">neural–cardiac electrophysiology together with </w:t>
      </w:r>
      <w:r w:rsidR="00B5531B">
        <w:rPr>
          <w:rFonts w:ascii="Times New Roman" w:hAnsi="Times New Roman" w:cs="Times New Roman"/>
        </w:rPr>
        <w:t>vascular-</w:t>
      </w:r>
      <w:r w:rsidRPr="00336717">
        <w:rPr>
          <w:rFonts w:ascii="Times New Roman" w:hAnsi="Times New Roman" w:cs="Times New Roman"/>
        </w:rPr>
        <w:t>respiratory dynamics, core body temperature</w:t>
      </w:r>
      <w:r w:rsidR="005C5D10">
        <w:rPr>
          <w:rFonts w:ascii="Times New Roman" w:hAnsi="Times New Roman" w:cs="Times New Roman"/>
        </w:rPr>
        <w:t xml:space="preserve"> (CBT)</w:t>
      </w:r>
      <w:r w:rsidRPr="00336717">
        <w:rPr>
          <w:rFonts w:ascii="Times New Roman" w:hAnsi="Times New Roman" w:cs="Times New Roman"/>
        </w:rPr>
        <w:t xml:space="preserve">, </w:t>
      </w:r>
      <w:r w:rsidR="00B5531B">
        <w:rPr>
          <w:rFonts w:ascii="Times New Roman" w:hAnsi="Times New Roman" w:cs="Times New Roman"/>
        </w:rPr>
        <w:t>galvanic skin response</w:t>
      </w:r>
      <w:r w:rsidR="005C5D10">
        <w:rPr>
          <w:rFonts w:ascii="Times New Roman" w:hAnsi="Times New Roman" w:cs="Times New Roman"/>
        </w:rPr>
        <w:t xml:space="preserve"> (GSR)</w:t>
      </w:r>
      <w:r w:rsidRPr="00336717">
        <w:rPr>
          <w:rFonts w:ascii="Times New Roman" w:hAnsi="Times New Roman" w:cs="Times New Roman"/>
        </w:rPr>
        <w:t xml:space="preserve">, and body motion, providing multimodal physiological information from a single ear-worn </w:t>
      </w:r>
      <w:r w:rsidR="00882DC1">
        <w:rPr>
          <w:rFonts w:ascii="Times New Roman" w:hAnsi="Times New Roman" w:cs="Times New Roman"/>
        </w:rPr>
        <w:t>interface</w:t>
      </w:r>
      <w:r w:rsidRPr="00336717">
        <w:rPr>
          <w:rFonts w:ascii="Times New Roman" w:hAnsi="Times New Roman" w:cs="Times New Roman"/>
        </w:rPr>
        <w:t>.</w:t>
      </w:r>
      <w:r w:rsidRPr="00336717">
        <w:rPr>
          <w:rFonts w:ascii="Times New Roman" w:hAnsi="Times New Roman" w:cs="Times New Roman" w:hint="eastAsia"/>
        </w:rPr>
        <w:t xml:space="preserve"> </w:t>
      </w:r>
      <w:r w:rsidR="00B5531B">
        <w:rPr>
          <w:rFonts w:ascii="Times New Roman" w:hAnsi="Times New Roman" w:cs="Times New Roman" w:hint="eastAsia"/>
        </w:rPr>
        <w:t xml:space="preserve">EEG, </w:t>
      </w:r>
      <w:r w:rsidR="00B5531B" w:rsidRPr="00B5531B">
        <w:rPr>
          <w:rFonts w:ascii="Times New Roman" w:hAnsi="Times New Roman" w:cs="Times New Roman"/>
        </w:rPr>
        <w:t>electroencephalogram</w:t>
      </w:r>
      <w:r w:rsidR="00B5531B">
        <w:rPr>
          <w:rFonts w:ascii="Times New Roman" w:hAnsi="Times New Roman" w:cs="Times New Roman"/>
        </w:rPr>
        <w:t xml:space="preserve">; </w:t>
      </w:r>
      <w:r w:rsidR="00B5531B">
        <w:rPr>
          <w:rFonts w:ascii="Times New Roman" w:hAnsi="Times New Roman" w:cs="Times New Roman" w:hint="eastAsia"/>
        </w:rPr>
        <w:t>ECG</w:t>
      </w:r>
      <w:r w:rsidR="00B5531B">
        <w:rPr>
          <w:rFonts w:ascii="Times New Roman" w:hAnsi="Times New Roman" w:cs="Times New Roman"/>
        </w:rPr>
        <w:t>,</w:t>
      </w:r>
      <w:r w:rsidR="00B5531B">
        <w:rPr>
          <w:rFonts w:ascii="Times New Roman" w:hAnsi="Times New Roman" w:cs="Times New Roman" w:hint="eastAsia"/>
        </w:rPr>
        <w:t xml:space="preserve"> </w:t>
      </w:r>
      <w:r w:rsidR="00F07615" w:rsidRPr="00F07615">
        <w:rPr>
          <w:rFonts w:ascii="Times New Roman" w:hAnsi="Times New Roman" w:cs="Times New Roman"/>
        </w:rPr>
        <w:t>electrocardiogram</w:t>
      </w:r>
      <w:r w:rsidR="00B5531B">
        <w:rPr>
          <w:rFonts w:ascii="Times New Roman" w:hAnsi="Times New Roman" w:cs="Times New Roman"/>
        </w:rPr>
        <w:t>; PPG, p</w:t>
      </w:r>
      <w:r w:rsidR="00B5531B" w:rsidRPr="00B5531B">
        <w:rPr>
          <w:rFonts w:ascii="Times New Roman" w:hAnsi="Times New Roman" w:cs="Times New Roman"/>
        </w:rPr>
        <w:t>hotoplethysmography</w:t>
      </w:r>
      <w:r w:rsidR="00B5531B">
        <w:rPr>
          <w:rFonts w:ascii="Times New Roman" w:hAnsi="Times New Roman" w:cs="Times New Roman"/>
        </w:rPr>
        <w:t>; IR, infrared; IMU, inertial measurement unit; SpO</w:t>
      </w:r>
      <w:r w:rsidR="00B5531B" w:rsidRPr="00B5531B">
        <w:rPr>
          <w:rFonts w:ascii="Times New Roman" w:hAnsi="Times New Roman" w:cs="Times New Roman"/>
          <w:vertAlign w:val="subscript"/>
        </w:rPr>
        <w:t>2</w:t>
      </w:r>
      <w:r w:rsidR="00B5531B">
        <w:rPr>
          <w:rFonts w:ascii="Times New Roman" w:hAnsi="Times New Roman" w:cs="Times New Roman"/>
        </w:rPr>
        <w:t xml:space="preserve">, </w:t>
      </w:r>
      <w:r w:rsidR="00B5531B" w:rsidRPr="00B5531B">
        <w:rPr>
          <w:rFonts w:ascii="Times New Roman" w:hAnsi="Times New Roman" w:cs="Times New Roman"/>
        </w:rPr>
        <w:t>peripheral oxygen saturation</w:t>
      </w:r>
      <w:r w:rsidR="00B5531B">
        <w:rPr>
          <w:rFonts w:ascii="Times New Roman" w:hAnsi="Times New Roman" w:cs="Times New Roman"/>
        </w:rPr>
        <w:t>.</w:t>
      </w:r>
      <w:r w:rsidR="00B5531B" w:rsidRPr="00B5531B">
        <w:rPr>
          <w:rFonts w:ascii="Times New Roman" w:hAnsi="Times New Roman" w:cs="Times New Roman" w:hint="eastAsia"/>
        </w:rPr>
        <w:t xml:space="preserve"> </w:t>
      </w:r>
      <w:r>
        <w:rPr>
          <w:rFonts w:ascii="Times New Roman" w:hAnsi="Times New Roman" w:cs="Times New Roman" w:hint="eastAsia"/>
        </w:rPr>
        <w:t>(</w:t>
      </w:r>
      <w:r w:rsidRPr="0032405E">
        <w:rPr>
          <w:rFonts w:ascii="Times New Roman" w:hAnsi="Times New Roman" w:cs="Times New Roman" w:hint="eastAsia"/>
          <w:b/>
          <w:bCs/>
        </w:rPr>
        <w:t>B</w:t>
      </w:r>
      <w:r>
        <w:rPr>
          <w:rFonts w:ascii="Times New Roman" w:hAnsi="Times New Roman" w:cs="Times New Roman" w:hint="eastAsia"/>
        </w:rPr>
        <w:t>) Exploded</w:t>
      </w:r>
      <w:r>
        <w:rPr>
          <w:rFonts w:ascii="Times New Roman" w:hAnsi="Times New Roman" w:cs="Times New Roman"/>
        </w:rPr>
        <w:t>-</w:t>
      </w:r>
      <w:r>
        <w:rPr>
          <w:rFonts w:ascii="Times New Roman" w:hAnsi="Times New Roman" w:cs="Times New Roman" w:hint="eastAsia"/>
        </w:rPr>
        <w:t xml:space="preserve">view </w:t>
      </w:r>
      <w:r>
        <w:rPr>
          <w:rFonts w:ascii="Times New Roman" w:hAnsi="Times New Roman" w:cs="Times New Roman"/>
        </w:rPr>
        <w:t>schematic</w:t>
      </w:r>
      <w:r>
        <w:rPr>
          <w:rFonts w:ascii="Times New Roman" w:hAnsi="Times New Roman" w:cs="Times New Roman" w:hint="eastAsia"/>
        </w:rPr>
        <w:t xml:space="preserve"> of EarSense showing </w:t>
      </w:r>
      <w:r>
        <w:rPr>
          <w:rFonts w:ascii="Times New Roman" w:hAnsi="Times New Roman" w:cs="Times New Roman"/>
        </w:rPr>
        <w:t xml:space="preserve">the </w:t>
      </w:r>
      <w:r>
        <w:rPr>
          <w:rFonts w:ascii="Times New Roman" w:hAnsi="Times New Roman" w:cs="Times New Roman" w:hint="eastAsia"/>
        </w:rPr>
        <w:t>tip assembly, sensor modules, electronics, batteries</w:t>
      </w:r>
      <w:r w:rsidR="00F07615">
        <w:rPr>
          <w:rFonts w:ascii="Times New Roman" w:hAnsi="Times New Roman" w:cs="Times New Roman" w:hint="eastAsia"/>
        </w:rPr>
        <w:t>,</w:t>
      </w:r>
      <w:r>
        <w:rPr>
          <w:rFonts w:ascii="Times New Roman" w:hAnsi="Times New Roman" w:cs="Times New Roman" w:hint="eastAsia"/>
        </w:rPr>
        <w:t xml:space="preserve"> and mechanical </w:t>
      </w:r>
      <w:r w:rsidR="00B01727">
        <w:rPr>
          <w:rFonts w:ascii="Times New Roman" w:hAnsi="Times New Roman" w:cs="Times New Roman" w:hint="eastAsia"/>
        </w:rPr>
        <w:t>enclosure</w:t>
      </w:r>
      <w:r>
        <w:rPr>
          <w:rFonts w:ascii="Times New Roman" w:hAnsi="Times New Roman" w:cs="Times New Roman" w:hint="eastAsia"/>
        </w:rPr>
        <w:t xml:space="preserve">. </w:t>
      </w:r>
      <w:r w:rsidR="00B5531B">
        <w:rPr>
          <w:rFonts w:ascii="Times New Roman" w:hAnsi="Times New Roman" w:cs="Times New Roman"/>
        </w:rPr>
        <w:t xml:space="preserve">Ref, reference electrode; GND, ground electrode; FPCB, flexible printed circuit board. </w:t>
      </w:r>
      <w:r>
        <w:rPr>
          <w:rFonts w:ascii="Times New Roman" w:hAnsi="Times New Roman" w:cs="Times New Roman" w:hint="eastAsia"/>
        </w:rPr>
        <w:t>(</w:t>
      </w:r>
      <w:r w:rsidRPr="0032405E">
        <w:rPr>
          <w:rFonts w:ascii="Times New Roman" w:hAnsi="Times New Roman" w:cs="Times New Roman" w:hint="eastAsia"/>
          <w:b/>
          <w:bCs/>
        </w:rPr>
        <w:t>C</w:t>
      </w:r>
      <w:r>
        <w:rPr>
          <w:rFonts w:ascii="Times New Roman" w:hAnsi="Times New Roman" w:cs="Times New Roman" w:hint="eastAsia"/>
        </w:rPr>
        <w:t xml:space="preserve">) Detailed structure of the tip assembly, </w:t>
      </w:r>
      <w:r w:rsidR="00701DD4">
        <w:rPr>
          <w:rFonts w:ascii="Times New Roman" w:hAnsi="Times New Roman" w:cs="Times New Roman" w:hint="eastAsia"/>
        </w:rPr>
        <w:t>including the</w:t>
      </w:r>
      <w:r>
        <w:rPr>
          <w:rFonts w:ascii="Times New Roman" w:hAnsi="Times New Roman" w:cs="Times New Roman"/>
        </w:rPr>
        <w:t xml:space="preserve"> </w:t>
      </w:r>
      <w:r>
        <w:rPr>
          <w:rFonts w:ascii="Times New Roman" w:hAnsi="Times New Roman" w:cs="Times New Roman" w:hint="eastAsia"/>
        </w:rPr>
        <w:t xml:space="preserve">actuator array with hydrogel electrodes for deep ear-canal electrophysiology, </w:t>
      </w:r>
      <w:r w:rsidR="00701DD4">
        <w:rPr>
          <w:rFonts w:ascii="Times New Roman" w:hAnsi="Times New Roman" w:cs="Times New Roman" w:hint="eastAsia"/>
        </w:rPr>
        <w:t xml:space="preserve">the </w:t>
      </w:r>
      <w:r>
        <w:rPr>
          <w:rFonts w:ascii="Times New Roman" w:hAnsi="Times New Roman" w:cs="Times New Roman" w:hint="eastAsia"/>
        </w:rPr>
        <w:t xml:space="preserve">IR </w:t>
      </w:r>
      <w:r w:rsidR="00701DD4">
        <w:rPr>
          <w:rFonts w:ascii="Times New Roman" w:hAnsi="Times New Roman" w:cs="Times New Roman" w:hint="eastAsia"/>
        </w:rPr>
        <w:t xml:space="preserve">temperature </w:t>
      </w:r>
      <w:r>
        <w:rPr>
          <w:rFonts w:ascii="Times New Roman" w:hAnsi="Times New Roman" w:cs="Times New Roman" w:hint="eastAsia"/>
        </w:rPr>
        <w:t>sensor</w:t>
      </w:r>
      <w:r w:rsidR="00701DD4">
        <w:rPr>
          <w:rFonts w:ascii="Times New Roman" w:hAnsi="Times New Roman" w:cs="Times New Roman" w:hint="eastAsia"/>
        </w:rPr>
        <w:t>,</w:t>
      </w:r>
      <w:r>
        <w:rPr>
          <w:rFonts w:ascii="Times New Roman" w:hAnsi="Times New Roman" w:cs="Times New Roman" w:hint="eastAsia"/>
        </w:rPr>
        <w:t xml:space="preserve"> and electrical interconnects. (</w:t>
      </w:r>
      <w:r w:rsidRPr="0032405E">
        <w:rPr>
          <w:rFonts w:ascii="Times New Roman" w:hAnsi="Times New Roman" w:cs="Times New Roman" w:hint="eastAsia"/>
          <w:b/>
          <w:bCs/>
        </w:rPr>
        <w:t>D</w:t>
      </w:r>
      <w:r>
        <w:rPr>
          <w:rFonts w:ascii="Times New Roman" w:hAnsi="Times New Roman" w:cs="Times New Roman" w:hint="eastAsia"/>
        </w:rPr>
        <w:t xml:space="preserve"> and </w:t>
      </w:r>
      <w:r w:rsidRPr="0032405E">
        <w:rPr>
          <w:rFonts w:ascii="Times New Roman" w:hAnsi="Times New Roman" w:cs="Times New Roman" w:hint="eastAsia"/>
          <w:b/>
          <w:bCs/>
        </w:rPr>
        <w:t>E</w:t>
      </w:r>
      <w:r>
        <w:rPr>
          <w:rFonts w:ascii="Times New Roman" w:hAnsi="Times New Roman" w:cs="Times New Roman" w:hint="eastAsia"/>
        </w:rPr>
        <w:t xml:space="preserve">) Photographs of EarSense showing the compact earbud form factor (D) and in-ear wearing </w:t>
      </w:r>
      <w:r>
        <w:rPr>
          <w:rFonts w:ascii="Times New Roman" w:hAnsi="Times New Roman" w:cs="Times New Roman"/>
        </w:rPr>
        <w:t xml:space="preserve">during daily use </w:t>
      </w:r>
      <w:r>
        <w:rPr>
          <w:rFonts w:ascii="Times New Roman" w:hAnsi="Times New Roman" w:cs="Times New Roman" w:hint="eastAsia"/>
        </w:rPr>
        <w:t>(E). Scale bar</w:t>
      </w:r>
      <w:r w:rsidR="00B02AA7">
        <w:rPr>
          <w:rFonts w:ascii="Times New Roman" w:hAnsi="Times New Roman" w:cs="Times New Roman" w:hint="eastAsia"/>
        </w:rPr>
        <w:t>s</w:t>
      </w:r>
      <w:r>
        <w:rPr>
          <w:rFonts w:ascii="Times New Roman" w:hAnsi="Times New Roman" w:cs="Times New Roman" w:hint="eastAsia"/>
        </w:rPr>
        <w:t>, 1 cm and 5 cm, respectively. (</w:t>
      </w:r>
      <w:r w:rsidRPr="00213E06">
        <w:rPr>
          <w:rFonts w:ascii="Times New Roman" w:hAnsi="Times New Roman" w:cs="Times New Roman" w:hint="eastAsia"/>
          <w:b/>
          <w:bCs/>
        </w:rPr>
        <w:t>F</w:t>
      </w:r>
      <w:r>
        <w:rPr>
          <w:rFonts w:ascii="Times New Roman" w:hAnsi="Times New Roman" w:cs="Times New Roman" w:hint="eastAsia"/>
        </w:rPr>
        <w:t xml:space="preserve">) </w:t>
      </w:r>
      <w:r w:rsidR="00B02AA7">
        <w:rPr>
          <w:rFonts w:ascii="Times New Roman" w:hAnsi="Times New Roman" w:cs="Times New Roman" w:hint="eastAsia"/>
        </w:rPr>
        <w:t>Multimodal</w:t>
      </w:r>
      <w:r>
        <w:rPr>
          <w:rFonts w:ascii="Times New Roman" w:hAnsi="Times New Roman" w:cs="Times New Roman" w:hint="eastAsia"/>
        </w:rPr>
        <w:t xml:space="preserve"> </w:t>
      </w:r>
      <w:r>
        <w:rPr>
          <w:rFonts w:ascii="Times New Roman" w:hAnsi="Times New Roman" w:cs="Times New Roman"/>
        </w:rPr>
        <w:t>physiological</w:t>
      </w:r>
      <w:r>
        <w:rPr>
          <w:rFonts w:ascii="Times New Roman" w:hAnsi="Times New Roman" w:cs="Times New Roman" w:hint="eastAsia"/>
        </w:rPr>
        <w:t xml:space="preserve"> </w:t>
      </w:r>
      <w:r w:rsidR="00F07615">
        <w:rPr>
          <w:rFonts w:ascii="Times New Roman" w:hAnsi="Times New Roman" w:cs="Times New Roman" w:hint="eastAsia"/>
        </w:rPr>
        <w:t>data</w:t>
      </w:r>
      <w:r>
        <w:rPr>
          <w:rFonts w:ascii="Times New Roman" w:hAnsi="Times New Roman" w:cs="Times New Roman" w:hint="eastAsia"/>
        </w:rPr>
        <w:t xml:space="preserve"> </w:t>
      </w:r>
      <w:r w:rsidR="00B02AA7">
        <w:rPr>
          <w:rFonts w:ascii="Times New Roman" w:hAnsi="Times New Roman" w:cs="Times New Roman" w:hint="eastAsia"/>
        </w:rPr>
        <w:t>acquired</w:t>
      </w:r>
      <w:r>
        <w:rPr>
          <w:rFonts w:ascii="Times New Roman" w:hAnsi="Times New Roman" w:cs="Times New Roman" w:hint="eastAsia"/>
        </w:rPr>
        <w:t xml:space="preserve"> by EarSense</w:t>
      </w:r>
      <w:r>
        <w:rPr>
          <w:rFonts w:ascii="Times New Roman" w:hAnsi="Times New Roman" w:cs="Times New Roman"/>
        </w:rPr>
        <w:t xml:space="preserve">, </w:t>
      </w:r>
      <w:r w:rsidR="00F07615">
        <w:rPr>
          <w:rFonts w:ascii="Times New Roman" w:hAnsi="Times New Roman" w:cs="Times New Roman" w:hint="eastAsia"/>
        </w:rPr>
        <w:t>combined with</w:t>
      </w:r>
      <w:r>
        <w:rPr>
          <w:rFonts w:ascii="Times New Roman" w:hAnsi="Times New Roman" w:cs="Times New Roman" w:hint="eastAsia"/>
        </w:rPr>
        <w:t xml:space="preserve"> </w:t>
      </w:r>
      <w:r w:rsidR="00B5531B">
        <w:rPr>
          <w:rFonts w:ascii="Times New Roman" w:hAnsi="Times New Roman" w:cs="Times New Roman"/>
        </w:rPr>
        <w:t>machine learning (</w:t>
      </w:r>
      <w:r>
        <w:rPr>
          <w:rFonts w:ascii="Times New Roman" w:hAnsi="Times New Roman" w:cs="Times New Roman" w:hint="eastAsia"/>
        </w:rPr>
        <w:t>ML</w:t>
      </w:r>
      <w:r w:rsidR="00B5531B">
        <w:rPr>
          <w:rFonts w:ascii="Times New Roman" w:hAnsi="Times New Roman" w:cs="Times New Roman"/>
        </w:rPr>
        <w:t>)</w:t>
      </w:r>
      <w:r>
        <w:rPr>
          <w:rFonts w:ascii="Times New Roman" w:hAnsi="Times New Roman" w:cs="Times New Roman" w:hint="eastAsia"/>
        </w:rPr>
        <w:t xml:space="preserve"> </w:t>
      </w:r>
      <w:r w:rsidR="00B02AA7">
        <w:rPr>
          <w:rFonts w:ascii="Times New Roman" w:hAnsi="Times New Roman" w:cs="Times New Roman" w:hint="eastAsia"/>
        </w:rPr>
        <w:t>analysis</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enable</w:t>
      </w:r>
      <w:r>
        <w:rPr>
          <w:rFonts w:ascii="Times New Roman" w:hAnsi="Times New Roman" w:cs="Times New Roman" w:hint="eastAsia"/>
        </w:rPr>
        <w:t xml:space="preserve"> body-state evaluation, </w:t>
      </w:r>
      <w:r w:rsidR="00B02AA7">
        <w:rPr>
          <w:rFonts w:ascii="Times New Roman" w:hAnsi="Times New Roman" w:cs="Times New Roman" w:hint="eastAsia"/>
        </w:rPr>
        <w:t>including</w:t>
      </w:r>
      <w:r>
        <w:rPr>
          <w:rFonts w:ascii="Times New Roman" w:hAnsi="Times New Roman" w:cs="Times New Roman" w:hint="eastAsia"/>
        </w:rPr>
        <w:t xml:space="preserve"> affective sta</w:t>
      </w:r>
      <w:r w:rsidR="00830AF0">
        <w:rPr>
          <w:rFonts w:ascii="Times New Roman" w:hAnsi="Times New Roman" w:cs="Times New Roman"/>
        </w:rPr>
        <w:t>te</w:t>
      </w:r>
      <w:r>
        <w:rPr>
          <w:rFonts w:ascii="Times New Roman" w:hAnsi="Times New Roman" w:cs="Times New Roman" w:hint="eastAsia"/>
        </w:rPr>
        <w:t xml:space="preserve"> analysis, sleep </w:t>
      </w:r>
      <w:r>
        <w:rPr>
          <w:rFonts w:ascii="Times New Roman" w:hAnsi="Times New Roman" w:cs="Times New Roman"/>
        </w:rPr>
        <w:t>monitoring</w:t>
      </w:r>
      <w:r w:rsidR="00B02AA7">
        <w:rPr>
          <w:rFonts w:ascii="Times New Roman" w:hAnsi="Times New Roman" w:cs="Times New Roman" w:hint="eastAsia"/>
        </w:rPr>
        <w:t>,</w:t>
      </w:r>
      <w:r>
        <w:rPr>
          <w:rFonts w:ascii="Times New Roman" w:hAnsi="Times New Roman" w:cs="Times New Roman" w:hint="eastAsia"/>
        </w:rPr>
        <w:t xml:space="preserve"> and </w:t>
      </w:r>
      <w:r w:rsidR="00B02AA7">
        <w:rPr>
          <w:rFonts w:ascii="Times New Roman" w:hAnsi="Times New Roman" w:cs="Times New Roman" w:hint="eastAsia"/>
        </w:rPr>
        <w:t xml:space="preserve">prediction of </w:t>
      </w:r>
      <w:r>
        <w:rPr>
          <w:rFonts w:ascii="Times New Roman" w:hAnsi="Times New Roman" w:cs="Times New Roman" w:hint="eastAsia"/>
        </w:rPr>
        <w:t xml:space="preserve">next-day </w:t>
      </w:r>
      <w:r w:rsidR="00B5531B">
        <w:rPr>
          <w:rFonts w:ascii="Times New Roman" w:hAnsi="Times New Roman" w:cs="Times New Roman"/>
        </w:rPr>
        <w:t xml:space="preserve">functional and </w:t>
      </w:r>
      <w:r>
        <w:rPr>
          <w:rFonts w:ascii="Times New Roman" w:hAnsi="Times New Roman" w:cs="Times New Roman" w:hint="eastAsia"/>
        </w:rPr>
        <w:t xml:space="preserve">cognitive </w:t>
      </w:r>
      <w:r>
        <w:rPr>
          <w:rFonts w:ascii="Times New Roman" w:hAnsi="Times New Roman" w:cs="Times New Roman"/>
        </w:rPr>
        <w:t>performance</w:t>
      </w:r>
      <w:r>
        <w:rPr>
          <w:rFonts w:ascii="Times New Roman" w:hAnsi="Times New Roman" w:cs="Times New Roman" w:hint="eastAsia"/>
        </w:rPr>
        <w:t xml:space="preserve">. </w:t>
      </w:r>
      <w:r>
        <w:rPr>
          <w:rFonts w:ascii="Times New Roman" w:hAnsi="Times New Roman" w:cs="Times New Roman"/>
        </w:rPr>
        <w:br w:type="page"/>
      </w:r>
    </w:p>
    <w:p w14:paraId="3020CB6E" w14:textId="6DD82866" w:rsidR="00821E0F" w:rsidRDefault="00AF28C3" w:rsidP="00AF28C3">
      <w:pPr>
        <w:spacing w:line="276" w:lineRule="auto"/>
        <w:jc w:val="center"/>
        <w:rPr>
          <w:rFonts w:ascii="Times New Roman" w:hAnsi="Times New Roman" w:cs="Times New Roman"/>
          <w:b/>
          <w:bCs/>
        </w:rPr>
      </w:pPr>
      <w:r>
        <w:rPr>
          <w:noProof/>
        </w:rPr>
        <w:lastRenderedPageBreak/>
        <w:drawing>
          <wp:inline distT="0" distB="0" distL="0" distR="0" wp14:anchorId="2FF252DF" wp14:editId="394317E7">
            <wp:extent cx="5943600" cy="5761990"/>
            <wp:effectExtent l="0" t="0" r="0" b="0"/>
            <wp:docPr id="1570709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761990"/>
                    </a:xfrm>
                    <a:prstGeom prst="rect">
                      <a:avLst/>
                    </a:prstGeom>
                    <a:noFill/>
                    <a:ln>
                      <a:noFill/>
                    </a:ln>
                  </pic:spPr>
                </pic:pic>
              </a:graphicData>
            </a:graphic>
          </wp:inline>
        </w:drawing>
      </w:r>
    </w:p>
    <w:p w14:paraId="144FCB87" w14:textId="5F556C4A" w:rsidR="00200141" w:rsidRDefault="00200141" w:rsidP="000A49F8">
      <w:pPr>
        <w:spacing w:line="276" w:lineRule="auto"/>
        <w:jc w:val="both"/>
        <w:rPr>
          <w:rFonts w:ascii="Times New Roman" w:hAnsi="Times New Roman" w:cs="Times New Roman"/>
        </w:rPr>
      </w:pPr>
      <w:r>
        <w:rPr>
          <w:rFonts w:ascii="Times New Roman" w:hAnsi="Times New Roman" w:cs="Times New Roman"/>
          <w:b/>
          <w:bCs/>
        </w:rPr>
        <w:t xml:space="preserve">Fig. 2. </w:t>
      </w:r>
      <w:r w:rsidRPr="009F5675">
        <w:rPr>
          <w:rFonts w:ascii="Times New Roman" w:hAnsi="Times New Roman" w:cs="Times New Roman"/>
          <w:b/>
          <w:bCs/>
        </w:rPr>
        <w:t>Actuator–hydrogel interface enabling stable deep ear-canal composite electrophysiology (EEG–ECG)</w:t>
      </w:r>
      <w:r>
        <w:rPr>
          <w:rFonts w:ascii="Times New Roman" w:hAnsi="Times New Roman" w:cs="Times New Roman"/>
          <w:b/>
          <w:bCs/>
        </w:rPr>
        <w:t xml:space="preserve"> recording</w:t>
      </w:r>
      <w:r w:rsidRPr="009F5675">
        <w:rPr>
          <w:rFonts w:ascii="Times New Roman" w:hAnsi="Times New Roman" w:cs="Times New Roman"/>
          <w:b/>
          <w:bCs/>
        </w:rPr>
        <w:t>.</w:t>
      </w:r>
      <w:r>
        <w:rPr>
          <w:rFonts w:ascii="Times New Roman" w:hAnsi="Times New Roman" w:cs="Times New Roman"/>
          <w:b/>
          <w:bCs/>
        </w:rPr>
        <w:t xml:space="preserve"> </w:t>
      </w:r>
      <w:r w:rsidRPr="00A14A81">
        <w:rPr>
          <w:rFonts w:ascii="Times New Roman" w:hAnsi="Times New Roman" w:cs="Times New Roman"/>
        </w:rPr>
        <w:t>(</w:t>
      </w:r>
      <w:r w:rsidRPr="00A14A81">
        <w:rPr>
          <w:rFonts w:ascii="Times New Roman" w:hAnsi="Times New Roman" w:cs="Times New Roman"/>
          <w:b/>
          <w:bCs/>
        </w:rPr>
        <w:t>A</w:t>
      </w:r>
      <w:r w:rsidRPr="00A14A81">
        <w:rPr>
          <w:rFonts w:ascii="Times New Roman" w:hAnsi="Times New Roman" w:cs="Times New Roman"/>
        </w:rPr>
        <w:t>)</w:t>
      </w:r>
      <w:r>
        <w:rPr>
          <w:rFonts w:ascii="Times New Roman" w:hAnsi="Times New Roman" w:cs="Times New Roman"/>
          <w:b/>
          <w:bCs/>
        </w:rPr>
        <w:t xml:space="preserve"> </w:t>
      </w:r>
      <w:r w:rsidRPr="00A14A81">
        <w:rPr>
          <w:rFonts w:ascii="Times New Roman" w:hAnsi="Times New Roman" w:cs="Times New Roman"/>
        </w:rPr>
        <w:t>Schematic</w:t>
      </w:r>
      <w:r>
        <w:rPr>
          <w:rFonts w:ascii="Times New Roman" w:hAnsi="Times New Roman" w:cs="Times New Roman"/>
        </w:rPr>
        <w:t xml:space="preserve"> of deep ear-canal electrophysiology </w:t>
      </w:r>
      <w:r w:rsidR="00830AF0">
        <w:rPr>
          <w:rFonts w:ascii="Times New Roman" w:hAnsi="Times New Roman" w:cs="Times New Roman"/>
        </w:rPr>
        <w:t>enabled by the</w:t>
      </w:r>
      <w:r>
        <w:rPr>
          <w:rFonts w:ascii="Times New Roman" w:hAnsi="Times New Roman" w:cs="Times New Roman"/>
        </w:rPr>
        <w:t xml:space="preserve"> actuator-hydrogel interface</w:t>
      </w:r>
      <w:r w:rsidR="00E700E7">
        <w:rPr>
          <w:rFonts w:ascii="Times New Roman" w:hAnsi="Times New Roman" w:cs="Times New Roman" w:hint="eastAsia"/>
        </w:rPr>
        <w:t>,</w:t>
      </w:r>
      <w:r>
        <w:rPr>
          <w:rFonts w:ascii="Times New Roman" w:hAnsi="Times New Roman" w:cs="Times New Roman"/>
        </w:rPr>
        <w:t xml:space="preserve"> composed of an adaptive bilayer PDMS-SMA actuator, hydrogel electrode</w:t>
      </w:r>
      <w:r w:rsidR="00E700E7">
        <w:rPr>
          <w:rFonts w:ascii="Times New Roman" w:hAnsi="Times New Roman" w:cs="Times New Roman" w:hint="eastAsia"/>
        </w:rPr>
        <w:t>,</w:t>
      </w:r>
      <w:r>
        <w:rPr>
          <w:rFonts w:ascii="Times New Roman" w:hAnsi="Times New Roman" w:cs="Times New Roman"/>
        </w:rPr>
        <w:t xml:space="preserve"> and integrated thin-film heater. </w:t>
      </w:r>
      <w:r w:rsidR="00AA78A1">
        <w:rPr>
          <w:rFonts w:ascii="Times New Roman" w:hAnsi="Times New Roman" w:cs="Times New Roman"/>
        </w:rPr>
        <w:t>PI, p</w:t>
      </w:r>
      <w:r w:rsidR="00AA78A1" w:rsidRPr="00AA78A1">
        <w:rPr>
          <w:rFonts w:ascii="Times New Roman" w:hAnsi="Times New Roman" w:cs="Times New Roman"/>
        </w:rPr>
        <w:t>olymide</w:t>
      </w:r>
      <w:r w:rsidR="00AA78A1">
        <w:rPr>
          <w:rFonts w:ascii="Times New Roman" w:hAnsi="Times New Roman" w:cs="Times New Roman"/>
        </w:rPr>
        <w:t>; PDMS, p</w:t>
      </w:r>
      <w:r w:rsidR="00AA78A1" w:rsidRPr="00AA78A1">
        <w:rPr>
          <w:rFonts w:ascii="Times New Roman" w:hAnsi="Times New Roman" w:cs="Times New Roman"/>
        </w:rPr>
        <w:t>olydimethylsiloxane</w:t>
      </w:r>
      <w:r w:rsidR="00AA78A1">
        <w:rPr>
          <w:rFonts w:ascii="Times New Roman" w:hAnsi="Times New Roman" w:cs="Times New Roman"/>
        </w:rPr>
        <w:t>;</w:t>
      </w:r>
      <w:r w:rsidR="00AA78A1" w:rsidRPr="00AA78A1">
        <w:rPr>
          <w:rFonts w:ascii="Times New Roman" w:hAnsi="Times New Roman" w:cs="Times New Roman"/>
        </w:rPr>
        <w:t xml:space="preserve"> </w:t>
      </w:r>
      <w:r w:rsidR="00AA78A1">
        <w:rPr>
          <w:rFonts w:ascii="Times New Roman" w:hAnsi="Times New Roman" w:cs="Times New Roman"/>
        </w:rPr>
        <w:t>SMA, shape memory alloy</w:t>
      </w:r>
      <w:r w:rsidR="00E700E7">
        <w:rPr>
          <w:rFonts w:ascii="Times New Roman" w:hAnsi="Times New Roman" w:cs="Times New Roman" w:hint="eastAsia"/>
        </w:rPr>
        <w:t>.</w:t>
      </w:r>
      <w:r w:rsidR="00AA78A1">
        <w:rPr>
          <w:rFonts w:ascii="Times New Roman" w:hAnsi="Times New Roman" w:cs="Times New Roman"/>
        </w:rPr>
        <w:t xml:space="preserve"> </w:t>
      </w:r>
      <w:r>
        <w:rPr>
          <w:rFonts w:ascii="Times New Roman" w:hAnsi="Times New Roman" w:cs="Times New Roman"/>
        </w:rPr>
        <w:t>(</w:t>
      </w:r>
      <w:r w:rsidRPr="00FE3880">
        <w:rPr>
          <w:rFonts w:ascii="Times New Roman" w:hAnsi="Times New Roman" w:cs="Times New Roman"/>
          <w:b/>
          <w:bCs/>
        </w:rPr>
        <w:t>B</w:t>
      </w:r>
      <w:r>
        <w:rPr>
          <w:rFonts w:ascii="Times New Roman" w:hAnsi="Times New Roman" w:cs="Times New Roman"/>
        </w:rPr>
        <w:t xml:space="preserve">) </w:t>
      </w:r>
      <w:r w:rsidRPr="00961BF2">
        <w:rPr>
          <w:rFonts w:ascii="Times New Roman" w:hAnsi="Times New Roman" w:cs="Times New Roman"/>
        </w:rPr>
        <w:t>Operating mechanism of the PDMS</w:t>
      </w:r>
      <w:r w:rsidR="00F07615" w:rsidRPr="00F07615">
        <w:rPr>
          <w:rFonts w:ascii="Times New Roman" w:hAnsi="Times New Roman" w:cs="Times New Roman"/>
        </w:rPr>
        <w:t>–</w:t>
      </w:r>
      <w:r w:rsidRPr="00961BF2">
        <w:rPr>
          <w:rFonts w:ascii="Times New Roman" w:hAnsi="Times New Roman" w:cs="Times New Roman"/>
        </w:rPr>
        <w:t xml:space="preserve">SMA actuator based on stress balance between elastomer retraction and temperature-controlled SMA phase transition, producing a bent configuration at physiological temperature (37 °C) and a straightened state upon heating </w:t>
      </w:r>
      <w:r w:rsidR="0083374B">
        <w:rPr>
          <w:rFonts w:ascii="Times New Roman" w:hAnsi="Times New Roman" w:cs="Times New Roman" w:hint="eastAsia"/>
        </w:rPr>
        <w:t>(</w:t>
      </w:r>
      <w:r w:rsidRPr="00961BF2">
        <w:rPr>
          <w:rFonts w:ascii="Times New Roman" w:hAnsi="Times New Roman" w:cs="Times New Roman"/>
        </w:rPr>
        <w:t>45 °C</w:t>
      </w:r>
      <w:r w:rsidR="0083374B">
        <w:rPr>
          <w:rFonts w:ascii="Times New Roman" w:hAnsi="Times New Roman" w:cs="Times New Roman" w:hint="eastAsia"/>
        </w:rPr>
        <w:t>)</w:t>
      </w:r>
      <w:r w:rsidRPr="00961BF2">
        <w:rPr>
          <w:rFonts w:ascii="Times New Roman" w:hAnsi="Times New Roman" w:cs="Times New Roman"/>
        </w:rPr>
        <w:t xml:space="preserve">. Scale bar, 5 mm. </w:t>
      </w:r>
      <w:r w:rsidR="00042E74">
        <w:rPr>
          <w:rFonts w:ascii="Times New Roman" w:hAnsi="Times New Roman" w:cs="Times New Roman"/>
        </w:rPr>
        <w:t>A</w:t>
      </w:r>
      <w:r w:rsidR="00042E74" w:rsidRPr="00042E74">
        <w:rPr>
          <w:rFonts w:ascii="Times New Roman" w:hAnsi="Times New Roman" w:cs="Times New Roman"/>
          <w:vertAlign w:val="subscript"/>
        </w:rPr>
        <w:t>s</w:t>
      </w:r>
      <w:r w:rsidR="00042E74">
        <w:rPr>
          <w:rFonts w:ascii="Times New Roman" w:hAnsi="Times New Roman" w:cs="Times New Roman"/>
        </w:rPr>
        <w:t>, austenite start temperature; A</w:t>
      </w:r>
      <w:r w:rsidR="00042E74">
        <w:rPr>
          <w:rFonts w:ascii="Times New Roman" w:hAnsi="Times New Roman" w:cs="Times New Roman"/>
          <w:vertAlign w:val="subscript"/>
        </w:rPr>
        <w:t>f</w:t>
      </w:r>
      <w:r w:rsidR="00042E74">
        <w:rPr>
          <w:rFonts w:ascii="Times New Roman" w:hAnsi="Times New Roman" w:cs="Times New Roman"/>
        </w:rPr>
        <w:t xml:space="preserve">, austenite finish temperature. </w:t>
      </w:r>
      <w:r>
        <w:rPr>
          <w:rFonts w:ascii="Times New Roman" w:hAnsi="Times New Roman" w:cs="Times New Roman"/>
        </w:rPr>
        <w:t>(</w:t>
      </w:r>
      <w:r w:rsidRPr="00FE3880">
        <w:rPr>
          <w:rFonts w:ascii="Times New Roman" w:hAnsi="Times New Roman" w:cs="Times New Roman"/>
          <w:b/>
          <w:bCs/>
        </w:rPr>
        <w:t>C</w:t>
      </w:r>
      <w:r>
        <w:rPr>
          <w:rFonts w:ascii="Times New Roman" w:hAnsi="Times New Roman" w:cs="Times New Roman"/>
        </w:rPr>
        <w:t>) Cyclic stability of the actuator over 800 heating-cooling cycles. C</w:t>
      </w:r>
      <w:r w:rsidRPr="00316AD5">
        <w:rPr>
          <w:rFonts w:ascii="Times New Roman" w:hAnsi="Times New Roman" w:cs="Times New Roman"/>
          <w:vertAlign w:val="subscript"/>
        </w:rPr>
        <w:t>0</w:t>
      </w:r>
      <w:r>
        <w:rPr>
          <w:rFonts w:ascii="Times New Roman" w:hAnsi="Times New Roman" w:cs="Times New Roman"/>
        </w:rPr>
        <w:t xml:space="preserve">, </w:t>
      </w:r>
      <w:r w:rsidR="0051499E" w:rsidRPr="00E80357">
        <w:rPr>
          <w:rFonts w:ascii="Times New Roman" w:hAnsi="Times New Roman" w:cs="Times New Roman"/>
        </w:rPr>
        <w:t xml:space="preserve">initial </w:t>
      </w:r>
      <w:r w:rsidRPr="00E80357">
        <w:rPr>
          <w:rFonts w:ascii="Times New Roman" w:hAnsi="Times New Roman" w:cs="Times New Roman"/>
        </w:rPr>
        <w:t>curvature</w:t>
      </w:r>
      <w:r>
        <w:rPr>
          <w:rFonts w:ascii="Times New Roman" w:hAnsi="Times New Roman" w:cs="Times New Roman"/>
        </w:rPr>
        <w:t xml:space="preserve">; C, </w:t>
      </w:r>
      <w:r>
        <w:rPr>
          <w:rFonts w:ascii="Times New Roman" w:hAnsi="Times New Roman" w:cs="Times New Roman" w:hint="eastAsia"/>
        </w:rPr>
        <w:t>real</w:t>
      </w:r>
      <w:r w:rsidR="00F07615">
        <w:rPr>
          <w:rFonts w:ascii="Times New Roman" w:hAnsi="Times New Roman" w:cs="Times New Roman" w:hint="eastAsia"/>
        </w:rPr>
        <w:t>-</w:t>
      </w:r>
      <w:r>
        <w:rPr>
          <w:rFonts w:ascii="Times New Roman" w:hAnsi="Times New Roman" w:cs="Times New Roman" w:hint="eastAsia"/>
        </w:rPr>
        <w:t xml:space="preserve">time </w:t>
      </w:r>
      <w:r>
        <w:rPr>
          <w:rFonts w:ascii="Times New Roman" w:hAnsi="Times New Roman" w:cs="Times New Roman"/>
        </w:rPr>
        <w:t>curvature</w:t>
      </w:r>
      <w:r w:rsidR="00042E74">
        <w:rPr>
          <w:rFonts w:ascii="Times New Roman" w:hAnsi="Times New Roman" w:cs="Times New Roman"/>
        </w:rPr>
        <w:t xml:space="preserve">; r, </w:t>
      </w:r>
      <w:r w:rsidR="0051499E">
        <w:rPr>
          <w:rFonts w:ascii="Times New Roman" w:hAnsi="Times New Roman" w:cs="Times New Roman" w:hint="eastAsia"/>
        </w:rPr>
        <w:t xml:space="preserve">bending </w:t>
      </w:r>
      <w:r w:rsidR="00042E74">
        <w:rPr>
          <w:rFonts w:ascii="Times New Roman" w:hAnsi="Times New Roman" w:cs="Times New Roman"/>
        </w:rPr>
        <w:t>radius</w:t>
      </w:r>
      <w:r>
        <w:rPr>
          <w:rFonts w:ascii="Times New Roman" w:hAnsi="Times New Roman" w:cs="Times New Roman"/>
        </w:rPr>
        <w:t>. (</w:t>
      </w:r>
      <w:r w:rsidRPr="00515FE0">
        <w:rPr>
          <w:rFonts w:ascii="Times New Roman" w:hAnsi="Times New Roman" w:cs="Times New Roman"/>
          <w:b/>
          <w:bCs/>
        </w:rPr>
        <w:t>D</w:t>
      </w:r>
      <w:r>
        <w:rPr>
          <w:rFonts w:ascii="Times New Roman" w:hAnsi="Times New Roman" w:cs="Times New Roman"/>
        </w:rPr>
        <w:t>) Photographs of the four-actuator array in open (cooled) and closed (heated) state</w:t>
      </w:r>
      <w:r w:rsidR="0051499E">
        <w:rPr>
          <w:rFonts w:ascii="Times New Roman" w:hAnsi="Times New Roman" w:cs="Times New Roman" w:hint="eastAsia"/>
        </w:rPr>
        <w:t>s</w:t>
      </w:r>
      <w:r>
        <w:rPr>
          <w:rFonts w:ascii="Times New Roman" w:hAnsi="Times New Roman" w:cs="Times New Roman"/>
        </w:rPr>
        <w:t xml:space="preserve"> from side and top views. Scale bar, 3 mm. </w:t>
      </w:r>
      <w:r w:rsidR="00042E74">
        <w:rPr>
          <w:rFonts w:ascii="Times New Roman" w:hAnsi="Times New Roman" w:cs="Times New Roman"/>
        </w:rPr>
        <w:t>D</w:t>
      </w:r>
      <w:r w:rsidR="00042E74" w:rsidRPr="00042E74">
        <w:rPr>
          <w:rFonts w:ascii="Times New Roman" w:hAnsi="Times New Roman" w:cs="Times New Roman"/>
          <w:vertAlign w:val="subscript"/>
        </w:rPr>
        <w:t>o</w:t>
      </w:r>
      <w:r w:rsidR="00042E74">
        <w:rPr>
          <w:rFonts w:ascii="Times New Roman" w:hAnsi="Times New Roman" w:cs="Times New Roman"/>
        </w:rPr>
        <w:t xml:space="preserve">, </w:t>
      </w:r>
      <w:r w:rsidR="00412B90">
        <w:rPr>
          <w:rFonts w:ascii="Times New Roman" w:hAnsi="Times New Roman" w:cs="Times New Roman" w:hint="eastAsia"/>
        </w:rPr>
        <w:t>open-state</w:t>
      </w:r>
      <w:r w:rsidR="00412B90">
        <w:rPr>
          <w:rFonts w:ascii="Times New Roman" w:hAnsi="Times New Roman" w:cs="Times New Roman"/>
        </w:rPr>
        <w:t xml:space="preserve"> </w:t>
      </w:r>
      <w:r w:rsidR="00042E74">
        <w:rPr>
          <w:rFonts w:ascii="Times New Roman" w:hAnsi="Times New Roman" w:cs="Times New Roman"/>
        </w:rPr>
        <w:t>diameter; D</w:t>
      </w:r>
      <w:r w:rsidR="00042E74">
        <w:rPr>
          <w:rFonts w:ascii="Times New Roman" w:hAnsi="Times New Roman" w:cs="Times New Roman"/>
          <w:vertAlign w:val="subscript"/>
        </w:rPr>
        <w:t>c</w:t>
      </w:r>
      <w:r w:rsidR="00042E74">
        <w:rPr>
          <w:rFonts w:ascii="Times New Roman" w:hAnsi="Times New Roman" w:cs="Times New Roman"/>
        </w:rPr>
        <w:t xml:space="preserve">, </w:t>
      </w:r>
      <w:r w:rsidR="00412B90">
        <w:rPr>
          <w:rFonts w:ascii="Times New Roman" w:hAnsi="Times New Roman" w:cs="Times New Roman" w:hint="eastAsia"/>
        </w:rPr>
        <w:t xml:space="preserve">close-state </w:t>
      </w:r>
      <w:r w:rsidR="00042E74">
        <w:rPr>
          <w:rFonts w:ascii="Times New Roman" w:hAnsi="Times New Roman" w:cs="Times New Roman"/>
        </w:rPr>
        <w:lastRenderedPageBreak/>
        <w:t>diameter</w:t>
      </w:r>
      <w:r w:rsidR="00830AF0">
        <w:rPr>
          <w:rFonts w:ascii="Times New Roman" w:hAnsi="Times New Roman" w:cs="Times New Roman"/>
        </w:rPr>
        <w:t>.</w:t>
      </w:r>
      <w:r w:rsidR="00042E74">
        <w:rPr>
          <w:rFonts w:ascii="Times New Roman" w:hAnsi="Times New Roman" w:cs="Times New Roman"/>
        </w:rPr>
        <w:t xml:space="preserve"> </w:t>
      </w:r>
      <w:r>
        <w:rPr>
          <w:rFonts w:ascii="Times New Roman" w:hAnsi="Times New Roman" w:cs="Times New Roman"/>
        </w:rPr>
        <w:t>(</w:t>
      </w:r>
      <w:r w:rsidRPr="00A85995">
        <w:rPr>
          <w:rFonts w:ascii="Times New Roman" w:hAnsi="Times New Roman" w:cs="Times New Roman"/>
          <w:b/>
          <w:bCs/>
        </w:rPr>
        <w:t>E</w:t>
      </w:r>
      <w:r>
        <w:rPr>
          <w:rFonts w:ascii="Times New Roman" w:hAnsi="Times New Roman" w:cs="Times New Roman"/>
        </w:rPr>
        <w:t xml:space="preserve">) </w:t>
      </w:r>
      <w:r w:rsidR="00412B90">
        <w:rPr>
          <w:rFonts w:ascii="Times New Roman" w:hAnsi="Times New Roman" w:cs="Times New Roman" w:hint="eastAsia"/>
        </w:rPr>
        <w:t>Demonstration of</w:t>
      </w:r>
      <w:r w:rsidR="00F07615">
        <w:rPr>
          <w:rFonts w:ascii="Times New Roman" w:hAnsi="Times New Roman" w:cs="Times New Roman" w:hint="eastAsia"/>
        </w:rPr>
        <w:t xml:space="preserve"> </w:t>
      </w:r>
      <w:r w:rsidRPr="008F65C1">
        <w:rPr>
          <w:rFonts w:ascii="Times New Roman" w:hAnsi="Times New Roman" w:cs="Times New Roman"/>
        </w:rPr>
        <w:t xml:space="preserve">insertion and </w:t>
      </w:r>
      <w:r w:rsidR="00412B90">
        <w:rPr>
          <w:rFonts w:ascii="Times New Roman" w:hAnsi="Times New Roman" w:cs="Times New Roman" w:hint="eastAsia"/>
        </w:rPr>
        <w:t xml:space="preserve">conformal </w:t>
      </w:r>
      <w:r w:rsidRPr="008F65C1">
        <w:rPr>
          <w:rFonts w:ascii="Times New Roman" w:hAnsi="Times New Roman" w:cs="Times New Roman"/>
        </w:rPr>
        <w:t xml:space="preserve">contact </w:t>
      </w:r>
      <w:r>
        <w:rPr>
          <w:rFonts w:ascii="Times New Roman" w:hAnsi="Times New Roman" w:cs="Times New Roman"/>
        </w:rPr>
        <w:t>within a simulated ear canal. Scale bar, 5 mm. (</w:t>
      </w:r>
      <w:r w:rsidRPr="00A85995">
        <w:rPr>
          <w:rFonts w:ascii="Times New Roman" w:hAnsi="Times New Roman" w:cs="Times New Roman"/>
          <w:b/>
          <w:bCs/>
        </w:rPr>
        <w:t>F</w:t>
      </w:r>
      <w:r>
        <w:rPr>
          <w:rFonts w:ascii="Times New Roman" w:hAnsi="Times New Roman" w:cs="Times New Roman"/>
        </w:rPr>
        <w:t xml:space="preserve">) </w:t>
      </w:r>
      <w:r w:rsidRPr="00961BF2">
        <w:rPr>
          <w:rFonts w:ascii="Times New Roman" w:hAnsi="Times New Roman" w:cs="Times New Roman"/>
        </w:rPr>
        <w:t xml:space="preserve">Contact pressure </w:t>
      </w:r>
      <w:r w:rsidR="00D54FED">
        <w:rPr>
          <w:rFonts w:ascii="Times New Roman" w:hAnsi="Times New Roman" w:cs="Times New Roman" w:hint="eastAsia"/>
        </w:rPr>
        <w:t>as a function of</w:t>
      </w:r>
      <w:r w:rsidRPr="00961BF2">
        <w:rPr>
          <w:rFonts w:ascii="Times New Roman" w:hAnsi="Times New Roman" w:cs="Times New Roman"/>
        </w:rPr>
        <w:t xml:space="preserve"> canal diameter, demonstrating </w:t>
      </w:r>
      <w:r w:rsidR="00830AF0">
        <w:rPr>
          <w:rFonts w:ascii="Times New Roman" w:hAnsi="Times New Roman" w:cs="Times New Roman"/>
        </w:rPr>
        <w:t>adaptive</w:t>
      </w:r>
      <w:r w:rsidRPr="00961BF2">
        <w:rPr>
          <w:rFonts w:ascii="Times New Roman" w:hAnsi="Times New Roman" w:cs="Times New Roman"/>
        </w:rPr>
        <w:t xml:space="preserve"> sub-perceptual contact.</w:t>
      </w:r>
      <w:r>
        <w:rPr>
          <w:rFonts w:ascii="Times New Roman" w:hAnsi="Times New Roman" w:cs="Times New Roman"/>
        </w:rPr>
        <w:t xml:space="preserve"> </w:t>
      </w:r>
      <w:r w:rsidRPr="000B459C">
        <w:rPr>
          <w:rFonts w:ascii="Times New Roman" w:hAnsi="Times New Roman" w:cs="Times New Roman"/>
        </w:rPr>
        <w:t xml:space="preserve">Error bars represent the </w:t>
      </w:r>
      <w:r>
        <w:rPr>
          <w:rFonts w:ascii="Times New Roman" w:hAnsi="Times New Roman" w:cs="Times New Roman"/>
        </w:rPr>
        <w:t>standard deviation (</w:t>
      </w:r>
      <w:r w:rsidRPr="000B459C">
        <w:rPr>
          <w:rFonts w:ascii="Times New Roman" w:hAnsi="Times New Roman" w:cs="Times New Roman"/>
        </w:rPr>
        <w:t>s.d.</w:t>
      </w:r>
      <w:r>
        <w:rPr>
          <w:rFonts w:ascii="Times New Roman" w:hAnsi="Times New Roman" w:cs="Times New Roman"/>
        </w:rPr>
        <w:t>)</w:t>
      </w:r>
      <w:r w:rsidRPr="000B459C">
        <w:rPr>
          <w:rFonts w:ascii="Times New Roman" w:hAnsi="Times New Roman" w:cs="Times New Roman"/>
        </w:rPr>
        <w:t xml:space="preserve"> of the mean from </w:t>
      </w:r>
      <w:r>
        <w:rPr>
          <w:rFonts w:ascii="Times New Roman" w:hAnsi="Times New Roman" w:cs="Times New Roman"/>
        </w:rPr>
        <w:t>3</w:t>
      </w:r>
      <w:r w:rsidRPr="000B459C">
        <w:rPr>
          <w:rFonts w:ascii="Times New Roman" w:hAnsi="Times New Roman" w:cs="Times New Roman"/>
        </w:rPr>
        <w:t xml:space="preserve"> samples.</w:t>
      </w:r>
      <w:r>
        <w:rPr>
          <w:rFonts w:ascii="Times New Roman" w:hAnsi="Times New Roman" w:cs="Times New Roman"/>
        </w:rPr>
        <w:t xml:space="preserve"> (</w:t>
      </w:r>
      <w:r w:rsidRPr="00A85995">
        <w:rPr>
          <w:rFonts w:ascii="Times New Roman" w:hAnsi="Times New Roman" w:cs="Times New Roman"/>
          <w:b/>
          <w:bCs/>
        </w:rPr>
        <w:t>G</w:t>
      </w:r>
      <w:r>
        <w:rPr>
          <w:rFonts w:ascii="Times New Roman" w:hAnsi="Times New Roman" w:cs="Times New Roman"/>
        </w:rPr>
        <w:t xml:space="preserve">) </w:t>
      </w:r>
      <w:r w:rsidR="00D54FED">
        <w:rPr>
          <w:rFonts w:ascii="Times New Roman" w:hAnsi="Times New Roman" w:cs="Times New Roman" w:hint="eastAsia"/>
        </w:rPr>
        <w:t xml:space="preserve">Structure </w:t>
      </w:r>
      <w:r>
        <w:rPr>
          <w:rFonts w:ascii="Times New Roman" w:hAnsi="Times New Roman" w:cs="Times New Roman"/>
        </w:rPr>
        <w:t xml:space="preserve">of the </w:t>
      </w:r>
      <w:r w:rsidRPr="00027BFC">
        <w:rPr>
          <w:rFonts w:ascii="Times New Roman" w:hAnsi="Times New Roman" w:cs="Times New Roman"/>
        </w:rPr>
        <w:t>water-retentive ionically conductive acrylamide-based hydrogel</w:t>
      </w:r>
      <w:r>
        <w:rPr>
          <w:rFonts w:ascii="Times New Roman" w:hAnsi="Times New Roman" w:cs="Times New Roman"/>
        </w:rPr>
        <w:t xml:space="preserve"> </w:t>
      </w:r>
      <w:r w:rsidR="00D54FED" w:rsidRPr="00027BFC">
        <w:rPr>
          <w:rFonts w:ascii="Times New Roman" w:hAnsi="Times New Roman" w:cs="Times New Roman"/>
        </w:rPr>
        <w:t>(WR-IC</w:t>
      </w:r>
      <w:r w:rsidR="00D54FED">
        <w:rPr>
          <w:rFonts w:ascii="Times New Roman" w:hAnsi="Times New Roman" w:cs="Times New Roman"/>
        </w:rPr>
        <w:t>-</w:t>
      </w:r>
      <w:r w:rsidR="00D54FED" w:rsidRPr="00027BFC">
        <w:rPr>
          <w:rFonts w:ascii="Times New Roman" w:hAnsi="Times New Roman" w:cs="Times New Roman"/>
        </w:rPr>
        <w:t xml:space="preserve">PAAm) </w:t>
      </w:r>
      <w:r w:rsidR="00D54FED">
        <w:rPr>
          <w:rFonts w:ascii="Times New Roman" w:hAnsi="Times New Roman" w:cs="Times New Roman" w:hint="eastAsia"/>
        </w:rPr>
        <w:t xml:space="preserve">and its </w:t>
      </w:r>
      <w:r>
        <w:rPr>
          <w:rFonts w:ascii="Times New Roman" w:hAnsi="Times New Roman" w:cs="Times New Roman"/>
        </w:rPr>
        <w:t xml:space="preserve">bonding with </w:t>
      </w:r>
      <w:r w:rsidR="00830AF0">
        <w:rPr>
          <w:rFonts w:ascii="Times New Roman" w:hAnsi="Times New Roman" w:cs="Times New Roman"/>
        </w:rPr>
        <w:t xml:space="preserve">the </w:t>
      </w:r>
      <w:r>
        <w:rPr>
          <w:rFonts w:ascii="Times New Roman" w:hAnsi="Times New Roman" w:cs="Times New Roman"/>
        </w:rPr>
        <w:t xml:space="preserve">Au substrate. </w:t>
      </w:r>
      <w:r w:rsidR="00042E74">
        <w:rPr>
          <w:rFonts w:ascii="Times New Roman" w:hAnsi="Times New Roman" w:cs="Times New Roman"/>
        </w:rPr>
        <w:t>PA</w:t>
      </w:r>
      <w:r w:rsidR="00A82A05">
        <w:rPr>
          <w:rFonts w:ascii="Times New Roman" w:hAnsi="Times New Roman" w:cs="Times New Roman" w:hint="eastAsia"/>
        </w:rPr>
        <w:t>Am</w:t>
      </w:r>
      <w:r w:rsidR="00042E74">
        <w:rPr>
          <w:rFonts w:ascii="Times New Roman" w:hAnsi="Times New Roman" w:cs="Times New Roman"/>
        </w:rPr>
        <w:t>, p</w:t>
      </w:r>
      <w:r w:rsidR="00042E74" w:rsidRPr="00042E74">
        <w:rPr>
          <w:rFonts w:ascii="Times New Roman" w:hAnsi="Times New Roman" w:cs="Times New Roman"/>
        </w:rPr>
        <w:t>olyacrylamide</w:t>
      </w:r>
      <w:r w:rsidR="00042E74">
        <w:rPr>
          <w:rFonts w:ascii="Times New Roman" w:hAnsi="Times New Roman" w:cs="Times New Roman"/>
        </w:rPr>
        <w:t xml:space="preserve">; </w:t>
      </w:r>
      <w:r w:rsidR="00662AAC">
        <w:rPr>
          <w:rFonts w:ascii="Times New Roman" w:hAnsi="Times New Roman" w:cs="Times New Roman" w:hint="eastAsia"/>
        </w:rPr>
        <w:t>MBAA</w:t>
      </w:r>
      <w:r w:rsidR="00042E74">
        <w:rPr>
          <w:rFonts w:ascii="Times New Roman" w:hAnsi="Times New Roman" w:cs="Times New Roman"/>
        </w:rPr>
        <w:t xml:space="preserve">, </w:t>
      </w:r>
      <w:r w:rsidR="00662AAC" w:rsidRPr="00662AAC">
        <w:rPr>
          <w:rFonts w:ascii="Times New Roman" w:hAnsi="Times New Roman" w:cs="Times New Roman" w:hint="eastAsia"/>
        </w:rPr>
        <w:t>N,N</w:t>
      </w:r>
      <w:r w:rsidR="00662AAC" w:rsidRPr="00662AAC">
        <w:rPr>
          <w:rFonts w:ascii="Times New Roman" w:hAnsi="Times New Roman" w:cs="Times New Roman" w:hint="eastAsia"/>
        </w:rPr>
        <w:t>′</w:t>
      </w:r>
      <w:r w:rsidR="00662AAC" w:rsidRPr="00662AAC">
        <w:rPr>
          <w:rFonts w:ascii="Times New Roman" w:hAnsi="Times New Roman" w:cs="Times New Roman" w:hint="eastAsia"/>
        </w:rPr>
        <w:t>-methylenebisacrylamide</w:t>
      </w:r>
      <w:r w:rsidR="00830AF0">
        <w:rPr>
          <w:rFonts w:ascii="Times New Roman" w:hAnsi="Times New Roman" w:cs="Times New Roman"/>
        </w:rPr>
        <w:t>.</w:t>
      </w:r>
      <w:r w:rsidR="00662AAC">
        <w:rPr>
          <w:rFonts w:ascii="Times New Roman" w:hAnsi="Times New Roman" w:cs="Times New Roman" w:hint="eastAsia"/>
        </w:rPr>
        <w:t xml:space="preserve"> </w:t>
      </w:r>
      <w:r>
        <w:rPr>
          <w:rFonts w:ascii="Times New Roman" w:hAnsi="Times New Roman" w:cs="Times New Roman"/>
        </w:rPr>
        <w:t>(</w:t>
      </w:r>
      <w:r w:rsidRPr="00A357A9">
        <w:rPr>
          <w:rFonts w:ascii="Times New Roman" w:hAnsi="Times New Roman" w:cs="Times New Roman"/>
          <w:b/>
          <w:bCs/>
        </w:rPr>
        <w:t>H</w:t>
      </w:r>
      <w:r>
        <w:rPr>
          <w:rFonts w:ascii="Times New Roman" w:hAnsi="Times New Roman" w:cs="Times New Roman"/>
        </w:rPr>
        <w:t xml:space="preserve">) </w:t>
      </w:r>
      <w:r w:rsidRPr="00961BF2">
        <w:rPr>
          <w:rFonts w:ascii="Times New Roman" w:hAnsi="Times New Roman" w:cs="Times New Roman"/>
        </w:rPr>
        <w:t>Electrode–skin impedance and stability comparison between WR-IC-PAAm hydrogel and commercial electrodes.</w:t>
      </w:r>
      <w:r>
        <w:rPr>
          <w:rFonts w:ascii="Times New Roman" w:hAnsi="Times New Roman" w:cs="Times New Roman"/>
        </w:rPr>
        <w:t xml:space="preserve"> Comm._1</w:t>
      </w:r>
      <w:r w:rsidR="00B820FC">
        <w:rPr>
          <w:rFonts w:ascii="Times New Roman" w:hAnsi="Times New Roman" w:cs="Times New Roman" w:hint="eastAsia"/>
        </w:rPr>
        <w:t>,</w:t>
      </w:r>
      <w:r>
        <w:rPr>
          <w:rFonts w:ascii="Times New Roman" w:hAnsi="Times New Roman" w:cs="Times New Roman"/>
        </w:rPr>
        <w:t xml:space="preserve"> Ag/AgCl-based </w:t>
      </w:r>
      <w:r w:rsidRPr="000B459C">
        <w:rPr>
          <w:rFonts w:ascii="Times New Roman" w:hAnsi="Times New Roman" w:cs="Times New Roman"/>
        </w:rPr>
        <w:t>semi-dry electrode</w:t>
      </w:r>
      <w:r>
        <w:rPr>
          <w:rFonts w:ascii="Times New Roman" w:hAnsi="Times New Roman" w:cs="Times New Roman"/>
        </w:rPr>
        <w:t xml:space="preserve"> (3M Reddot 2560)</w:t>
      </w:r>
      <w:r w:rsidR="00B820FC">
        <w:rPr>
          <w:rFonts w:ascii="Times New Roman" w:hAnsi="Times New Roman" w:cs="Times New Roman" w:hint="eastAsia"/>
        </w:rPr>
        <w:t>;</w:t>
      </w:r>
      <w:r>
        <w:rPr>
          <w:rFonts w:ascii="Times New Roman" w:hAnsi="Times New Roman" w:cs="Times New Roman"/>
        </w:rPr>
        <w:t xml:space="preserve"> Comm._2</w:t>
      </w:r>
      <w:r w:rsidR="00B820FC">
        <w:rPr>
          <w:rFonts w:ascii="Times New Roman" w:hAnsi="Times New Roman" w:cs="Times New Roman" w:hint="eastAsia"/>
        </w:rPr>
        <w:t>,</w:t>
      </w:r>
      <w:r>
        <w:rPr>
          <w:rFonts w:ascii="Times New Roman" w:hAnsi="Times New Roman" w:cs="Times New Roman"/>
        </w:rPr>
        <w:t xml:space="preserve"> saline-based </w:t>
      </w:r>
      <w:r>
        <w:rPr>
          <w:rFonts w:ascii="Times New Roman" w:hAnsi="Times New Roman" w:cs="Times New Roman" w:hint="eastAsia"/>
        </w:rPr>
        <w:t>wet gel</w:t>
      </w:r>
      <w:r w:rsidRPr="000B459C">
        <w:rPr>
          <w:rFonts w:ascii="Times New Roman" w:hAnsi="Times New Roman" w:cs="Times New Roman"/>
        </w:rPr>
        <w:t xml:space="preserve"> </w:t>
      </w:r>
      <w:r>
        <w:rPr>
          <w:rFonts w:ascii="Times New Roman" w:hAnsi="Times New Roman" w:cs="Times New Roman"/>
        </w:rPr>
        <w:t>(</w:t>
      </w:r>
      <w:r w:rsidRPr="000B459C">
        <w:rPr>
          <w:rFonts w:ascii="Times New Roman" w:hAnsi="Times New Roman" w:cs="Times New Roman"/>
        </w:rPr>
        <w:t>Parker Signa gel</w:t>
      </w:r>
      <w:r>
        <w:rPr>
          <w:rFonts w:ascii="Times New Roman" w:hAnsi="Times New Roman" w:cs="Times New Roman"/>
        </w:rPr>
        <w:t>). (</w:t>
      </w:r>
      <w:r w:rsidRPr="00D72943">
        <w:rPr>
          <w:rFonts w:ascii="Times New Roman" w:hAnsi="Times New Roman" w:cs="Times New Roman"/>
          <w:b/>
          <w:bCs/>
        </w:rPr>
        <w:t>I</w:t>
      </w:r>
      <w:r>
        <w:rPr>
          <w:rFonts w:ascii="Times New Roman" w:hAnsi="Times New Roman" w:cs="Times New Roman"/>
        </w:rPr>
        <w:t xml:space="preserve">) </w:t>
      </w:r>
      <w:r w:rsidRPr="00961BF2">
        <w:rPr>
          <w:rFonts w:ascii="Times New Roman" w:hAnsi="Times New Roman" w:cs="Times New Roman"/>
        </w:rPr>
        <w:t>Week-long stability of neural alpha modulation (AM, eyes</w:t>
      </w:r>
      <w:r w:rsidR="00662AAC">
        <w:rPr>
          <w:rFonts w:ascii="Times New Roman" w:hAnsi="Times New Roman" w:cs="Times New Roman" w:hint="eastAsia"/>
        </w:rPr>
        <w:t>-</w:t>
      </w:r>
      <w:r w:rsidRPr="00961BF2">
        <w:rPr>
          <w:rFonts w:ascii="Times New Roman" w:hAnsi="Times New Roman" w:cs="Times New Roman"/>
        </w:rPr>
        <w:t>open/</w:t>
      </w:r>
      <w:r w:rsidR="00662AAC">
        <w:rPr>
          <w:rFonts w:ascii="Times New Roman" w:hAnsi="Times New Roman" w:cs="Times New Roman" w:hint="eastAsia"/>
        </w:rPr>
        <w:t>eyes-</w:t>
      </w:r>
      <w:r w:rsidRPr="00961BF2">
        <w:rPr>
          <w:rFonts w:ascii="Times New Roman" w:hAnsi="Times New Roman" w:cs="Times New Roman"/>
        </w:rPr>
        <w:t xml:space="preserve">closed) recorded using </w:t>
      </w:r>
      <w:r w:rsidR="00D61146">
        <w:rPr>
          <w:rFonts w:ascii="Times New Roman" w:hAnsi="Times New Roman" w:cs="Times New Roman" w:hint="eastAsia"/>
        </w:rPr>
        <w:t>a</w:t>
      </w:r>
      <w:r w:rsidRPr="00961BF2">
        <w:rPr>
          <w:rFonts w:ascii="Times New Roman" w:hAnsi="Times New Roman" w:cs="Times New Roman"/>
        </w:rPr>
        <w:t xml:space="preserve"> WR-IC-PAAm </w:t>
      </w:r>
      <w:r w:rsidR="00D61146">
        <w:rPr>
          <w:rFonts w:ascii="Times New Roman" w:hAnsi="Times New Roman" w:cs="Times New Roman" w:hint="eastAsia"/>
        </w:rPr>
        <w:t>electrode</w:t>
      </w:r>
      <w:r w:rsidRPr="00961BF2">
        <w:rPr>
          <w:rFonts w:ascii="Times New Roman" w:hAnsi="Times New Roman" w:cs="Times New Roman"/>
        </w:rPr>
        <w:t xml:space="preserve">. </w:t>
      </w:r>
      <w:r w:rsidRPr="000B459C">
        <w:rPr>
          <w:rFonts w:ascii="Times New Roman" w:hAnsi="Times New Roman" w:cs="Times New Roman"/>
        </w:rPr>
        <w:t xml:space="preserve">Error bars represent the s.d. of the mean from </w:t>
      </w:r>
      <w:r>
        <w:rPr>
          <w:rFonts w:ascii="Times New Roman" w:hAnsi="Times New Roman" w:cs="Times New Roman"/>
        </w:rPr>
        <w:t>8</w:t>
      </w:r>
      <w:r w:rsidRPr="000B459C">
        <w:rPr>
          <w:rFonts w:ascii="Times New Roman" w:hAnsi="Times New Roman" w:cs="Times New Roman"/>
        </w:rPr>
        <w:t xml:space="preserve"> samples.</w:t>
      </w:r>
      <w:r>
        <w:rPr>
          <w:rFonts w:ascii="Times New Roman" w:hAnsi="Times New Roman" w:cs="Times New Roman"/>
        </w:rPr>
        <w:t xml:space="preserve"> (</w:t>
      </w:r>
      <w:r w:rsidRPr="00597D08">
        <w:rPr>
          <w:rFonts w:ascii="Times New Roman" w:hAnsi="Times New Roman" w:cs="Times New Roman"/>
          <w:b/>
          <w:bCs/>
        </w:rPr>
        <w:t>J</w:t>
      </w:r>
      <w:r>
        <w:rPr>
          <w:rFonts w:ascii="Times New Roman" w:hAnsi="Times New Roman" w:cs="Times New Roman"/>
        </w:rPr>
        <w:t xml:space="preserve">) </w:t>
      </w:r>
      <w:r w:rsidR="00BA24B7">
        <w:rPr>
          <w:rFonts w:ascii="Times New Roman" w:hAnsi="Times New Roman" w:cs="Times New Roman" w:hint="eastAsia"/>
        </w:rPr>
        <w:t>A</w:t>
      </w:r>
      <w:r w:rsidRPr="00961BF2">
        <w:rPr>
          <w:rFonts w:ascii="Times New Roman" w:hAnsi="Times New Roman" w:cs="Times New Roman"/>
        </w:rPr>
        <w:t xml:space="preserve">rtifact tolerance </w:t>
      </w:r>
      <w:r w:rsidR="00BA24B7">
        <w:rPr>
          <w:rFonts w:ascii="Times New Roman" w:hAnsi="Times New Roman" w:cs="Times New Roman" w:hint="eastAsia"/>
        </w:rPr>
        <w:t xml:space="preserve">comparison </w:t>
      </w:r>
      <w:r w:rsidRPr="00961BF2">
        <w:rPr>
          <w:rFonts w:ascii="Times New Roman" w:hAnsi="Times New Roman" w:cs="Times New Roman"/>
        </w:rPr>
        <w:t xml:space="preserve">between actuator-enabled deep ear-canal recordings and shallow ear-tip recordings. </w:t>
      </w:r>
      <w:r>
        <w:rPr>
          <w:rFonts w:ascii="Times New Roman" w:hAnsi="Times New Roman" w:cs="Times New Roman"/>
        </w:rPr>
        <w:t>(</w:t>
      </w:r>
      <w:r w:rsidRPr="00597D08">
        <w:rPr>
          <w:rFonts w:ascii="Times New Roman" w:hAnsi="Times New Roman" w:cs="Times New Roman"/>
          <w:b/>
          <w:bCs/>
        </w:rPr>
        <w:t>K</w:t>
      </w:r>
      <w:r>
        <w:rPr>
          <w:rFonts w:ascii="Times New Roman" w:hAnsi="Times New Roman" w:cs="Times New Roman"/>
        </w:rPr>
        <w:t xml:space="preserve">) </w:t>
      </w:r>
      <w:r w:rsidR="00BA24B7">
        <w:rPr>
          <w:rFonts w:ascii="Times New Roman" w:hAnsi="Times New Roman" w:cs="Times New Roman" w:hint="eastAsia"/>
        </w:rPr>
        <w:t>P</w:t>
      </w:r>
      <w:r w:rsidR="00830AF0">
        <w:rPr>
          <w:rFonts w:ascii="Times New Roman" w:hAnsi="Times New Roman" w:cs="Times New Roman"/>
        </w:rPr>
        <w:t>ower spectral density (</w:t>
      </w:r>
      <w:r w:rsidRPr="00961BF2">
        <w:rPr>
          <w:rFonts w:ascii="Times New Roman" w:hAnsi="Times New Roman" w:cs="Times New Roman"/>
        </w:rPr>
        <w:t>PSD</w:t>
      </w:r>
      <w:r w:rsidR="00830AF0">
        <w:rPr>
          <w:rFonts w:ascii="Times New Roman" w:hAnsi="Times New Roman" w:cs="Times New Roman"/>
        </w:rPr>
        <w:t>)</w:t>
      </w:r>
      <w:r w:rsidRPr="00961BF2">
        <w:rPr>
          <w:rFonts w:ascii="Times New Roman" w:hAnsi="Times New Roman" w:cs="Times New Roman"/>
        </w:rPr>
        <w:t xml:space="preserve"> spectrograms</w:t>
      </w:r>
      <w:r w:rsidR="00464412">
        <w:rPr>
          <w:rFonts w:ascii="Times New Roman" w:hAnsi="Times New Roman" w:cs="Times New Roman" w:hint="eastAsia"/>
        </w:rPr>
        <w:t xml:space="preserve"> of AM signals</w:t>
      </w:r>
      <w:r w:rsidRPr="00961BF2">
        <w:rPr>
          <w:rFonts w:ascii="Times New Roman" w:hAnsi="Times New Roman" w:cs="Times New Roman"/>
        </w:rPr>
        <w:t xml:space="preserve"> under </w:t>
      </w:r>
      <w:r w:rsidR="00464412">
        <w:rPr>
          <w:rFonts w:ascii="Times New Roman" w:hAnsi="Times New Roman" w:cs="Times New Roman" w:hint="eastAsia"/>
        </w:rPr>
        <w:t xml:space="preserve">varying </w:t>
      </w:r>
      <w:r w:rsidRPr="00961BF2">
        <w:rPr>
          <w:rFonts w:ascii="Times New Roman" w:hAnsi="Times New Roman" w:cs="Times New Roman"/>
        </w:rPr>
        <w:t>actuator contact pressures and from shallow ear-tip recordings.</w:t>
      </w:r>
      <w:r>
        <w:rPr>
          <w:rFonts w:ascii="Times New Roman" w:hAnsi="Times New Roman" w:cs="Times New Roman"/>
        </w:rPr>
        <w:t xml:space="preserve"> (</w:t>
      </w:r>
      <w:r w:rsidRPr="007E19E9">
        <w:rPr>
          <w:rFonts w:ascii="Times New Roman" w:hAnsi="Times New Roman" w:cs="Times New Roman"/>
          <w:b/>
          <w:bCs/>
        </w:rPr>
        <w:t>L</w:t>
      </w:r>
      <w:r>
        <w:rPr>
          <w:rFonts w:ascii="Times New Roman" w:hAnsi="Times New Roman" w:cs="Times New Roman"/>
        </w:rPr>
        <w:t xml:space="preserve">) </w:t>
      </w:r>
      <w:r w:rsidRPr="00961BF2">
        <w:rPr>
          <w:rFonts w:ascii="Times New Roman" w:hAnsi="Times New Roman" w:cs="Times New Roman"/>
        </w:rPr>
        <w:t xml:space="preserve">Schematic of ECGnet for reconstructing ECG from composite </w:t>
      </w:r>
      <w:r w:rsidR="00830AF0">
        <w:rPr>
          <w:rFonts w:ascii="Times New Roman" w:hAnsi="Times New Roman" w:cs="Times New Roman"/>
        </w:rPr>
        <w:t>deep ear-canal</w:t>
      </w:r>
      <w:r w:rsidRPr="00961BF2">
        <w:rPr>
          <w:rFonts w:ascii="Times New Roman" w:hAnsi="Times New Roman" w:cs="Times New Roman"/>
        </w:rPr>
        <w:t xml:space="preserve"> </w:t>
      </w:r>
      <w:r>
        <w:rPr>
          <w:rFonts w:ascii="Times New Roman" w:hAnsi="Times New Roman" w:cs="Times New Roman"/>
        </w:rPr>
        <w:t>biopotential</w:t>
      </w:r>
      <w:r w:rsidRPr="00961BF2">
        <w:rPr>
          <w:rFonts w:ascii="Times New Roman" w:hAnsi="Times New Roman" w:cs="Times New Roman"/>
        </w:rPr>
        <w:t>.</w:t>
      </w:r>
      <w:r>
        <w:rPr>
          <w:rFonts w:ascii="Times New Roman" w:hAnsi="Times New Roman" w:cs="Times New Roman"/>
        </w:rPr>
        <w:t xml:space="preserve"> (</w:t>
      </w:r>
      <w:r w:rsidRPr="00961BF2">
        <w:rPr>
          <w:rFonts w:ascii="Times New Roman" w:hAnsi="Times New Roman" w:cs="Times New Roman"/>
          <w:b/>
          <w:bCs/>
        </w:rPr>
        <w:t>M</w:t>
      </w:r>
      <w:r>
        <w:rPr>
          <w:rFonts w:ascii="Times New Roman" w:hAnsi="Times New Roman" w:cs="Times New Roman"/>
        </w:rPr>
        <w:t xml:space="preserve">) </w:t>
      </w:r>
      <w:r w:rsidR="007C3526">
        <w:rPr>
          <w:rFonts w:ascii="Times New Roman" w:hAnsi="Times New Roman" w:cs="Times New Roman" w:hint="eastAsia"/>
        </w:rPr>
        <w:t>C</w:t>
      </w:r>
      <w:r w:rsidRPr="00961BF2">
        <w:rPr>
          <w:rFonts w:ascii="Times New Roman" w:hAnsi="Times New Roman" w:cs="Times New Roman"/>
        </w:rPr>
        <w:t xml:space="preserve">omparison </w:t>
      </w:r>
      <w:r w:rsidR="007C3526">
        <w:rPr>
          <w:rFonts w:ascii="Times New Roman" w:hAnsi="Times New Roman" w:cs="Times New Roman" w:hint="eastAsia"/>
        </w:rPr>
        <w:t xml:space="preserve">of </w:t>
      </w:r>
      <w:r w:rsidRPr="00961BF2">
        <w:rPr>
          <w:rFonts w:ascii="Times New Roman" w:hAnsi="Times New Roman" w:cs="Times New Roman"/>
        </w:rPr>
        <w:t>composite</w:t>
      </w:r>
      <w:r w:rsidR="00830AF0">
        <w:rPr>
          <w:rFonts w:ascii="Times New Roman" w:hAnsi="Times New Roman" w:cs="Times New Roman"/>
        </w:rPr>
        <w:t xml:space="preserve"> ear</w:t>
      </w:r>
      <w:r w:rsidR="007C3526">
        <w:rPr>
          <w:rFonts w:ascii="Times New Roman" w:hAnsi="Times New Roman" w:cs="Times New Roman" w:hint="eastAsia"/>
        </w:rPr>
        <w:t>-canal signals</w:t>
      </w:r>
      <w:r w:rsidRPr="00961BF2">
        <w:rPr>
          <w:rFonts w:ascii="Times New Roman" w:hAnsi="Times New Roman" w:cs="Times New Roman"/>
        </w:rPr>
        <w:t xml:space="preserve">, reconstructed ECG, and reference arm ECG. </w:t>
      </w:r>
      <w:r>
        <w:rPr>
          <w:rFonts w:ascii="Times New Roman" w:hAnsi="Times New Roman" w:cs="Times New Roman" w:hint="eastAsia"/>
        </w:rPr>
        <w:t>(</w:t>
      </w:r>
      <w:r w:rsidRPr="00AA427D">
        <w:rPr>
          <w:rFonts w:ascii="Times New Roman" w:hAnsi="Times New Roman" w:cs="Times New Roman" w:hint="eastAsia"/>
          <w:b/>
          <w:bCs/>
        </w:rPr>
        <w:t>N</w:t>
      </w:r>
      <w:r>
        <w:rPr>
          <w:rFonts w:ascii="Times New Roman" w:hAnsi="Times New Roman" w:cs="Times New Roman" w:hint="eastAsia"/>
        </w:rPr>
        <w:t>) C</w:t>
      </w:r>
      <w:r>
        <w:rPr>
          <w:rFonts w:ascii="Times New Roman" w:hAnsi="Times New Roman" w:cs="Times New Roman"/>
        </w:rPr>
        <w:t>orrelation</w:t>
      </w:r>
      <w:r>
        <w:rPr>
          <w:rFonts w:ascii="Times New Roman" w:hAnsi="Times New Roman" w:cs="Times New Roman" w:hint="eastAsia"/>
        </w:rPr>
        <w:t xml:space="preserve"> of </w:t>
      </w:r>
      <w:r w:rsidR="00F4249D" w:rsidRPr="00F4249D">
        <w:rPr>
          <w:rFonts w:ascii="Times New Roman" w:hAnsi="Times New Roman" w:cs="Times New Roman"/>
        </w:rPr>
        <w:t>R</w:t>
      </w:r>
      <w:r w:rsidR="00662AAC">
        <w:rPr>
          <w:rFonts w:ascii="Times New Roman" w:hAnsi="Times New Roman" w:cs="Times New Roman" w:hint="eastAsia"/>
        </w:rPr>
        <w:t>-</w:t>
      </w:r>
      <w:r w:rsidR="00F4249D" w:rsidRPr="00F4249D">
        <w:rPr>
          <w:rFonts w:ascii="Times New Roman" w:hAnsi="Times New Roman" w:cs="Times New Roman"/>
        </w:rPr>
        <w:t>to</w:t>
      </w:r>
      <w:r w:rsidR="00662AAC">
        <w:rPr>
          <w:rFonts w:ascii="Times New Roman" w:hAnsi="Times New Roman" w:cs="Times New Roman" w:hint="eastAsia"/>
        </w:rPr>
        <w:t>-</w:t>
      </w:r>
      <w:r w:rsidR="00F4249D" w:rsidRPr="00F4249D">
        <w:rPr>
          <w:rFonts w:ascii="Times New Roman" w:hAnsi="Times New Roman" w:cs="Times New Roman"/>
        </w:rPr>
        <w:t>R</w:t>
      </w:r>
      <w:r w:rsidR="00F4249D" w:rsidRPr="00F4249D">
        <w:rPr>
          <w:rFonts w:ascii="Times New Roman" w:hAnsi="Times New Roman" w:cs="Times New Roman" w:hint="eastAsia"/>
        </w:rPr>
        <w:t xml:space="preserve"> </w:t>
      </w:r>
      <w:r>
        <w:rPr>
          <w:rFonts w:ascii="Times New Roman" w:hAnsi="Times New Roman" w:cs="Times New Roman" w:hint="eastAsia"/>
        </w:rPr>
        <w:t>interval</w:t>
      </w:r>
      <w:r w:rsidR="00DE537E">
        <w:rPr>
          <w:rFonts w:ascii="Times New Roman" w:hAnsi="Times New Roman" w:cs="Times New Roman"/>
        </w:rPr>
        <w:t xml:space="preserve"> (</w:t>
      </w:r>
      <w:r w:rsidR="00DE537E">
        <w:rPr>
          <w:rFonts w:ascii="Times New Roman" w:hAnsi="Times New Roman" w:cs="Times New Roman" w:hint="eastAsia"/>
        </w:rPr>
        <w:t>RR</w:t>
      </w:r>
      <w:r w:rsidR="00DE537E">
        <w:rPr>
          <w:rFonts w:ascii="Times New Roman" w:hAnsi="Times New Roman" w:cs="Times New Roman"/>
        </w:rPr>
        <w:t>I)</w:t>
      </w:r>
      <w:r>
        <w:rPr>
          <w:rFonts w:ascii="Times New Roman" w:hAnsi="Times New Roman" w:cs="Times New Roman" w:hint="eastAsia"/>
        </w:rPr>
        <w:t xml:space="preserve"> derived from </w:t>
      </w:r>
      <w:r w:rsidRPr="00961BF2">
        <w:rPr>
          <w:rFonts w:ascii="Times New Roman" w:hAnsi="Times New Roman" w:cs="Times New Roman"/>
        </w:rPr>
        <w:t>reconstructed ECG and reference ECG</w:t>
      </w:r>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b/>
          <w:bCs/>
        </w:rPr>
        <w:t xml:space="preserve">O </w:t>
      </w:r>
      <w:r w:rsidRPr="00AA427D">
        <w:rPr>
          <w:rFonts w:ascii="Times New Roman" w:hAnsi="Times New Roman" w:cs="Times New Roman" w:hint="eastAsia"/>
        </w:rPr>
        <w:t xml:space="preserve">and </w:t>
      </w:r>
      <w:r w:rsidRPr="009F5675">
        <w:rPr>
          <w:rFonts w:ascii="Times New Roman" w:hAnsi="Times New Roman" w:cs="Times New Roman"/>
          <w:b/>
          <w:bCs/>
        </w:rPr>
        <w:t>P</w:t>
      </w:r>
      <w:r>
        <w:rPr>
          <w:rFonts w:ascii="Times New Roman" w:hAnsi="Times New Roman" w:cs="Times New Roman"/>
        </w:rPr>
        <w:t xml:space="preserve">) </w:t>
      </w:r>
      <w:r w:rsidRPr="00961BF2">
        <w:rPr>
          <w:rFonts w:ascii="Times New Roman" w:hAnsi="Times New Roman" w:cs="Times New Roman"/>
        </w:rPr>
        <w:t xml:space="preserve">Bland–Altman analysis of </w:t>
      </w:r>
      <w:r w:rsidR="007C3526">
        <w:rPr>
          <w:rFonts w:ascii="Times New Roman" w:hAnsi="Times New Roman" w:cs="Times New Roman" w:hint="eastAsia"/>
        </w:rPr>
        <w:t xml:space="preserve">ECG metrics, </w:t>
      </w:r>
      <w:r w:rsidRPr="00961BF2">
        <w:rPr>
          <w:rFonts w:ascii="Times New Roman" w:hAnsi="Times New Roman" w:cs="Times New Roman"/>
        </w:rPr>
        <w:t>JT interval (O) and diastolic interval (P).</w:t>
      </w:r>
      <w:r>
        <w:rPr>
          <w:rFonts w:ascii="Times New Roman" w:hAnsi="Times New Roman" w:cs="Times New Roman" w:hint="eastAsia"/>
        </w:rPr>
        <w:t xml:space="preserve"> </w:t>
      </w:r>
      <w:r w:rsidRPr="00D74F64">
        <w:rPr>
          <w:rFonts w:ascii="Times New Roman" w:hAnsi="Times New Roman" w:cs="Times New Roman"/>
        </w:rPr>
        <w:t>Solid lines indicate the mean bias</w:t>
      </w:r>
      <w:r w:rsidR="007C3526">
        <w:rPr>
          <w:rFonts w:ascii="Times New Roman" w:hAnsi="Times New Roman" w:cs="Times New Roman" w:hint="eastAsia"/>
        </w:rPr>
        <w:t>;</w:t>
      </w:r>
      <w:r w:rsidRPr="00D74F64">
        <w:rPr>
          <w:rFonts w:ascii="Times New Roman" w:hAnsi="Times New Roman" w:cs="Times New Roman"/>
        </w:rPr>
        <w:t xml:space="preserve"> dashed lines denote the limits of agreement (mean ±1.96 s.d.).</w:t>
      </w:r>
    </w:p>
    <w:p w14:paraId="25B0806B" w14:textId="77777777" w:rsidR="00200141" w:rsidRDefault="00200141">
      <w:pPr>
        <w:rPr>
          <w:rFonts w:ascii="Times New Roman" w:hAnsi="Times New Roman" w:cs="Times New Roman"/>
        </w:rPr>
      </w:pPr>
      <w:r>
        <w:rPr>
          <w:rFonts w:ascii="Times New Roman" w:hAnsi="Times New Roman" w:cs="Times New Roman"/>
        </w:rPr>
        <w:br w:type="page"/>
      </w:r>
    </w:p>
    <w:p w14:paraId="4A4A1BAC" w14:textId="02722E58" w:rsidR="00821E0F" w:rsidRDefault="00BD441D" w:rsidP="00D24361">
      <w:pPr>
        <w:spacing w:line="276" w:lineRule="auto"/>
        <w:rPr>
          <w:rFonts w:ascii="Times New Roman" w:hAnsi="Times New Roman" w:cs="Times New Roman"/>
          <w:b/>
          <w:bCs/>
        </w:rPr>
      </w:pPr>
      <w:r>
        <w:rPr>
          <w:noProof/>
        </w:rPr>
        <w:lastRenderedPageBreak/>
        <w:drawing>
          <wp:inline distT="0" distB="0" distL="0" distR="0" wp14:anchorId="199648BC" wp14:editId="592D2E51">
            <wp:extent cx="5943600" cy="6252210"/>
            <wp:effectExtent l="0" t="0" r="0" b="0"/>
            <wp:docPr id="2116593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252210"/>
                    </a:xfrm>
                    <a:prstGeom prst="rect">
                      <a:avLst/>
                    </a:prstGeom>
                    <a:noFill/>
                    <a:ln>
                      <a:noFill/>
                    </a:ln>
                  </pic:spPr>
                </pic:pic>
              </a:graphicData>
            </a:graphic>
          </wp:inline>
        </w:drawing>
      </w:r>
    </w:p>
    <w:p w14:paraId="200ABCC7" w14:textId="5F8893E4" w:rsidR="00200141" w:rsidRDefault="00200141" w:rsidP="000A49F8">
      <w:pPr>
        <w:spacing w:line="276" w:lineRule="auto"/>
        <w:jc w:val="both"/>
        <w:rPr>
          <w:rFonts w:ascii="Times New Roman" w:hAnsi="Times New Roman" w:cs="Times New Roman"/>
        </w:rPr>
      </w:pPr>
      <w:r w:rsidRPr="00832FC8">
        <w:rPr>
          <w:rFonts w:ascii="Times New Roman" w:hAnsi="Times New Roman" w:cs="Times New Roman"/>
          <w:b/>
          <w:bCs/>
        </w:rPr>
        <w:t xml:space="preserve">Fig. 3. </w:t>
      </w:r>
      <w:r w:rsidRPr="00E94502">
        <w:rPr>
          <w:rFonts w:ascii="Times New Roman" w:hAnsi="Times New Roman" w:cs="Times New Roman"/>
          <w:b/>
          <w:bCs/>
        </w:rPr>
        <w:t xml:space="preserve">System integration and multimodal physiological sensing with EarSense </w:t>
      </w:r>
      <w:r w:rsidR="002A5682">
        <w:rPr>
          <w:rFonts w:ascii="Times New Roman" w:hAnsi="Times New Roman" w:cs="Times New Roman" w:hint="eastAsia"/>
          <w:b/>
          <w:bCs/>
        </w:rPr>
        <w:t>during</w:t>
      </w:r>
      <w:r w:rsidR="002A5682" w:rsidRPr="00E94502">
        <w:rPr>
          <w:rFonts w:ascii="Times New Roman" w:hAnsi="Times New Roman" w:cs="Times New Roman"/>
          <w:b/>
          <w:bCs/>
        </w:rPr>
        <w:t xml:space="preserve"> </w:t>
      </w:r>
      <w:r w:rsidRPr="00E94502">
        <w:rPr>
          <w:rFonts w:ascii="Times New Roman" w:hAnsi="Times New Roman" w:cs="Times New Roman"/>
          <w:b/>
          <w:bCs/>
        </w:rPr>
        <w:t>daily activities.</w:t>
      </w:r>
      <w:r>
        <w:rPr>
          <w:rFonts w:ascii="Times New Roman" w:hAnsi="Times New Roman" w:cs="Times New Roman"/>
        </w:rPr>
        <w:t xml:space="preserve"> (</w:t>
      </w:r>
      <w:r w:rsidRPr="00832FC8">
        <w:rPr>
          <w:rFonts w:ascii="Times New Roman" w:hAnsi="Times New Roman" w:cs="Times New Roman"/>
          <w:b/>
          <w:bCs/>
        </w:rPr>
        <w:t>A</w:t>
      </w:r>
      <w:r>
        <w:rPr>
          <w:rFonts w:ascii="Times New Roman" w:hAnsi="Times New Roman" w:cs="Times New Roman"/>
        </w:rPr>
        <w:t xml:space="preserve"> and </w:t>
      </w:r>
      <w:r w:rsidRPr="00832FC8">
        <w:rPr>
          <w:rFonts w:ascii="Times New Roman" w:hAnsi="Times New Roman" w:cs="Times New Roman"/>
          <w:b/>
          <w:bCs/>
        </w:rPr>
        <w:t>B</w:t>
      </w:r>
      <w:r>
        <w:rPr>
          <w:rFonts w:ascii="Times New Roman" w:hAnsi="Times New Roman" w:cs="Times New Roman"/>
        </w:rPr>
        <w:t>) Photographs of EarSense before encapsulation (</w:t>
      </w:r>
      <w:r w:rsidRPr="00C0672E">
        <w:rPr>
          <w:rFonts w:ascii="Times New Roman" w:hAnsi="Times New Roman" w:cs="Times New Roman"/>
        </w:rPr>
        <w:t>A</w:t>
      </w:r>
      <w:r>
        <w:rPr>
          <w:rFonts w:ascii="Times New Roman" w:hAnsi="Times New Roman" w:cs="Times New Roman"/>
        </w:rPr>
        <w:t>) and</w:t>
      </w:r>
      <w:r w:rsidR="004D6457">
        <w:rPr>
          <w:rFonts w:ascii="Times New Roman" w:hAnsi="Times New Roman" w:cs="Times New Roman" w:hint="eastAsia"/>
        </w:rPr>
        <w:t xml:space="preserve"> the</w:t>
      </w:r>
      <w:r>
        <w:rPr>
          <w:rFonts w:ascii="Times New Roman" w:hAnsi="Times New Roman" w:cs="Times New Roman"/>
        </w:rPr>
        <w:t xml:space="preserve"> layout of the FPCB (</w:t>
      </w:r>
      <w:r w:rsidRPr="00C0672E">
        <w:rPr>
          <w:rFonts w:ascii="Times New Roman" w:hAnsi="Times New Roman" w:cs="Times New Roman"/>
        </w:rPr>
        <w:t>B</w:t>
      </w:r>
      <w:r>
        <w:rPr>
          <w:rFonts w:ascii="Times New Roman" w:hAnsi="Times New Roman" w:cs="Times New Roman"/>
        </w:rPr>
        <w:t>). Scale bar</w:t>
      </w:r>
      <w:r w:rsidR="004D6457">
        <w:rPr>
          <w:rFonts w:ascii="Times New Roman" w:hAnsi="Times New Roman" w:cs="Times New Roman" w:hint="eastAsia"/>
        </w:rPr>
        <w:t>s</w:t>
      </w:r>
      <w:r>
        <w:rPr>
          <w:rFonts w:ascii="Times New Roman" w:hAnsi="Times New Roman" w:cs="Times New Roman"/>
        </w:rPr>
        <w:t>, 2</w:t>
      </w:r>
      <w:r w:rsidR="00A82A05">
        <w:rPr>
          <w:rFonts w:ascii="Times New Roman" w:hAnsi="Times New Roman" w:cs="Times New Roman" w:hint="eastAsia"/>
        </w:rPr>
        <w:t xml:space="preserve"> </w:t>
      </w:r>
      <w:r>
        <w:rPr>
          <w:rFonts w:ascii="Times New Roman" w:hAnsi="Times New Roman" w:cs="Times New Roman"/>
        </w:rPr>
        <w:t>cm and 5 mm, respectively. (</w:t>
      </w:r>
      <w:r w:rsidRPr="00832FC8">
        <w:rPr>
          <w:rFonts w:ascii="Times New Roman" w:hAnsi="Times New Roman" w:cs="Times New Roman"/>
          <w:b/>
          <w:bCs/>
        </w:rPr>
        <w:t>C</w:t>
      </w:r>
      <w:r>
        <w:rPr>
          <w:rFonts w:ascii="Times New Roman" w:hAnsi="Times New Roman" w:cs="Times New Roman"/>
        </w:rPr>
        <w:t xml:space="preserve">) System-level block diagram </w:t>
      </w:r>
      <w:r w:rsidR="004D6457">
        <w:rPr>
          <w:rFonts w:ascii="Times New Roman" w:hAnsi="Times New Roman" w:cs="Times New Roman" w:hint="eastAsia"/>
        </w:rPr>
        <w:t xml:space="preserve">illustrating </w:t>
      </w:r>
      <w:r w:rsidRPr="00E94502">
        <w:rPr>
          <w:rFonts w:ascii="Times New Roman" w:hAnsi="Times New Roman" w:cs="Times New Roman"/>
        </w:rPr>
        <w:t>integrati</w:t>
      </w:r>
      <w:r w:rsidR="004D6457">
        <w:rPr>
          <w:rFonts w:ascii="Times New Roman" w:hAnsi="Times New Roman" w:cs="Times New Roman" w:hint="eastAsia"/>
        </w:rPr>
        <w:t>on of</w:t>
      </w:r>
      <w:r w:rsidRPr="00E94502">
        <w:rPr>
          <w:rFonts w:ascii="Times New Roman" w:hAnsi="Times New Roman" w:cs="Times New Roman"/>
        </w:rPr>
        <w:t xml:space="preserve"> multimodal physiological sensors, </w:t>
      </w:r>
      <w:r>
        <w:rPr>
          <w:rFonts w:ascii="Times New Roman" w:hAnsi="Times New Roman" w:cs="Times New Roman"/>
        </w:rPr>
        <w:t xml:space="preserve">power </w:t>
      </w:r>
      <w:r w:rsidR="004D6457">
        <w:rPr>
          <w:rFonts w:ascii="Times New Roman" w:hAnsi="Times New Roman" w:cs="Times New Roman" w:hint="eastAsia"/>
        </w:rPr>
        <w:t>management</w:t>
      </w:r>
      <w:r w:rsidR="004D6457">
        <w:rPr>
          <w:rFonts w:ascii="Times New Roman" w:hAnsi="Times New Roman" w:cs="Times New Roman"/>
        </w:rPr>
        <w:t xml:space="preserve"> </w:t>
      </w:r>
      <w:r>
        <w:rPr>
          <w:rFonts w:ascii="Times New Roman" w:hAnsi="Times New Roman" w:cs="Times New Roman"/>
        </w:rPr>
        <w:t>circuits</w:t>
      </w:r>
      <w:r w:rsidRPr="00E94502">
        <w:rPr>
          <w:rFonts w:ascii="Times New Roman" w:hAnsi="Times New Roman" w:cs="Times New Roman"/>
        </w:rPr>
        <w:t>, and wireless communication modules</w:t>
      </w:r>
      <w:r>
        <w:rPr>
          <w:rFonts w:ascii="Times New Roman" w:hAnsi="Times New Roman" w:cs="Times New Roman"/>
        </w:rPr>
        <w:t xml:space="preserve">. </w:t>
      </w:r>
      <w:r w:rsidR="00871716">
        <w:rPr>
          <w:rFonts w:ascii="Times New Roman" w:hAnsi="Times New Roman" w:cs="Times New Roman"/>
        </w:rPr>
        <w:t>AFE, analog front-end; I</w:t>
      </w:r>
      <w:r w:rsidR="00871716" w:rsidRPr="00871716">
        <w:rPr>
          <w:rFonts w:ascii="Times New Roman" w:hAnsi="Times New Roman" w:cs="Times New Roman"/>
          <w:vertAlign w:val="superscript"/>
        </w:rPr>
        <w:t>2</w:t>
      </w:r>
      <w:r w:rsidR="00871716">
        <w:rPr>
          <w:rFonts w:ascii="Times New Roman" w:hAnsi="Times New Roman" w:cs="Times New Roman"/>
        </w:rPr>
        <w:t>C, i</w:t>
      </w:r>
      <w:r w:rsidR="00871716" w:rsidRPr="00871716">
        <w:rPr>
          <w:rFonts w:ascii="Times New Roman" w:hAnsi="Times New Roman" w:cs="Times New Roman"/>
        </w:rPr>
        <w:t>nter-</w:t>
      </w:r>
      <w:r w:rsidR="00871716">
        <w:rPr>
          <w:rFonts w:ascii="Times New Roman" w:hAnsi="Times New Roman" w:cs="Times New Roman"/>
        </w:rPr>
        <w:t>i</w:t>
      </w:r>
      <w:r w:rsidR="00871716" w:rsidRPr="00871716">
        <w:rPr>
          <w:rFonts w:ascii="Times New Roman" w:hAnsi="Times New Roman" w:cs="Times New Roman"/>
        </w:rPr>
        <w:t xml:space="preserve">ntegrated </w:t>
      </w:r>
      <w:r w:rsidR="00871716">
        <w:rPr>
          <w:rFonts w:ascii="Times New Roman" w:hAnsi="Times New Roman" w:cs="Times New Roman"/>
        </w:rPr>
        <w:t>c</w:t>
      </w:r>
      <w:r w:rsidR="00871716" w:rsidRPr="00871716">
        <w:rPr>
          <w:rFonts w:ascii="Times New Roman" w:hAnsi="Times New Roman" w:cs="Times New Roman"/>
        </w:rPr>
        <w:t>ircuit</w:t>
      </w:r>
      <w:r w:rsidR="00A82A05">
        <w:rPr>
          <w:rFonts w:ascii="Times New Roman" w:hAnsi="Times New Roman" w:cs="Times New Roman" w:hint="eastAsia"/>
        </w:rPr>
        <w:t xml:space="preserve"> bus</w:t>
      </w:r>
      <w:r w:rsidR="00871716">
        <w:rPr>
          <w:rFonts w:ascii="Times New Roman" w:hAnsi="Times New Roman" w:cs="Times New Roman"/>
        </w:rPr>
        <w:t>; ADC, a</w:t>
      </w:r>
      <w:r w:rsidR="00871716" w:rsidRPr="00871716">
        <w:rPr>
          <w:rFonts w:ascii="Times New Roman" w:hAnsi="Times New Roman" w:cs="Times New Roman"/>
        </w:rPr>
        <w:t>nalog-to-</w:t>
      </w:r>
      <w:r w:rsidR="00871716">
        <w:rPr>
          <w:rFonts w:ascii="Times New Roman" w:hAnsi="Times New Roman" w:cs="Times New Roman"/>
        </w:rPr>
        <w:t>d</w:t>
      </w:r>
      <w:r w:rsidR="00871716" w:rsidRPr="00871716">
        <w:rPr>
          <w:rFonts w:ascii="Times New Roman" w:hAnsi="Times New Roman" w:cs="Times New Roman"/>
        </w:rPr>
        <w:t xml:space="preserve">igital </w:t>
      </w:r>
      <w:r w:rsidR="00871716">
        <w:rPr>
          <w:rFonts w:ascii="Times New Roman" w:hAnsi="Times New Roman" w:cs="Times New Roman"/>
        </w:rPr>
        <w:t>c</w:t>
      </w:r>
      <w:r w:rsidR="00871716" w:rsidRPr="00871716">
        <w:rPr>
          <w:rFonts w:ascii="Times New Roman" w:hAnsi="Times New Roman" w:cs="Times New Roman"/>
        </w:rPr>
        <w:t>onverter</w:t>
      </w:r>
      <w:r w:rsidR="00871716">
        <w:rPr>
          <w:rFonts w:ascii="Times New Roman" w:hAnsi="Times New Roman" w:cs="Times New Roman"/>
        </w:rPr>
        <w:t xml:space="preserve">; SPI, </w:t>
      </w:r>
      <w:r w:rsidR="00A60150">
        <w:rPr>
          <w:rFonts w:ascii="Times New Roman" w:hAnsi="Times New Roman" w:cs="Times New Roman"/>
        </w:rPr>
        <w:t>s</w:t>
      </w:r>
      <w:r w:rsidR="00A60150" w:rsidRPr="00A60150">
        <w:rPr>
          <w:rFonts w:ascii="Times New Roman" w:hAnsi="Times New Roman" w:cs="Times New Roman"/>
        </w:rPr>
        <w:t xml:space="preserve">erial </w:t>
      </w:r>
      <w:r w:rsidR="00A60150">
        <w:rPr>
          <w:rFonts w:ascii="Times New Roman" w:hAnsi="Times New Roman" w:cs="Times New Roman"/>
        </w:rPr>
        <w:t>p</w:t>
      </w:r>
      <w:r w:rsidR="00A60150" w:rsidRPr="00A60150">
        <w:rPr>
          <w:rFonts w:ascii="Times New Roman" w:hAnsi="Times New Roman" w:cs="Times New Roman"/>
        </w:rPr>
        <w:t xml:space="preserve">eripheral </w:t>
      </w:r>
      <w:r w:rsidR="00A60150">
        <w:rPr>
          <w:rFonts w:ascii="Times New Roman" w:hAnsi="Times New Roman" w:cs="Times New Roman"/>
        </w:rPr>
        <w:t>i</w:t>
      </w:r>
      <w:r w:rsidR="00A60150" w:rsidRPr="00A60150">
        <w:rPr>
          <w:rFonts w:ascii="Times New Roman" w:hAnsi="Times New Roman" w:cs="Times New Roman"/>
        </w:rPr>
        <w:t>nterface</w:t>
      </w:r>
      <w:r w:rsidR="00A60150">
        <w:rPr>
          <w:rFonts w:ascii="Times New Roman" w:hAnsi="Times New Roman" w:cs="Times New Roman"/>
        </w:rPr>
        <w:t>; P</w:t>
      </w:r>
      <w:r w:rsidR="00A82A05">
        <w:rPr>
          <w:rFonts w:ascii="Times New Roman" w:hAnsi="Times New Roman" w:cs="Times New Roman" w:hint="eastAsia"/>
        </w:rPr>
        <w:t>WM</w:t>
      </w:r>
      <w:r w:rsidR="00A60150">
        <w:rPr>
          <w:rFonts w:ascii="Times New Roman" w:hAnsi="Times New Roman" w:cs="Times New Roman"/>
        </w:rPr>
        <w:t>, p</w:t>
      </w:r>
      <w:r w:rsidR="00A60150" w:rsidRPr="00A60150">
        <w:rPr>
          <w:rFonts w:ascii="Times New Roman" w:hAnsi="Times New Roman" w:cs="Times New Roman"/>
        </w:rPr>
        <w:t>ulse-width modulation</w:t>
      </w:r>
      <w:r w:rsidR="00A60150">
        <w:rPr>
          <w:rFonts w:ascii="Times New Roman" w:hAnsi="Times New Roman" w:cs="Times New Roman"/>
        </w:rPr>
        <w:t>; So</w:t>
      </w:r>
      <w:r w:rsidR="00A82A05">
        <w:rPr>
          <w:rFonts w:ascii="Times New Roman" w:hAnsi="Times New Roman" w:cs="Times New Roman" w:hint="eastAsia"/>
        </w:rPr>
        <w:t>C</w:t>
      </w:r>
      <w:r w:rsidR="00A60150">
        <w:rPr>
          <w:rFonts w:ascii="Times New Roman" w:hAnsi="Times New Roman" w:cs="Times New Roman"/>
        </w:rPr>
        <w:t>, s</w:t>
      </w:r>
      <w:r w:rsidR="00A60150" w:rsidRPr="00A60150">
        <w:rPr>
          <w:rFonts w:ascii="Times New Roman" w:hAnsi="Times New Roman" w:cs="Times New Roman"/>
        </w:rPr>
        <w:t>ystem-on-</w:t>
      </w:r>
      <w:r w:rsidR="00A60150">
        <w:rPr>
          <w:rFonts w:ascii="Times New Roman" w:hAnsi="Times New Roman" w:cs="Times New Roman"/>
        </w:rPr>
        <w:t>c</w:t>
      </w:r>
      <w:r w:rsidR="00A60150" w:rsidRPr="00A60150">
        <w:rPr>
          <w:rFonts w:ascii="Times New Roman" w:hAnsi="Times New Roman" w:cs="Times New Roman"/>
        </w:rPr>
        <w:t>hip</w:t>
      </w:r>
      <w:r w:rsidR="00A60150">
        <w:rPr>
          <w:rFonts w:ascii="Times New Roman" w:hAnsi="Times New Roman" w:cs="Times New Roman"/>
        </w:rPr>
        <w:t>;</w:t>
      </w:r>
      <w:r w:rsidR="00A60150" w:rsidRPr="00A60150">
        <w:rPr>
          <w:rFonts w:ascii="Times New Roman" w:hAnsi="Times New Roman" w:cs="Times New Roman"/>
        </w:rPr>
        <w:t xml:space="preserve"> </w:t>
      </w:r>
      <w:r w:rsidR="00A60150">
        <w:rPr>
          <w:rFonts w:ascii="Times New Roman" w:hAnsi="Times New Roman" w:cs="Times New Roman"/>
        </w:rPr>
        <w:t>BLE, B</w:t>
      </w:r>
      <w:r w:rsidR="00A60150" w:rsidRPr="00A60150">
        <w:rPr>
          <w:rFonts w:ascii="Times New Roman" w:hAnsi="Times New Roman" w:cs="Times New Roman"/>
        </w:rPr>
        <w:t xml:space="preserve">luetooth </w:t>
      </w:r>
      <w:r w:rsidR="00887E47">
        <w:rPr>
          <w:rFonts w:ascii="Times New Roman" w:hAnsi="Times New Roman" w:cs="Times New Roman" w:hint="eastAsia"/>
        </w:rPr>
        <w:t>L</w:t>
      </w:r>
      <w:r w:rsidR="00A60150" w:rsidRPr="00A60150">
        <w:rPr>
          <w:rFonts w:ascii="Times New Roman" w:hAnsi="Times New Roman" w:cs="Times New Roman"/>
        </w:rPr>
        <w:t xml:space="preserve">ow </w:t>
      </w:r>
      <w:r w:rsidR="00887E47">
        <w:rPr>
          <w:rFonts w:ascii="Times New Roman" w:hAnsi="Times New Roman" w:cs="Times New Roman" w:hint="eastAsia"/>
        </w:rPr>
        <w:t>E</w:t>
      </w:r>
      <w:r w:rsidR="00A60150" w:rsidRPr="00A60150">
        <w:rPr>
          <w:rFonts w:ascii="Times New Roman" w:hAnsi="Times New Roman" w:cs="Times New Roman"/>
        </w:rPr>
        <w:t>nergy</w:t>
      </w:r>
      <w:r w:rsidR="00A60150">
        <w:rPr>
          <w:rFonts w:ascii="Times New Roman" w:hAnsi="Times New Roman" w:cs="Times New Roman"/>
        </w:rPr>
        <w:t xml:space="preserve">. </w:t>
      </w:r>
      <w:r>
        <w:rPr>
          <w:rFonts w:ascii="Times New Roman" w:hAnsi="Times New Roman" w:cs="Times New Roman"/>
        </w:rPr>
        <w:t>(</w:t>
      </w:r>
      <w:r w:rsidRPr="00237553">
        <w:rPr>
          <w:rFonts w:ascii="Times New Roman" w:hAnsi="Times New Roman" w:cs="Times New Roman"/>
          <w:b/>
          <w:bCs/>
        </w:rPr>
        <w:t>D</w:t>
      </w:r>
      <w:r>
        <w:rPr>
          <w:rFonts w:ascii="Times New Roman" w:hAnsi="Times New Roman" w:cs="Times New Roman"/>
        </w:rPr>
        <w:t xml:space="preserve">) </w:t>
      </w:r>
      <w:r w:rsidRPr="00E94502">
        <w:rPr>
          <w:rFonts w:ascii="Times New Roman" w:hAnsi="Times New Roman" w:cs="Times New Roman"/>
        </w:rPr>
        <w:t>Signal</w:t>
      </w:r>
      <w:r w:rsidR="004940B1">
        <w:rPr>
          <w:rFonts w:ascii="Times New Roman" w:hAnsi="Times New Roman" w:cs="Times New Roman" w:hint="eastAsia"/>
        </w:rPr>
        <w:t>-</w:t>
      </w:r>
      <w:r w:rsidRPr="00E94502">
        <w:rPr>
          <w:rFonts w:ascii="Times New Roman" w:hAnsi="Times New Roman" w:cs="Times New Roman"/>
        </w:rPr>
        <w:t xml:space="preserve">processing pipeline </w:t>
      </w:r>
      <w:r w:rsidR="00FE0A91">
        <w:rPr>
          <w:rFonts w:ascii="Times New Roman" w:hAnsi="Times New Roman" w:cs="Times New Roman" w:hint="eastAsia"/>
        </w:rPr>
        <w:t>for</w:t>
      </w:r>
      <w:r w:rsidRPr="00E94502">
        <w:rPr>
          <w:rFonts w:ascii="Times New Roman" w:hAnsi="Times New Roman" w:cs="Times New Roman"/>
        </w:rPr>
        <w:t xml:space="preserve"> three-channel ear PPG, enabling extraction of vascular–respiratory dynamics</w:t>
      </w:r>
      <w:r w:rsidR="00A35019">
        <w:rPr>
          <w:rFonts w:ascii="Times New Roman" w:hAnsi="Times New Roman" w:cs="Times New Roman" w:hint="eastAsia"/>
        </w:rPr>
        <w:t>,</w:t>
      </w:r>
      <w:r w:rsidRPr="00E94502">
        <w:rPr>
          <w:rFonts w:ascii="Times New Roman" w:hAnsi="Times New Roman" w:cs="Times New Roman"/>
        </w:rPr>
        <w:t xml:space="preserve"> including </w:t>
      </w:r>
      <w:r w:rsidR="00A35019">
        <w:rPr>
          <w:rFonts w:ascii="Times New Roman" w:hAnsi="Times New Roman" w:cs="Times New Roman"/>
        </w:rPr>
        <w:t>pulse waveform</w:t>
      </w:r>
      <w:r w:rsidR="00A35019" w:rsidRPr="00E94502">
        <w:rPr>
          <w:rFonts w:ascii="Times New Roman" w:hAnsi="Times New Roman" w:cs="Times New Roman"/>
        </w:rPr>
        <w:t xml:space="preserve">, </w:t>
      </w:r>
      <w:r w:rsidRPr="00E94502">
        <w:rPr>
          <w:rFonts w:ascii="Times New Roman" w:hAnsi="Times New Roman" w:cs="Times New Roman"/>
        </w:rPr>
        <w:t xml:space="preserve">respiration, and </w:t>
      </w:r>
      <w:r w:rsidR="00A24D69">
        <w:rPr>
          <w:rFonts w:ascii="Times New Roman" w:hAnsi="Times New Roman" w:cs="Times New Roman" w:hint="eastAsia"/>
        </w:rPr>
        <w:t>SpO</w:t>
      </w:r>
      <w:r w:rsidR="00A24D69" w:rsidRPr="00A24D69">
        <w:rPr>
          <w:rFonts w:ascii="Times New Roman" w:hAnsi="Times New Roman" w:cs="Times New Roman" w:hint="eastAsia"/>
          <w:vertAlign w:val="subscript"/>
        </w:rPr>
        <w:t>2</w:t>
      </w:r>
      <w:r w:rsidRPr="00E94502">
        <w:rPr>
          <w:rFonts w:ascii="Times New Roman" w:hAnsi="Times New Roman" w:cs="Times New Roman"/>
        </w:rPr>
        <w:t>.</w:t>
      </w:r>
      <w:r w:rsidR="00A60150">
        <w:rPr>
          <w:rFonts w:ascii="Times New Roman" w:hAnsi="Times New Roman" w:cs="Times New Roman"/>
        </w:rPr>
        <w:t xml:space="preserve"> BP, bandpass.</w:t>
      </w:r>
      <w:r w:rsidRPr="00E94502">
        <w:rPr>
          <w:rFonts w:ascii="Times New Roman" w:hAnsi="Times New Roman" w:cs="Times New Roman"/>
        </w:rPr>
        <w:t xml:space="preserve"> </w:t>
      </w:r>
      <w:r>
        <w:rPr>
          <w:rFonts w:ascii="Times New Roman" w:hAnsi="Times New Roman" w:cs="Times New Roman"/>
        </w:rPr>
        <w:t>(</w:t>
      </w:r>
      <w:r w:rsidRPr="00237553">
        <w:rPr>
          <w:rFonts w:ascii="Times New Roman" w:hAnsi="Times New Roman" w:cs="Times New Roman"/>
          <w:b/>
          <w:bCs/>
        </w:rPr>
        <w:t>E</w:t>
      </w:r>
      <w:r>
        <w:rPr>
          <w:rFonts w:ascii="Times New Roman" w:hAnsi="Times New Roman" w:cs="Times New Roman"/>
        </w:rPr>
        <w:t xml:space="preserve">) </w:t>
      </w:r>
      <w:r w:rsidR="005D7DBC">
        <w:rPr>
          <w:rFonts w:ascii="Times New Roman" w:hAnsi="Times New Roman" w:cs="Times New Roman" w:hint="eastAsia"/>
        </w:rPr>
        <w:t>T</w:t>
      </w:r>
      <w:r w:rsidRPr="00E94502">
        <w:rPr>
          <w:rFonts w:ascii="Times New Roman" w:hAnsi="Times New Roman" w:cs="Times New Roman"/>
        </w:rPr>
        <w:t xml:space="preserve">ympanic membrane temperature </w:t>
      </w:r>
      <w:r w:rsidR="005D7DBC" w:rsidRPr="005D7DBC">
        <w:rPr>
          <w:rFonts w:ascii="Times New Roman" w:hAnsi="Times New Roman" w:cs="Times New Roman"/>
        </w:rPr>
        <w:t xml:space="preserve">demonstrating reduced sensitivity to </w:t>
      </w:r>
      <w:r w:rsidR="005D7DBC" w:rsidRPr="005D7DBC">
        <w:rPr>
          <w:rFonts w:ascii="Times New Roman" w:hAnsi="Times New Roman" w:cs="Times New Roman"/>
        </w:rPr>
        <w:lastRenderedPageBreak/>
        <w:t xml:space="preserve">ambient temperature fluctuations </w:t>
      </w:r>
      <w:r w:rsidRPr="00E94502">
        <w:rPr>
          <w:rFonts w:ascii="Times New Roman" w:hAnsi="Times New Roman" w:cs="Times New Roman"/>
        </w:rPr>
        <w:t>compared with skin temperature under changing ambient conditions.</w:t>
      </w:r>
      <w:r>
        <w:rPr>
          <w:rFonts w:ascii="Times New Roman" w:hAnsi="Times New Roman" w:cs="Times New Roman"/>
        </w:rPr>
        <w:t xml:space="preserve"> (</w:t>
      </w:r>
      <w:r w:rsidRPr="00237553">
        <w:rPr>
          <w:rFonts w:ascii="Times New Roman" w:hAnsi="Times New Roman" w:cs="Times New Roman"/>
          <w:b/>
          <w:bCs/>
        </w:rPr>
        <w:t>F</w:t>
      </w:r>
      <w:r>
        <w:rPr>
          <w:rFonts w:ascii="Times New Roman" w:hAnsi="Times New Roman" w:cs="Times New Roman"/>
        </w:rPr>
        <w:t xml:space="preserve">) </w:t>
      </w:r>
      <w:r w:rsidRPr="00E94502">
        <w:rPr>
          <w:rFonts w:ascii="Times New Roman" w:hAnsi="Times New Roman" w:cs="Times New Roman"/>
        </w:rPr>
        <w:t xml:space="preserve">GSR measurements under varying </w:t>
      </w:r>
      <w:r w:rsidR="00D37006" w:rsidRPr="00E94502">
        <w:rPr>
          <w:rFonts w:ascii="Times New Roman" w:hAnsi="Times New Roman" w:cs="Times New Roman"/>
        </w:rPr>
        <w:t xml:space="preserve">ambient </w:t>
      </w:r>
      <w:r w:rsidRPr="00E94502">
        <w:rPr>
          <w:rFonts w:ascii="Times New Roman" w:hAnsi="Times New Roman" w:cs="Times New Roman"/>
        </w:rPr>
        <w:t>conditions</w:t>
      </w:r>
      <w:r>
        <w:rPr>
          <w:rFonts w:ascii="Times New Roman" w:hAnsi="Times New Roman" w:cs="Times New Roman"/>
        </w:rPr>
        <w:t>.</w:t>
      </w:r>
      <w:r w:rsidRPr="00E94502">
        <w:rPr>
          <w:rFonts w:ascii="Times New Roman" w:hAnsi="Times New Roman" w:cs="Times New Roman"/>
        </w:rPr>
        <w:t xml:space="preserve"> </w:t>
      </w:r>
      <w:r>
        <w:rPr>
          <w:rFonts w:ascii="Times New Roman" w:hAnsi="Times New Roman" w:cs="Times New Roman"/>
        </w:rPr>
        <w:t>(</w:t>
      </w:r>
      <w:r w:rsidRPr="00237553">
        <w:rPr>
          <w:rFonts w:ascii="Times New Roman" w:hAnsi="Times New Roman" w:cs="Times New Roman"/>
          <w:b/>
          <w:bCs/>
        </w:rPr>
        <w:t>G</w:t>
      </w:r>
      <w:r>
        <w:rPr>
          <w:rFonts w:ascii="Times New Roman" w:hAnsi="Times New Roman" w:cs="Times New Roman"/>
        </w:rPr>
        <w:t xml:space="preserve">) </w:t>
      </w:r>
      <w:r w:rsidRPr="00E94502">
        <w:rPr>
          <w:rFonts w:ascii="Times New Roman" w:hAnsi="Times New Roman" w:cs="Times New Roman"/>
        </w:rPr>
        <w:t xml:space="preserve">Continuous multimodal </w:t>
      </w:r>
      <w:r w:rsidR="00481265">
        <w:rPr>
          <w:rFonts w:ascii="Times New Roman" w:hAnsi="Times New Roman" w:cs="Times New Roman" w:hint="eastAsia"/>
        </w:rPr>
        <w:t>physiological</w:t>
      </w:r>
      <w:r w:rsidRPr="00E94502">
        <w:rPr>
          <w:rFonts w:ascii="Times New Roman" w:hAnsi="Times New Roman" w:cs="Times New Roman"/>
        </w:rPr>
        <w:t xml:space="preserve"> monitoring </w:t>
      </w:r>
      <w:r w:rsidR="00481265" w:rsidRPr="00481265">
        <w:rPr>
          <w:rFonts w:ascii="Times New Roman" w:hAnsi="Times New Roman" w:cs="Times New Roman"/>
        </w:rPr>
        <w:t>over a full day, capturing brain–body dynamics across daily activities</w:t>
      </w:r>
      <w:r>
        <w:rPr>
          <w:rFonts w:ascii="Times New Roman" w:hAnsi="Times New Roman" w:cs="Times New Roman"/>
        </w:rPr>
        <w:t>.</w:t>
      </w:r>
      <w:r w:rsidR="00A60150">
        <w:rPr>
          <w:rFonts w:ascii="Times New Roman" w:hAnsi="Times New Roman" w:cs="Times New Roman"/>
        </w:rPr>
        <w:t xml:space="preserve"> </w:t>
      </w:r>
      <w:r w:rsidR="003F4FEC">
        <w:rPr>
          <w:rFonts w:ascii="Times New Roman" w:hAnsi="Times New Roman" w:cs="Times New Roman"/>
        </w:rPr>
        <w:t xml:space="preserve">HR, heart rate; HRV, heart rate </w:t>
      </w:r>
      <w:r w:rsidR="00D37006" w:rsidRPr="00D37006">
        <w:rPr>
          <w:rFonts w:ascii="Times New Roman" w:hAnsi="Times New Roman" w:cs="Times New Roman"/>
        </w:rPr>
        <w:t>variability</w:t>
      </w:r>
      <w:r w:rsidR="003F4FEC">
        <w:rPr>
          <w:rFonts w:ascii="Times New Roman" w:hAnsi="Times New Roman" w:cs="Times New Roman"/>
        </w:rPr>
        <w:t xml:space="preserve">; RR, respiration rate; RA, respiration amplitude. </w:t>
      </w:r>
    </w:p>
    <w:p w14:paraId="7D6E425C" w14:textId="77777777" w:rsidR="00200141" w:rsidRDefault="00200141">
      <w:pPr>
        <w:rPr>
          <w:rFonts w:ascii="Times New Roman" w:hAnsi="Times New Roman" w:cs="Times New Roman"/>
        </w:rPr>
      </w:pPr>
      <w:r>
        <w:rPr>
          <w:rFonts w:ascii="Times New Roman" w:hAnsi="Times New Roman" w:cs="Times New Roman"/>
        </w:rPr>
        <w:br w:type="page"/>
      </w:r>
    </w:p>
    <w:p w14:paraId="0AD1D844" w14:textId="50E01954" w:rsidR="00A52152" w:rsidRDefault="004F6775" w:rsidP="00D24361">
      <w:pPr>
        <w:spacing w:line="276" w:lineRule="auto"/>
        <w:rPr>
          <w:rFonts w:ascii="Times New Roman" w:hAnsi="Times New Roman" w:cs="Times New Roman"/>
          <w:b/>
          <w:bCs/>
        </w:rPr>
      </w:pPr>
      <w:commentRangeStart w:id="45"/>
      <w:r>
        <w:rPr>
          <w:noProof/>
        </w:rPr>
        <w:lastRenderedPageBreak/>
        <w:drawing>
          <wp:inline distT="0" distB="0" distL="0" distR="0" wp14:anchorId="74779E70" wp14:editId="44C67ACE">
            <wp:extent cx="5943600" cy="6365240"/>
            <wp:effectExtent l="0" t="0" r="0" b="0"/>
            <wp:docPr id="938765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365240"/>
                    </a:xfrm>
                    <a:prstGeom prst="rect">
                      <a:avLst/>
                    </a:prstGeom>
                    <a:noFill/>
                    <a:ln>
                      <a:noFill/>
                    </a:ln>
                  </pic:spPr>
                </pic:pic>
              </a:graphicData>
            </a:graphic>
          </wp:inline>
        </w:drawing>
      </w:r>
      <w:commentRangeEnd w:id="45"/>
      <w:r w:rsidR="00D34857">
        <w:rPr>
          <w:rStyle w:val="af3"/>
        </w:rPr>
        <w:commentReference w:id="45"/>
      </w:r>
    </w:p>
    <w:p w14:paraId="3D2766B0" w14:textId="16E1C73F" w:rsidR="00200141" w:rsidRDefault="00200141" w:rsidP="000A49F8">
      <w:pPr>
        <w:spacing w:line="276" w:lineRule="auto"/>
        <w:jc w:val="both"/>
        <w:rPr>
          <w:rFonts w:ascii="Times New Roman" w:hAnsi="Times New Roman" w:cs="Times New Roman"/>
        </w:rPr>
      </w:pPr>
      <w:r w:rsidRPr="006A6228">
        <w:rPr>
          <w:rFonts w:ascii="Times New Roman" w:hAnsi="Times New Roman" w:cs="Times New Roman"/>
          <w:b/>
          <w:bCs/>
        </w:rPr>
        <w:t xml:space="preserve">Fig. 4. </w:t>
      </w:r>
      <w:r w:rsidRPr="00E058F8">
        <w:rPr>
          <w:rFonts w:ascii="Times New Roman" w:hAnsi="Times New Roman" w:cs="Times New Roman"/>
          <w:b/>
          <w:bCs/>
        </w:rPr>
        <w:t xml:space="preserve">Affective state analysis using multimodal physiological </w:t>
      </w:r>
      <w:r>
        <w:rPr>
          <w:rFonts w:ascii="Times New Roman" w:hAnsi="Times New Roman" w:cs="Times New Roman" w:hint="eastAsia"/>
          <w:b/>
          <w:bCs/>
        </w:rPr>
        <w:t>signals</w:t>
      </w:r>
      <w:r w:rsidRPr="00E058F8">
        <w:rPr>
          <w:rFonts w:ascii="Times New Roman" w:hAnsi="Times New Roman" w:cs="Times New Roman"/>
          <w:b/>
          <w:bCs/>
        </w:rPr>
        <w:t xml:space="preserve"> with EarSense</w:t>
      </w:r>
      <w:r w:rsidRPr="006A6228">
        <w:rPr>
          <w:rFonts w:ascii="Times New Roman" w:hAnsi="Times New Roman" w:cs="Times New Roman" w:hint="eastAsia"/>
          <w:b/>
          <w:bCs/>
        </w:rPr>
        <w:t>.</w:t>
      </w:r>
      <w:r>
        <w:rPr>
          <w:rFonts w:ascii="Times New Roman" w:hAnsi="Times New Roman" w:cs="Times New Roman" w:hint="eastAsia"/>
        </w:rPr>
        <w:t xml:space="preserve"> (</w:t>
      </w:r>
      <w:r w:rsidRPr="006A6228">
        <w:rPr>
          <w:rFonts w:ascii="Times New Roman" w:hAnsi="Times New Roman" w:cs="Times New Roman" w:hint="eastAsia"/>
          <w:b/>
          <w:bCs/>
        </w:rPr>
        <w:t>A</w:t>
      </w:r>
      <w:r>
        <w:rPr>
          <w:rFonts w:ascii="Times New Roman" w:hAnsi="Times New Roman" w:cs="Times New Roman" w:hint="eastAsia"/>
        </w:rPr>
        <w:t xml:space="preserve">) </w:t>
      </w:r>
      <w:r w:rsidRPr="00E058F8">
        <w:rPr>
          <w:rFonts w:ascii="Times New Roman" w:hAnsi="Times New Roman" w:cs="Times New Roman"/>
        </w:rPr>
        <w:t>Schematic of multimodal physiological sensing with EarSense for affective state analysis</w:t>
      </w:r>
      <w:r>
        <w:rPr>
          <w:rFonts w:ascii="Times New Roman" w:hAnsi="Times New Roman" w:cs="Times New Roman" w:hint="eastAsia"/>
        </w:rPr>
        <w:t>. (</w:t>
      </w:r>
      <w:r w:rsidRPr="004A64AA">
        <w:rPr>
          <w:rFonts w:ascii="Times New Roman" w:hAnsi="Times New Roman" w:cs="Times New Roman" w:hint="eastAsia"/>
          <w:b/>
          <w:bCs/>
        </w:rPr>
        <w:t>B</w:t>
      </w:r>
      <w:r>
        <w:rPr>
          <w:rFonts w:ascii="Times New Roman" w:hAnsi="Times New Roman" w:cs="Times New Roman" w:hint="eastAsia"/>
        </w:rPr>
        <w:t xml:space="preserve"> and </w:t>
      </w:r>
      <w:r w:rsidRPr="004A64AA">
        <w:rPr>
          <w:rFonts w:ascii="Times New Roman" w:hAnsi="Times New Roman" w:cs="Times New Roman" w:hint="eastAsia"/>
          <w:b/>
          <w:bCs/>
        </w:rPr>
        <w:t>C</w:t>
      </w:r>
      <w:r>
        <w:rPr>
          <w:rFonts w:ascii="Times New Roman" w:hAnsi="Times New Roman" w:cs="Times New Roman" w:hint="eastAsia"/>
        </w:rPr>
        <w:t xml:space="preserve">) </w:t>
      </w:r>
      <w:r w:rsidR="009556C0">
        <w:rPr>
          <w:rFonts w:ascii="Times New Roman" w:hAnsi="Times New Roman" w:cs="Times New Roman" w:hint="eastAsia"/>
        </w:rPr>
        <w:t>Representative m</w:t>
      </w:r>
      <w:r>
        <w:rPr>
          <w:rFonts w:ascii="Times New Roman" w:hAnsi="Times New Roman" w:cs="Times New Roman" w:hint="eastAsia"/>
        </w:rPr>
        <w:t>ultimodal recording</w:t>
      </w:r>
      <w:r w:rsidR="009556C0">
        <w:rPr>
          <w:rFonts w:ascii="Times New Roman" w:hAnsi="Times New Roman" w:cs="Times New Roman" w:hint="eastAsia"/>
        </w:rPr>
        <w:t>s</w:t>
      </w:r>
      <w:r>
        <w:rPr>
          <w:rFonts w:ascii="Times New Roman" w:hAnsi="Times New Roman" w:cs="Times New Roman" w:hint="eastAsia"/>
        </w:rPr>
        <w:t xml:space="preserve"> during different </w:t>
      </w:r>
      <w:r>
        <w:rPr>
          <w:rFonts w:ascii="Times New Roman" w:hAnsi="Times New Roman" w:cs="Times New Roman"/>
        </w:rPr>
        <w:t>affective</w:t>
      </w:r>
      <w:r>
        <w:rPr>
          <w:rFonts w:ascii="Times New Roman" w:hAnsi="Times New Roman" w:cs="Times New Roman" w:hint="eastAsia"/>
        </w:rPr>
        <w:t xml:space="preserve"> stimuli: </w:t>
      </w:r>
      <w:r w:rsidR="00CB2231" w:rsidRPr="00CB2231">
        <w:rPr>
          <w:rFonts w:ascii="Times New Roman" w:hAnsi="Times New Roman" w:cs="Times New Roman"/>
        </w:rPr>
        <w:t>cold pressor test (CPT), in which the participant immersed one hand in ice water (</w:t>
      </w:r>
      <w:r w:rsidR="00CB2231" w:rsidRPr="00003A83">
        <w:rPr>
          <w:rFonts w:ascii="Times New Roman" w:hAnsi="Times New Roman" w:cs="Times New Roman"/>
        </w:rPr>
        <w:t>B</w:t>
      </w:r>
      <w:r w:rsidR="00CB2231" w:rsidRPr="00CB2231">
        <w:rPr>
          <w:rFonts w:ascii="Times New Roman" w:hAnsi="Times New Roman" w:cs="Times New Roman"/>
        </w:rPr>
        <w:t>), and a virtual reality (VR) challenge involving a rhythm game (</w:t>
      </w:r>
      <w:r w:rsidR="00CB2231" w:rsidRPr="00003A83">
        <w:rPr>
          <w:rFonts w:ascii="Times New Roman" w:hAnsi="Times New Roman" w:cs="Times New Roman"/>
        </w:rPr>
        <w:t>C</w:t>
      </w:r>
      <w:r w:rsidR="00CB2231" w:rsidRPr="00CB2231">
        <w:rPr>
          <w:rFonts w:ascii="Times New Roman" w:hAnsi="Times New Roman" w:cs="Times New Roman"/>
        </w:rPr>
        <w:t>)</w:t>
      </w:r>
      <w:r>
        <w:rPr>
          <w:rFonts w:ascii="Times New Roman" w:hAnsi="Times New Roman" w:cs="Times New Roman" w:hint="eastAsia"/>
        </w:rPr>
        <w:t>. (</w:t>
      </w:r>
      <w:r w:rsidRPr="00FB571F">
        <w:rPr>
          <w:rFonts w:ascii="Times New Roman" w:hAnsi="Times New Roman" w:cs="Times New Roman" w:hint="eastAsia"/>
          <w:b/>
          <w:bCs/>
        </w:rPr>
        <w:t>D</w:t>
      </w:r>
      <w:r>
        <w:rPr>
          <w:rFonts w:ascii="Times New Roman" w:hAnsi="Times New Roman" w:cs="Times New Roman" w:hint="eastAsia"/>
        </w:rPr>
        <w:t xml:space="preserve">) </w:t>
      </w:r>
      <w:r w:rsidR="00582FB9">
        <w:rPr>
          <w:rFonts w:ascii="Times New Roman" w:hAnsi="Times New Roman" w:cs="Times New Roman" w:hint="eastAsia"/>
        </w:rPr>
        <w:t>Overview</w:t>
      </w:r>
      <w:r w:rsidR="00582FB9" w:rsidRPr="00FB571F">
        <w:rPr>
          <w:rFonts w:ascii="Times New Roman" w:hAnsi="Times New Roman" w:cs="Times New Roman"/>
        </w:rPr>
        <w:t xml:space="preserve"> </w:t>
      </w:r>
      <w:r w:rsidRPr="00FB571F">
        <w:rPr>
          <w:rFonts w:ascii="Times New Roman" w:hAnsi="Times New Roman" w:cs="Times New Roman"/>
        </w:rPr>
        <w:t xml:space="preserve">of the ML </w:t>
      </w:r>
      <w:r>
        <w:rPr>
          <w:rFonts w:ascii="Times New Roman" w:hAnsi="Times New Roman" w:cs="Times New Roman" w:hint="eastAsia"/>
        </w:rPr>
        <w:t>pipeline</w:t>
      </w:r>
      <w:r w:rsidR="00582FB9">
        <w:rPr>
          <w:rFonts w:ascii="Times New Roman" w:hAnsi="Times New Roman" w:cs="Times New Roman" w:hint="eastAsia"/>
        </w:rPr>
        <w:t xml:space="preserve">, including </w:t>
      </w:r>
      <w:r w:rsidRPr="00FB571F">
        <w:rPr>
          <w:rFonts w:ascii="Times New Roman" w:hAnsi="Times New Roman" w:cs="Times New Roman"/>
        </w:rPr>
        <w:t>data preprocessing, feature extraction, supervised learning</w:t>
      </w:r>
      <w:r w:rsidR="00B10AE2">
        <w:rPr>
          <w:rFonts w:ascii="Times New Roman" w:hAnsi="Times New Roman" w:cs="Times New Roman" w:hint="eastAsia"/>
        </w:rPr>
        <w:t>,</w:t>
      </w:r>
      <w:r w:rsidRPr="00FB571F">
        <w:rPr>
          <w:rFonts w:ascii="Times New Roman" w:hAnsi="Times New Roman" w:cs="Times New Roman"/>
        </w:rPr>
        <w:t xml:space="preserve"> and </w:t>
      </w:r>
      <w:r>
        <w:rPr>
          <w:rFonts w:ascii="Times New Roman" w:hAnsi="Times New Roman" w:cs="Times New Roman" w:hint="eastAsia"/>
        </w:rPr>
        <w:t xml:space="preserve">affective state </w:t>
      </w:r>
      <w:r w:rsidR="00B10AE2">
        <w:rPr>
          <w:rFonts w:ascii="Times New Roman" w:hAnsi="Times New Roman" w:cs="Times New Roman" w:hint="eastAsia"/>
        </w:rPr>
        <w:t>modeling</w:t>
      </w:r>
      <w:r w:rsidRPr="00FB571F">
        <w:rPr>
          <w:rFonts w:ascii="Times New Roman" w:hAnsi="Times New Roman" w:cs="Times New Roman"/>
        </w:rPr>
        <w:t>.</w:t>
      </w:r>
      <w:r>
        <w:rPr>
          <w:rFonts w:ascii="Times New Roman" w:hAnsi="Times New Roman" w:cs="Times New Roman" w:hint="eastAsia"/>
        </w:rPr>
        <w:t xml:space="preserve"> (</w:t>
      </w:r>
      <w:r w:rsidRPr="00FB571F">
        <w:rPr>
          <w:rFonts w:ascii="Times New Roman" w:hAnsi="Times New Roman" w:cs="Times New Roman" w:hint="eastAsia"/>
          <w:b/>
          <w:bCs/>
        </w:rPr>
        <w:t>E</w:t>
      </w:r>
      <w:r>
        <w:rPr>
          <w:rFonts w:ascii="Times New Roman" w:hAnsi="Times New Roman" w:cs="Times New Roman" w:hint="eastAsia"/>
        </w:rPr>
        <w:t xml:space="preserve"> and </w:t>
      </w:r>
      <w:r w:rsidRPr="00FB571F">
        <w:rPr>
          <w:rFonts w:ascii="Times New Roman" w:hAnsi="Times New Roman" w:cs="Times New Roman" w:hint="eastAsia"/>
          <w:b/>
          <w:bCs/>
        </w:rPr>
        <w:t>F</w:t>
      </w:r>
      <w:r>
        <w:rPr>
          <w:rFonts w:ascii="Times New Roman" w:hAnsi="Times New Roman" w:cs="Times New Roman" w:hint="eastAsia"/>
        </w:rPr>
        <w:t>) Representative feature changes</w:t>
      </w:r>
      <w:r w:rsidR="00B10AE2">
        <w:rPr>
          <w:rFonts w:ascii="Times New Roman" w:hAnsi="Times New Roman" w:cs="Times New Roman" w:hint="eastAsia"/>
        </w:rPr>
        <w:t xml:space="preserve"> across affective states</w:t>
      </w:r>
      <w:r>
        <w:rPr>
          <w:rFonts w:ascii="Times New Roman" w:hAnsi="Times New Roman" w:cs="Times New Roman" w:hint="eastAsia"/>
        </w:rPr>
        <w:t xml:space="preserve">, including EEG_beta power (E) </w:t>
      </w:r>
      <w:r>
        <w:rPr>
          <w:rFonts w:ascii="Times New Roman" w:hAnsi="Times New Roman" w:cs="Times New Roman"/>
        </w:rPr>
        <w:t>and</w:t>
      </w:r>
      <w:r>
        <w:rPr>
          <w:rFonts w:ascii="Times New Roman" w:hAnsi="Times New Roman" w:cs="Times New Roman" w:hint="eastAsia"/>
        </w:rPr>
        <w:t xml:space="preserve"> ECG_rmssd (F) across different affective states. ECG_rmssd</w:t>
      </w:r>
      <w:r w:rsidRPr="00FB571F">
        <w:rPr>
          <w:rFonts w:ascii="Times New Roman" w:hAnsi="Times New Roman" w:cs="Times New Roman" w:hint="eastAsia"/>
        </w:rPr>
        <w:t xml:space="preserve">, </w:t>
      </w:r>
      <w:r>
        <w:rPr>
          <w:rFonts w:ascii="Times New Roman" w:hAnsi="Times New Roman" w:cs="Times New Roman" w:hint="eastAsia"/>
        </w:rPr>
        <w:t>r</w:t>
      </w:r>
      <w:r w:rsidRPr="00FB571F">
        <w:rPr>
          <w:rFonts w:ascii="Times New Roman" w:hAnsi="Times New Roman" w:cs="Times New Roman"/>
        </w:rPr>
        <w:t xml:space="preserve">oot </w:t>
      </w:r>
      <w:r>
        <w:rPr>
          <w:rFonts w:ascii="Times New Roman" w:hAnsi="Times New Roman" w:cs="Times New Roman" w:hint="eastAsia"/>
        </w:rPr>
        <w:t>m</w:t>
      </w:r>
      <w:r w:rsidRPr="00FB571F">
        <w:rPr>
          <w:rFonts w:ascii="Times New Roman" w:hAnsi="Times New Roman" w:cs="Times New Roman"/>
        </w:rPr>
        <w:t xml:space="preserve">ean </w:t>
      </w:r>
      <w:r>
        <w:rPr>
          <w:rFonts w:ascii="Times New Roman" w:hAnsi="Times New Roman" w:cs="Times New Roman" w:hint="eastAsia"/>
        </w:rPr>
        <w:t>s</w:t>
      </w:r>
      <w:r w:rsidRPr="00FB571F">
        <w:rPr>
          <w:rFonts w:ascii="Times New Roman" w:hAnsi="Times New Roman" w:cs="Times New Roman"/>
        </w:rPr>
        <w:t xml:space="preserve">quare of </w:t>
      </w:r>
      <w:r>
        <w:rPr>
          <w:rFonts w:ascii="Times New Roman" w:hAnsi="Times New Roman" w:cs="Times New Roman" w:hint="eastAsia"/>
        </w:rPr>
        <w:t>s</w:t>
      </w:r>
      <w:r w:rsidRPr="00FB571F">
        <w:rPr>
          <w:rFonts w:ascii="Times New Roman" w:hAnsi="Times New Roman" w:cs="Times New Roman"/>
        </w:rPr>
        <w:t xml:space="preserve">uccessive </w:t>
      </w:r>
      <w:r>
        <w:rPr>
          <w:rFonts w:ascii="Times New Roman" w:hAnsi="Times New Roman" w:cs="Times New Roman" w:hint="eastAsia"/>
        </w:rPr>
        <w:t>d</w:t>
      </w:r>
      <w:r w:rsidRPr="00FB571F">
        <w:rPr>
          <w:rFonts w:ascii="Times New Roman" w:hAnsi="Times New Roman" w:cs="Times New Roman"/>
        </w:rPr>
        <w:t>ifferences</w:t>
      </w:r>
      <w:r>
        <w:rPr>
          <w:rFonts w:ascii="Times New Roman" w:hAnsi="Times New Roman" w:cs="Times New Roman" w:hint="eastAsia"/>
        </w:rPr>
        <w:t xml:space="preserve"> of </w:t>
      </w:r>
      <w:r w:rsidR="00D37006" w:rsidRPr="00D37006">
        <w:rPr>
          <w:rFonts w:ascii="Times New Roman" w:hAnsi="Times New Roman" w:cs="Times New Roman"/>
        </w:rPr>
        <w:t>R</w:t>
      </w:r>
      <w:r w:rsidR="00A635EF">
        <w:rPr>
          <w:rFonts w:ascii="Times New Roman" w:hAnsi="Times New Roman" w:cs="Times New Roman" w:hint="eastAsia"/>
        </w:rPr>
        <w:t>-to-</w:t>
      </w:r>
      <w:r w:rsidR="00D37006" w:rsidRPr="00D37006">
        <w:rPr>
          <w:rFonts w:ascii="Times New Roman" w:hAnsi="Times New Roman" w:cs="Times New Roman"/>
        </w:rPr>
        <w:t xml:space="preserve">R </w:t>
      </w:r>
      <w:r w:rsidR="00D37006" w:rsidRPr="00D37006">
        <w:rPr>
          <w:rFonts w:ascii="Times New Roman" w:hAnsi="Times New Roman" w:cs="Times New Roman"/>
        </w:rPr>
        <w:lastRenderedPageBreak/>
        <w:t>intervals</w:t>
      </w:r>
      <w:r>
        <w:rPr>
          <w:rFonts w:ascii="Times New Roman" w:hAnsi="Times New Roman" w:cs="Times New Roman" w:hint="eastAsia"/>
        </w:rPr>
        <w:t>. (</w:t>
      </w:r>
      <w:r w:rsidRPr="006A6228">
        <w:rPr>
          <w:rFonts w:ascii="Times New Roman" w:hAnsi="Times New Roman" w:cs="Times New Roman" w:hint="eastAsia"/>
          <w:b/>
          <w:bCs/>
        </w:rPr>
        <w:t>G</w:t>
      </w:r>
      <w:r>
        <w:rPr>
          <w:rFonts w:ascii="Times New Roman" w:hAnsi="Times New Roman" w:cs="Times New Roman" w:hint="eastAsia"/>
        </w:rPr>
        <w:t xml:space="preserve">) </w:t>
      </w:r>
      <w:r w:rsidRPr="006A6228">
        <w:rPr>
          <w:rFonts w:ascii="Times New Roman" w:hAnsi="Times New Roman" w:cs="Times New Roman"/>
        </w:rPr>
        <w:t xml:space="preserve">Confusion matrix </w:t>
      </w:r>
      <w:r w:rsidR="00A635EF">
        <w:rPr>
          <w:rFonts w:ascii="Times New Roman" w:hAnsi="Times New Roman" w:cs="Times New Roman" w:hint="eastAsia"/>
        </w:rPr>
        <w:t>for</w:t>
      </w:r>
      <w:r w:rsidR="00A635EF" w:rsidRPr="006A6228">
        <w:rPr>
          <w:rFonts w:ascii="Times New Roman" w:hAnsi="Times New Roman" w:cs="Times New Roman"/>
        </w:rPr>
        <w:t xml:space="preserve"> </w:t>
      </w:r>
      <w:r>
        <w:rPr>
          <w:rFonts w:ascii="Times New Roman" w:hAnsi="Times New Roman" w:cs="Times New Roman" w:hint="eastAsia"/>
        </w:rPr>
        <w:t>classification</w:t>
      </w:r>
      <w:r w:rsidRPr="006A6228">
        <w:rPr>
          <w:rFonts w:ascii="Times New Roman" w:hAnsi="Times New Roman" w:cs="Times New Roman"/>
        </w:rPr>
        <w:t xml:space="preserve"> </w:t>
      </w:r>
      <w:r w:rsidR="00A635EF">
        <w:rPr>
          <w:rFonts w:ascii="Times New Roman" w:hAnsi="Times New Roman" w:cs="Times New Roman" w:hint="eastAsia"/>
        </w:rPr>
        <w:t>of</w:t>
      </w:r>
      <w:r>
        <w:rPr>
          <w:rFonts w:ascii="Times New Roman" w:hAnsi="Times New Roman" w:cs="Times New Roman" w:hint="eastAsia"/>
        </w:rPr>
        <w:t xml:space="preserve"> </w:t>
      </w:r>
      <w:r w:rsidR="007E3748">
        <w:rPr>
          <w:rFonts w:ascii="Times New Roman" w:hAnsi="Times New Roman" w:cs="Times New Roman"/>
        </w:rPr>
        <w:t>four affect states: R</w:t>
      </w:r>
      <w:r>
        <w:rPr>
          <w:rFonts w:ascii="Times New Roman" w:hAnsi="Times New Roman" w:cs="Times New Roman" w:hint="eastAsia"/>
        </w:rPr>
        <w:t>elaxation, CPT, VR</w:t>
      </w:r>
      <w:r w:rsidR="00A635EF">
        <w:rPr>
          <w:rFonts w:ascii="Times New Roman" w:hAnsi="Times New Roman" w:cs="Times New Roman" w:hint="eastAsia"/>
        </w:rPr>
        <w:t>,</w:t>
      </w:r>
      <w:r>
        <w:rPr>
          <w:rFonts w:ascii="Times New Roman" w:hAnsi="Times New Roman" w:cs="Times New Roman" w:hint="eastAsia"/>
        </w:rPr>
        <w:t xml:space="preserve"> and </w:t>
      </w:r>
      <w:r w:rsidR="007E3748">
        <w:rPr>
          <w:rFonts w:ascii="Times New Roman" w:hAnsi="Times New Roman" w:cs="Times New Roman"/>
        </w:rPr>
        <w:t>R</w:t>
      </w:r>
      <w:r>
        <w:rPr>
          <w:rFonts w:ascii="Times New Roman" w:hAnsi="Times New Roman" w:cs="Times New Roman" w:hint="eastAsia"/>
        </w:rPr>
        <w:t>ecovery</w:t>
      </w:r>
      <w:r w:rsidRPr="006A6228">
        <w:rPr>
          <w:rFonts w:ascii="Times New Roman" w:hAnsi="Times New Roman" w:cs="Times New Roman"/>
        </w:rPr>
        <w:t>.</w:t>
      </w:r>
      <w:r>
        <w:rPr>
          <w:rFonts w:ascii="Times New Roman" w:hAnsi="Times New Roman" w:cs="Times New Roman" w:hint="eastAsia"/>
        </w:rPr>
        <w:t xml:space="preserve"> (</w:t>
      </w:r>
      <w:r w:rsidRPr="006A6228">
        <w:rPr>
          <w:rFonts w:ascii="Times New Roman" w:hAnsi="Times New Roman" w:cs="Times New Roman" w:hint="eastAsia"/>
          <w:b/>
          <w:bCs/>
        </w:rPr>
        <w:t>H</w:t>
      </w:r>
      <w:r w:rsidR="00A635EF">
        <w:rPr>
          <w:rFonts w:ascii="Times New Roman" w:hAnsi="Times New Roman" w:cs="Times New Roman" w:hint="eastAsia"/>
        </w:rPr>
        <w:t xml:space="preserve"> to </w:t>
      </w:r>
      <w:r>
        <w:rPr>
          <w:rFonts w:ascii="Times New Roman" w:hAnsi="Times New Roman" w:cs="Times New Roman" w:hint="eastAsia"/>
          <w:b/>
          <w:bCs/>
        </w:rPr>
        <w:t>J</w:t>
      </w:r>
      <w:r>
        <w:rPr>
          <w:rFonts w:ascii="Times New Roman" w:hAnsi="Times New Roman" w:cs="Times New Roman" w:hint="eastAsia"/>
        </w:rPr>
        <w:t xml:space="preserve">) Predicted versus true questionnaire scores for </w:t>
      </w:r>
      <w:r w:rsidR="00A635EF">
        <w:rPr>
          <w:rFonts w:ascii="Times New Roman" w:hAnsi="Times New Roman" w:cs="Times New Roman" w:hint="eastAsia"/>
        </w:rPr>
        <w:t>positive affect (</w:t>
      </w:r>
      <w:r>
        <w:rPr>
          <w:rFonts w:ascii="Times New Roman" w:hAnsi="Times New Roman" w:cs="Times New Roman" w:hint="eastAsia"/>
        </w:rPr>
        <w:t>PA</w:t>
      </w:r>
      <w:r w:rsidR="00A635EF">
        <w:rPr>
          <w:rFonts w:ascii="Times New Roman" w:hAnsi="Times New Roman" w:cs="Times New Roman" w:hint="eastAsia"/>
        </w:rPr>
        <w:t>)</w:t>
      </w:r>
      <w:r>
        <w:rPr>
          <w:rFonts w:ascii="Times New Roman" w:hAnsi="Times New Roman" w:cs="Times New Roman" w:hint="eastAsia"/>
        </w:rPr>
        <w:t xml:space="preserve"> (H), </w:t>
      </w:r>
      <w:r w:rsidR="00A635EF">
        <w:rPr>
          <w:rFonts w:ascii="Times New Roman" w:hAnsi="Times New Roman" w:cs="Times New Roman" w:hint="eastAsia"/>
        </w:rPr>
        <w:t>negative affect (</w:t>
      </w:r>
      <w:r>
        <w:rPr>
          <w:rFonts w:ascii="Times New Roman" w:hAnsi="Times New Roman" w:cs="Times New Roman" w:hint="eastAsia"/>
        </w:rPr>
        <w:t>NA</w:t>
      </w:r>
      <w:r w:rsidR="00A635EF">
        <w:rPr>
          <w:rFonts w:ascii="Times New Roman" w:hAnsi="Times New Roman" w:cs="Times New Roman" w:hint="eastAsia"/>
        </w:rPr>
        <w:t>)</w:t>
      </w:r>
      <w:r>
        <w:rPr>
          <w:rFonts w:ascii="Times New Roman" w:hAnsi="Times New Roman" w:cs="Times New Roman" w:hint="eastAsia"/>
        </w:rPr>
        <w:t xml:space="preserve"> (I) and </w:t>
      </w:r>
      <w:r w:rsidR="00A635EF">
        <w:rPr>
          <w:rFonts w:ascii="Times New Roman" w:hAnsi="Times New Roman" w:cs="Times New Roman" w:hint="eastAsia"/>
        </w:rPr>
        <w:t xml:space="preserve">state </w:t>
      </w:r>
      <w:r w:rsidR="00A635EF">
        <w:rPr>
          <w:rFonts w:ascii="Times New Roman" w:hAnsi="Times New Roman" w:cs="Times New Roman"/>
        </w:rPr>
        <w:t>anxiety</w:t>
      </w:r>
      <w:r w:rsidR="00A635EF">
        <w:rPr>
          <w:rFonts w:ascii="Times New Roman" w:hAnsi="Times New Roman" w:cs="Times New Roman" w:hint="eastAsia"/>
        </w:rPr>
        <w:t xml:space="preserve"> (</w:t>
      </w:r>
      <w:r>
        <w:rPr>
          <w:rFonts w:ascii="Times New Roman" w:hAnsi="Times New Roman" w:cs="Times New Roman" w:hint="eastAsia"/>
        </w:rPr>
        <w:t>STAI</w:t>
      </w:r>
      <w:r w:rsidR="00A635EF">
        <w:rPr>
          <w:rFonts w:ascii="Times New Roman" w:hAnsi="Times New Roman" w:cs="Times New Roman" w:hint="eastAsia"/>
        </w:rPr>
        <w:t>)</w:t>
      </w:r>
      <w:r>
        <w:rPr>
          <w:rFonts w:ascii="Times New Roman" w:hAnsi="Times New Roman" w:cs="Times New Roman" w:hint="eastAsia"/>
        </w:rPr>
        <w:t xml:space="preserve"> (J) scores. </w:t>
      </w:r>
      <w:r w:rsidRPr="006A6228">
        <w:rPr>
          <w:rFonts w:ascii="Times New Roman" w:hAnsi="Times New Roman" w:cs="Times New Roman"/>
        </w:rPr>
        <w:t>The dashed line denotes the ideal identity line</w:t>
      </w:r>
      <w:r w:rsidR="00D2695C">
        <w:rPr>
          <w:rFonts w:ascii="Times New Roman" w:hAnsi="Times New Roman" w:cs="Times New Roman" w:hint="eastAsia"/>
        </w:rPr>
        <w:t>;</w:t>
      </w:r>
      <w:r w:rsidRPr="006A6228">
        <w:rPr>
          <w:rFonts w:ascii="Times New Roman" w:hAnsi="Times New Roman" w:cs="Times New Roman"/>
        </w:rPr>
        <w:t xml:space="preserve"> the </w:t>
      </w:r>
      <w:r w:rsidR="00D2695C">
        <w:rPr>
          <w:rFonts w:ascii="Times New Roman" w:hAnsi="Times New Roman" w:cs="Times New Roman" w:hint="eastAsia"/>
        </w:rPr>
        <w:t>solid</w:t>
      </w:r>
      <w:r w:rsidR="00D2695C" w:rsidRPr="006A6228">
        <w:rPr>
          <w:rFonts w:ascii="Times New Roman" w:hAnsi="Times New Roman" w:cs="Times New Roman"/>
        </w:rPr>
        <w:t xml:space="preserve"> </w:t>
      </w:r>
      <w:r w:rsidRPr="006A6228">
        <w:rPr>
          <w:rFonts w:ascii="Times New Roman" w:hAnsi="Times New Roman" w:cs="Times New Roman"/>
        </w:rPr>
        <w:t xml:space="preserve">line and shaded region represent the fitted regression and 95% confidence interval. </w:t>
      </w:r>
      <w:r w:rsidRPr="00E058F8">
        <w:rPr>
          <w:rFonts w:ascii="Times New Roman" w:hAnsi="Times New Roman" w:cs="Times New Roman"/>
        </w:rPr>
        <w:t>(</w:t>
      </w:r>
      <w:r w:rsidRPr="00E058F8">
        <w:rPr>
          <w:rFonts w:ascii="Times New Roman" w:hAnsi="Times New Roman" w:cs="Times New Roman"/>
          <w:b/>
          <w:bCs/>
        </w:rPr>
        <w:t xml:space="preserve">K </w:t>
      </w:r>
      <w:r w:rsidRPr="00E058F8">
        <w:rPr>
          <w:rFonts w:ascii="Times New Roman" w:hAnsi="Times New Roman" w:cs="Times New Roman"/>
        </w:rPr>
        <w:t xml:space="preserve">and </w:t>
      </w:r>
      <w:r w:rsidRPr="00E058F8">
        <w:rPr>
          <w:rFonts w:ascii="Times New Roman" w:hAnsi="Times New Roman" w:cs="Times New Roman"/>
          <w:b/>
          <w:bCs/>
        </w:rPr>
        <w:t>L</w:t>
      </w:r>
      <w:r w:rsidRPr="00E058F8">
        <w:rPr>
          <w:rFonts w:ascii="Times New Roman" w:hAnsi="Times New Roman" w:cs="Times New Roman"/>
        </w:rPr>
        <w:t xml:space="preserve">) </w:t>
      </w:r>
      <w:r w:rsidR="00A97E0D" w:rsidRPr="00A97E0D">
        <w:rPr>
          <w:rFonts w:ascii="Times New Roman" w:hAnsi="Times New Roman" w:cs="Times New Roman"/>
        </w:rPr>
        <w:t xml:space="preserve">SHAP-based </w:t>
      </w:r>
      <w:r w:rsidR="0022786B">
        <w:rPr>
          <w:rFonts w:ascii="Times New Roman" w:hAnsi="Times New Roman" w:cs="Times New Roman" w:hint="eastAsia"/>
        </w:rPr>
        <w:t xml:space="preserve">model </w:t>
      </w:r>
      <w:r w:rsidR="00A97E0D" w:rsidRPr="00A97E0D">
        <w:rPr>
          <w:rFonts w:ascii="Times New Roman" w:hAnsi="Times New Roman" w:cs="Times New Roman"/>
        </w:rPr>
        <w:t xml:space="preserve">interpretation. </w:t>
      </w:r>
      <w:r w:rsidR="0022786B">
        <w:rPr>
          <w:rFonts w:ascii="Times New Roman" w:hAnsi="Times New Roman" w:cs="Times New Roman" w:hint="eastAsia"/>
        </w:rPr>
        <w:t>S</w:t>
      </w:r>
      <w:r w:rsidR="00A97E0D" w:rsidRPr="00A97E0D">
        <w:rPr>
          <w:rFonts w:ascii="Times New Roman" w:hAnsi="Times New Roman" w:cs="Times New Roman"/>
        </w:rPr>
        <w:t xml:space="preserve">ummary plot shows feature contributions across all predictions (K), whereas decision plot illustrates how </w:t>
      </w:r>
      <w:r w:rsidR="003253B6">
        <w:rPr>
          <w:rFonts w:ascii="Times New Roman" w:hAnsi="Times New Roman" w:cs="Times New Roman" w:hint="eastAsia"/>
        </w:rPr>
        <w:t xml:space="preserve">multimodal </w:t>
      </w:r>
      <w:r w:rsidR="00A97E0D" w:rsidRPr="00A97E0D">
        <w:rPr>
          <w:rFonts w:ascii="Times New Roman" w:hAnsi="Times New Roman" w:cs="Times New Roman"/>
        </w:rPr>
        <w:t xml:space="preserve">features combine to determine the affective state </w:t>
      </w:r>
      <w:r w:rsidR="003253B6">
        <w:rPr>
          <w:rFonts w:ascii="Times New Roman" w:hAnsi="Times New Roman" w:cs="Times New Roman" w:hint="eastAsia"/>
        </w:rPr>
        <w:t>predictions</w:t>
      </w:r>
      <w:r w:rsidR="003253B6" w:rsidRPr="00A97E0D">
        <w:rPr>
          <w:rFonts w:ascii="Times New Roman" w:hAnsi="Times New Roman" w:cs="Times New Roman"/>
        </w:rPr>
        <w:t xml:space="preserve"> </w:t>
      </w:r>
      <w:r w:rsidR="00A97E0D" w:rsidRPr="00A97E0D">
        <w:rPr>
          <w:rFonts w:ascii="Times New Roman" w:hAnsi="Times New Roman" w:cs="Times New Roman"/>
        </w:rPr>
        <w:t>(L).</w:t>
      </w:r>
      <w:r>
        <w:rPr>
          <w:rFonts w:ascii="Times New Roman" w:hAnsi="Times New Roman" w:cs="Times New Roman" w:hint="eastAsia"/>
        </w:rPr>
        <w:t xml:space="preserve"> </w:t>
      </w:r>
      <w:r w:rsidR="003253B6">
        <w:rPr>
          <w:rFonts w:ascii="Times New Roman" w:hAnsi="Times New Roman" w:cs="Times New Roman" w:hint="eastAsia"/>
        </w:rPr>
        <w:t xml:space="preserve">Feature abbreviations: </w:t>
      </w:r>
      <w:r w:rsidRPr="00F65FEC">
        <w:rPr>
          <w:rFonts w:ascii="Times New Roman" w:hAnsi="Times New Roman" w:cs="Times New Roman"/>
        </w:rPr>
        <w:t>Acc_absint_x</w:t>
      </w:r>
      <w:r>
        <w:rPr>
          <w:rFonts w:ascii="Times New Roman" w:hAnsi="Times New Roman" w:cs="Times New Roman" w:hint="eastAsia"/>
        </w:rPr>
        <w:t>, a</w:t>
      </w:r>
      <w:r w:rsidRPr="00F65FEC">
        <w:rPr>
          <w:rFonts w:ascii="Times New Roman" w:hAnsi="Times New Roman" w:cs="Times New Roman"/>
        </w:rPr>
        <w:t xml:space="preserve">ccelerometer </w:t>
      </w:r>
      <w:r>
        <w:rPr>
          <w:rFonts w:ascii="Times New Roman" w:hAnsi="Times New Roman" w:cs="Times New Roman" w:hint="eastAsia"/>
        </w:rPr>
        <w:t>a</w:t>
      </w:r>
      <w:r w:rsidRPr="00F65FEC">
        <w:rPr>
          <w:rFonts w:ascii="Times New Roman" w:hAnsi="Times New Roman" w:cs="Times New Roman"/>
        </w:rPr>
        <w:t xml:space="preserve">bsolute </w:t>
      </w:r>
      <w:r>
        <w:rPr>
          <w:rFonts w:ascii="Times New Roman" w:hAnsi="Times New Roman" w:cs="Times New Roman" w:hint="eastAsia"/>
        </w:rPr>
        <w:t>i</w:t>
      </w:r>
      <w:r w:rsidRPr="00F65FEC">
        <w:rPr>
          <w:rFonts w:ascii="Times New Roman" w:hAnsi="Times New Roman" w:cs="Times New Roman"/>
        </w:rPr>
        <w:t>ntegral (X-axis)</w:t>
      </w:r>
      <w:r>
        <w:rPr>
          <w:rFonts w:ascii="Times New Roman" w:hAnsi="Times New Roman" w:cs="Times New Roman" w:hint="eastAsia"/>
        </w:rPr>
        <w:t xml:space="preserve">; </w:t>
      </w:r>
      <w:r w:rsidRPr="00F65FEC">
        <w:rPr>
          <w:rFonts w:ascii="Times New Roman" w:hAnsi="Times New Roman" w:cs="Times New Roman"/>
        </w:rPr>
        <w:t>EEG_gamma</w:t>
      </w:r>
      <w:r>
        <w:rPr>
          <w:rFonts w:ascii="Times New Roman" w:hAnsi="Times New Roman" w:cs="Times New Roman" w:hint="eastAsia"/>
        </w:rPr>
        <w:t>, g</w:t>
      </w:r>
      <w:r w:rsidRPr="00F65FEC">
        <w:rPr>
          <w:rFonts w:ascii="Times New Roman" w:hAnsi="Times New Roman" w:cs="Times New Roman"/>
        </w:rPr>
        <w:t xml:space="preserve">amma-band EEG </w:t>
      </w:r>
      <w:r>
        <w:rPr>
          <w:rFonts w:ascii="Times New Roman" w:hAnsi="Times New Roman" w:cs="Times New Roman" w:hint="eastAsia"/>
        </w:rPr>
        <w:t>p</w:t>
      </w:r>
      <w:r w:rsidRPr="00F65FEC">
        <w:rPr>
          <w:rFonts w:ascii="Times New Roman" w:hAnsi="Times New Roman" w:cs="Times New Roman"/>
        </w:rPr>
        <w:t>ower</w:t>
      </w:r>
      <w:r>
        <w:rPr>
          <w:rFonts w:ascii="Times New Roman" w:hAnsi="Times New Roman" w:cs="Times New Roman" w:hint="eastAsia"/>
        </w:rPr>
        <w:t xml:space="preserve">; </w:t>
      </w:r>
      <w:r w:rsidRPr="00F65FEC">
        <w:rPr>
          <w:rFonts w:ascii="Times New Roman" w:hAnsi="Times New Roman" w:cs="Times New Roman"/>
        </w:rPr>
        <w:t>PPG_green_std</w:t>
      </w:r>
      <w:r>
        <w:rPr>
          <w:rFonts w:ascii="Times New Roman" w:hAnsi="Times New Roman" w:cs="Times New Roman" w:hint="eastAsia"/>
        </w:rPr>
        <w:t>, s</w:t>
      </w:r>
      <w:r w:rsidRPr="00F65FEC">
        <w:rPr>
          <w:rFonts w:ascii="Times New Roman" w:hAnsi="Times New Roman" w:cs="Times New Roman"/>
        </w:rPr>
        <w:t xml:space="preserve">tandard </w:t>
      </w:r>
      <w:r>
        <w:rPr>
          <w:rFonts w:ascii="Times New Roman" w:hAnsi="Times New Roman" w:cs="Times New Roman" w:hint="eastAsia"/>
        </w:rPr>
        <w:t>d</w:t>
      </w:r>
      <w:r w:rsidRPr="00F65FEC">
        <w:rPr>
          <w:rFonts w:ascii="Times New Roman" w:hAnsi="Times New Roman" w:cs="Times New Roman"/>
        </w:rPr>
        <w:t xml:space="preserve">eviation of </w:t>
      </w:r>
      <w:r>
        <w:rPr>
          <w:rFonts w:ascii="Times New Roman" w:hAnsi="Times New Roman" w:cs="Times New Roman" w:hint="eastAsia"/>
        </w:rPr>
        <w:t>g</w:t>
      </w:r>
      <w:r w:rsidRPr="00F65FEC">
        <w:rPr>
          <w:rFonts w:ascii="Times New Roman" w:hAnsi="Times New Roman" w:cs="Times New Roman"/>
        </w:rPr>
        <w:t>reen-channel PPG</w:t>
      </w:r>
      <w:r>
        <w:rPr>
          <w:rFonts w:ascii="Times New Roman" w:hAnsi="Times New Roman" w:cs="Times New Roman" w:hint="eastAsia"/>
        </w:rPr>
        <w:t xml:space="preserve">; </w:t>
      </w:r>
      <w:r w:rsidRPr="00F65FEC">
        <w:rPr>
          <w:rFonts w:ascii="Times New Roman" w:hAnsi="Times New Roman" w:cs="Times New Roman"/>
        </w:rPr>
        <w:t>Acc_mean_x</w:t>
      </w:r>
      <w:r>
        <w:rPr>
          <w:rFonts w:ascii="Times New Roman" w:hAnsi="Times New Roman" w:cs="Times New Roman" w:hint="eastAsia"/>
        </w:rPr>
        <w:t>, m</w:t>
      </w:r>
      <w:r w:rsidRPr="00F65FEC">
        <w:rPr>
          <w:rFonts w:ascii="Times New Roman" w:hAnsi="Times New Roman" w:cs="Times New Roman"/>
        </w:rPr>
        <w:t xml:space="preserve">ean </w:t>
      </w:r>
      <w:r>
        <w:rPr>
          <w:rFonts w:ascii="Times New Roman" w:hAnsi="Times New Roman" w:cs="Times New Roman" w:hint="eastAsia"/>
        </w:rPr>
        <w:t>a</w:t>
      </w:r>
      <w:r w:rsidRPr="00F65FEC">
        <w:rPr>
          <w:rFonts w:ascii="Times New Roman" w:hAnsi="Times New Roman" w:cs="Times New Roman"/>
        </w:rPr>
        <w:t>cceleration (X-axis)</w:t>
      </w:r>
      <w:r>
        <w:rPr>
          <w:rFonts w:ascii="Times New Roman" w:hAnsi="Times New Roman" w:cs="Times New Roman" w:hint="eastAsia"/>
        </w:rPr>
        <w:t xml:space="preserve">; </w:t>
      </w:r>
      <w:r w:rsidRPr="00F65FEC">
        <w:rPr>
          <w:rFonts w:ascii="Times New Roman" w:hAnsi="Times New Roman" w:cs="Times New Roman"/>
        </w:rPr>
        <w:t>Acc_absint_mag</w:t>
      </w:r>
      <w:r>
        <w:rPr>
          <w:rFonts w:ascii="Times New Roman" w:hAnsi="Times New Roman" w:cs="Times New Roman" w:hint="eastAsia"/>
        </w:rPr>
        <w:t>, a</w:t>
      </w:r>
      <w:r w:rsidRPr="00F65FEC">
        <w:rPr>
          <w:rFonts w:ascii="Times New Roman" w:hAnsi="Times New Roman" w:cs="Times New Roman"/>
        </w:rPr>
        <w:t xml:space="preserve">ccelerometer </w:t>
      </w:r>
      <w:r>
        <w:rPr>
          <w:rFonts w:ascii="Times New Roman" w:hAnsi="Times New Roman" w:cs="Times New Roman" w:hint="eastAsia"/>
        </w:rPr>
        <w:t>a</w:t>
      </w:r>
      <w:r w:rsidRPr="00F65FEC">
        <w:rPr>
          <w:rFonts w:ascii="Times New Roman" w:hAnsi="Times New Roman" w:cs="Times New Roman"/>
        </w:rPr>
        <w:t xml:space="preserve">bsolute </w:t>
      </w:r>
      <w:r>
        <w:rPr>
          <w:rFonts w:ascii="Times New Roman" w:hAnsi="Times New Roman" w:cs="Times New Roman" w:hint="eastAsia"/>
        </w:rPr>
        <w:t>i</w:t>
      </w:r>
      <w:r w:rsidRPr="00F65FEC">
        <w:rPr>
          <w:rFonts w:ascii="Times New Roman" w:hAnsi="Times New Roman" w:cs="Times New Roman"/>
        </w:rPr>
        <w:t xml:space="preserve">ntegral </w:t>
      </w:r>
      <w:r>
        <w:rPr>
          <w:rFonts w:ascii="Times New Roman" w:hAnsi="Times New Roman" w:cs="Times New Roman" w:hint="eastAsia"/>
        </w:rPr>
        <w:t>m</w:t>
      </w:r>
      <w:r w:rsidRPr="00F65FEC">
        <w:rPr>
          <w:rFonts w:ascii="Times New Roman" w:hAnsi="Times New Roman" w:cs="Times New Roman"/>
        </w:rPr>
        <w:t>agnitude</w:t>
      </w:r>
      <w:r>
        <w:rPr>
          <w:rFonts w:ascii="Times New Roman" w:hAnsi="Times New Roman" w:cs="Times New Roman" w:hint="eastAsia"/>
        </w:rPr>
        <w:t xml:space="preserve">; </w:t>
      </w:r>
      <w:r w:rsidRPr="00F65FEC">
        <w:rPr>
          <w:rFonts w:ascii="Times New Roman" w:hAnsi="Times New Roman" w:cs="Times New Roman"/>
        </w:rPr>
        <w:t>EEG_theta</w:t>
      </w:r>
      <w:r>
        <w:rPr>
          <w:rFonts w:ascii="Times New Roman" w:hAnsi="Times New Roman" w:cs="Times New Roman" w:hint="eastAsia"/>
        </w:rPr>
        <w:t>, t</w:t>
      </w:r>
      <w:r w:rsidRPr="00F65FEC">
        <w:rPr>
          <w:rFonts w:ascii="Times New Roman" w:hAnsi="Times New Roman" w:cs="Times New Roman"/>
        </w:rPr>
        <w:t xml:space="preserve">heta-band EEG </w:t>
      </w:r>
      <w:r>
        <w:rPr>
          <w:rFonts w:ascii="Times New Roman" w:hAnsi="Times New Roman" w:cs="Times New Roman" w:hint="eastAsia"/>
        </w:rPr>
        <w:t>p</w:t>
      </w:r>
      <w:r w:rsidRPr="00F65FEC">
        <w:rPr>
          <w:rFonts w:ascii="Times New Roman" w:hAnsi="Times New Roman" w:cs="Times New Roman"/>
        </w:rPr>
        <w:t>ower</w:t>
      </w:r>
      <w:r>
        <w:rPr>
          <w:rFonts w:ascii="Times New Roman" w:hAnsi="Times New Roman" w:cs="Times New Roman" w:hint="eastAsia"/>
        </w:rPr>
        <w:t xml:space="preserve">; </w:t>
      </w:r>
      <w:r w:rsidRPr="00F65FEC">
        <w:rPr>
          <w:rFonts w:ascii="Times New Roman" w:hAnsi="Times New Roman" w:cs="Times New Roman"/>
        </w:rPr>
        <w:t>Acc_mean_mag</w:t>
      </w:r>
      <w:r>
        <w:rPr>
          <w:rFonts w:ascii="Times New Roman" w:hAnsi="Times New Roman" w:cs="Times New Roman" w:hint="eastAsia"/>
        </w:rPr>
        <w:t>, m</w:t>
      </w:r>
      <w:r w:rsidRPr="00F65FEC">
        <w:rPr>
          <w:rFonts w:ascii="Times New Roman" w:hAnsi="Times New Roman" w:cs="Times New Roman"/>
        </w:rPr>
        <w:t xml:space="preserve">ean </w:t>
      </w:r>
      <w:r>
        <w:rPr>
          <w:rFonts w:ascii="Times New Roman" w:hAnsi="Times New Roman" w:cs="Times New Roman" w:hint="eastAsia"/>
        </w:rPr>
        <w:t>a</w:t>
      </w:r>
      <w:r w:rsidRPr="00F65FEC">
        <w:rPr>
          <w:rFonts w:ascii="Times New Roman" w:hAnsi="Times New Roman" w:cs="Times New Roman"/>
        </w:rPr>
        <w:t xml:space="preserve">cceleration </w:t>
      </w:r>
      <w:r>
        <w:rPr>
          <w:rFonts w:ascii="Times New Roman" w:hAnsi="Times New Roman" w:cs="Times New Roman" w:hint="eastAsia"/>
        </w:rPr>
        <w:t>m</w:t>
      </w:r>
      <w:r w:rsidRPr="00F65FEC">
        <w:rPr>
          <w:rFonts w:ascii="Times New Roman" w:hAnsi="Times New Roman" w:cs="Times New Roman"/>
        </w:rPr>
        <w:t>agnitude</w:t>
      </w:r>
      <w:r>
        <w:rPr>
          <w:rFonts w:ascii="Times New Roman" w:hAnsi="Times New Roman" w:cs="Times New Roman" w:hint="eastAsia"/>
        </w:rPr>
        <w:t xml:space="preserve">; </w:t>
      </w:r>
      <w:r w:rsidRPr="00F65FEC">
        <w:rPr>
          <w:rFonts w:ascii="Times New Roman" w:hAnsi="Times New Roman" w:cs="Times New Roman"/>
        </w:rPr>
        <w:t>Acc_mean_y</w:t>
      </w:r>
      <w:r>
        <w:rPr>
          <w:rFonts w:ascii="Times New Roman" w:hAnsi="Times New Roman" w:cs="Times New Roman" w:hint="eastAsia"/>
        </w:rPr>
        <w:t>, m</w:t>
      </w:r>
      <w:r w:rsidRPr="00F65FEC">
        <w:rPr>
          <w:rFonts w:ascii="Times New Roman" w:hAnsi="Times New Roman" w:cs="Times New Roman"/>
        </w:rPr>
        <w:t xml:space="preserve">ean </w:t>
      </w:r>
      <w:r>
        <w:rPr>
          <w:rFonts w:ascii="Times New Roman" w:hAnsi="Times New Roman" w:cs="Times New Roman" w:hint="eastAsia"/>
        </w:rPr>
        <w:t>a</w:t>
      </w:r>
      <w:r w:rsidRPr="00F65FEC">
        <w:rPr>
          <w:rFonts w:ascii="Times New Roman" w:hAnsi="Times New Roman" w:cs="Times New Roman"/>
        </w:rPr>
        <w:t>cceleration (</w:t>
      </w:r>
      <w:r>
        <w:rPr>
          <w:rFonts w:ascii="Times New Roman" w:hAnsi="Times New Roman" w:cs="Times New Roman" w:hint="eastAsia"/>
        </w:rPr>
        <w:t>y</w:t>
      </w:r>
      <w:r w:rsidRPr="00F65FEC">
        <w:rPr>
          <w:rFonts w:ascii="Times New Roman" w:hAnsi="Times New Roman" w:cs="Times New Roman"/>
        </w:rPr>
        <w:t>-axis)</w:t>
      </w:r>
      <w:r>
        <w:rPr>
          <w:rFonts w:ascii="Times New Roman" w:hAnsi="Times New Roman" w:cs="Times New Roman" w:hint="eastAsia"/>
        </w:rPr>
        <w:t xml:space="preserve">; </w:t>
      </w:r>
      <w:r w:rsidRPr="00F65FEC">
        <w:rPr>
          <w:rFonts w:ascii="Times New Roman" w:hAnsi="Times New Roman" w:cs="Times New Roman"/>
        </w:rPr>
        <w:t>PPG_rr_amp_mean</w:t>
      </w:r>
      <w:r>
        <w:rPr>
          <w:rFonts w:ascii="Times New Roman" w:hAnsi="Times New Roman" w:cs="Times New Roman" w:hint="eastAsia"/>
        </w:rPr>
        <w:t>, m</w:t>
      </w:r>
      <w:r w:rsidRPr="00F65FEC">
        <w:rPr>
          <w:rFonts w:ascii="Times New Roman" w:hAnsi="Times New Roman" w:cs="Times New Roman"/>
        </w:rPr>
        <w:t xml:space="preserve">ean </w:t>
      </w:r>
      <w:r>
        <w:rPr>
          <w:rFonts w:ascii="Times New Roman" w:hAnsi="Times New Roman" w:cs="Times New Roman" w:hint="eastAsia"/>
        </w:rPr>
        <w:t>r</w:t>
      </w:r>
      <w:r w:rsidRPr="00F65FEC">
        <w:rPr>
          <w:rFonts w:ascii="Times New Roman" w:hAnsi="Times New Roman" w:cs="Times New Roman"/>
        </w:rPr>
        <w:t xml:space="preserve">espiratory-related PPG </w:t>
      </w:r>
      <w:r>
        <w:rPr>
          <w:rFonts w:ascii="Times New Roman" w:hAnsi="Times New Roman" w:cs="Times New Roman" w:hint="eastAsia"/>
        </w:rPr>
        <w:t>a</w:t>
      </w:r>
      <w:r w:rsidRPr="00F65FEC">
        <w:rPr>
          <w:rFonts w:ascii="Times New Roman" w:hAnsi="Times New Roman" w:cs="Times New Roman"/>
        </w:rPr>
        <w:t xml:space="preserve">mplitude </w:t>
      </w:r>
      <w:r>
        <w:rPr>
          <w:rFonts w:ascii="Times New Roman" w:hAnsi="Times New Roman" w:cs="Times New Roman" w:hint="eastAsia"/>
        </w:rPr>
        <w:t>m</w:t>
      </w:r>
      <w:r w:rsidRPr="00F65FEC">
        <w:rPr>
          <w:rFonts w:ascii="Times New Roman" w:hAnsi="Times New Roman" w:cs="Times New Roman"/>
        </w:rPr>
        <w:t>odulation</w:t>
      </w:r>
      <w:r>
        <w:rPr>
          <w:rFonts w:ascii="Times New Roman" w:hAnsi="Times New Roman" w:cs="Times New Roman" w:hint="eastAsia"/>
        </w:rPr>
        <w:t xml:space="preserve">; </w:t>
      </w:r>
      <w:r w:rsidRPr="00F65FEC">
        <w:rPr>
          <w:rFonts w:ascii="Times New Roman" w:hAnsi="Times New Roman" w:cs="Times New Roman"/>
        </w:rPr>
        <w:t>EEG_kurt</w:t>
      </w:r>
      <w:r>
        <w:rPr>
          <w:rFonts w:ascii="Times New Roman" w:hAnsi="Times New Roman" w:cs="Times New Roman" w:hint="eastAsia"/>
        </w:rPr>
        <w:t xml:space="preserve">, </w:t>
      </w:r>
      <w:r w:rsidRPr="00F65FEC">
        <w:rPr>
          <w:rFonts w:ascii="Times New Roman" w:hAnsi="Times New Roman" w:cs="Times New Roman"/>
        </w:rPr>
        <w:t xml:space="preserve">EEG </w:t>
      </w:r>
      <w:r>
        <w:rPr>
          <w:rFonts w:ascii="Times New Roman" w:hAnsi="Times New Roman" w:cs="Times New Roman" w:hint="eastAsia"/>
        </w:rPr>
        <w:t>s</w:t>
      </w:r>
      <w:r w:rsidRPr="00F65FEC">
        <w:rPr>
          <w:rFonts w:ascii="Times New Roman" w:hAnsi="Times New Roman" w:cs="Times New Roman"/>
        </w:rPr>
        <w:t xml:space="preserve">ignal </w:t>
      </w:r>
      <w:r>
        <w:rPr>
          <w:rFonts w:ascii="Times New Roman" w:hAnsi="Times New Roman" w:cs="Times New Roman" w:hint="eastAsia"/>
        </w:rPr>
        <w:t>k</w:t>
      </w:r>
      <w:r w:rsidRPr="00F65FEC">
        <w:rPr>
          <w:rFonts w:ascii="Times New Roman" w:hAnsi="Times New Roman" w:cs="Times New Roman"/>
        </w:rPr>
        <w:t>urtosis</w:t>
      </w:r>
      <w:r>
        <w:rPr>
          <w:rFonts w:ascii="Times New Roman" w:hAnsi="Times New Roman" w:cs="Times New Roman" w:hint="eastAsia"/>
        </w:rPr>
        <w:t xml:space="preserve">; </w:t>
      </w:r>
      <w:r w:rsidRPr="00F65FEC">
        <w:rPr>
          <w:rFonts w:ascii="Times New Roman" w:hAnsi="Times New Roman" w:cs="Times New Roman"/>
        </w:rPr>
        <w:t>Acc_peakfreq_z</w:t>
      </w:r>
      <w:r>
        <w:rPr>
          <w:rFonts w:ascii="Times New Roman" w:hAnsi="Times New Roman" w:cs="Times New Roman" w:hint="eastAsia"/>
        </w:rPr>
        <w:t>, p</w:t>
      </w:r>
      <w:r w:rsidRPr="00F65FEC">
        <w:rPr>
          <w:rFonts w:ascii="Times New Roman" w:hAnsi="Times New Roman" w:cs="Times New Roman"/>
        </w:rPr>
        <w:t xml:space="preserve">eak </w:t>
      </w:r>
      <w:r>
        <w:rPr>
          <w:rFonts w:ascii="Times New Roman" w:hAnsi="Times New Roman" w:cs="Times New Roman" w:hint="eastAsia"/>
        </w:rPr>
        <w:t>f</w:t>
      </w:r>
      <w:r w:rsidRPr="00F65FEC">
        <w:rPr>
          <w:rFonts w:ascii="Times New Roman" w:hAnsi="Times New Roman" w:cs="Times New Roman"/>
        </w:rPr>
        <w:t xml:space="preserve">requency of </w:t>
      </w:r>
      <w:r>
        <w:rPr>
          <w:rFonts w:ascii="Times New Roman" w:hAnsi="Times New Roman" w:cs="Times New Roman" w:hint="eastAsia"/>
        </w:rPr>
        <w:t>a</w:t>
      </w:r>
      <w:r w:rsidRPr="00F65FEC">
        <w:rPr>
          <w:rFonts w:ascii="Times New Roman" w:hAnsi="Times New Roman" w:cs="Times New Roman"/>
        </w:rPr>
        <w:t>cceleration (Z-axis)</w:t>
      </w:r>
      <w:r>
        <w:rPr>
          <w:rFonts w:ascii="Times New Roman" w:hAnsi="Times New Roman" w:cs="Times New Roman" w:hint="eastAsia"/>
        </w:rPr>
        <w:t xml:space="preserve">; </w:t>
      </w:r>
      <w:r w:rsidRPr="00F65FEC">
        <w:rPr>
          <w:rFonts w:ascii="Times New Roman" w:hAnsi="Times New Roman" w:cs="Times New Roman"/>
        </w:rPr>
        <w:t>EEG_alpha</w:t>
      </w:r>
      <w:r>
        <w:rPr>
          <w:rFonts w:ascii="Times New Roman" w:hAnsi="Times New Roman" w:cs="Times New Roman" w:hint="eastAsia"/>
        </w:rPr>
        <w:t>, a</w:t>
      </w:r>
      <w:r w:rsidRPr="00F65FEC">
        <w:rPr>
          <w:rFonts w:ascii="Times New Roman" w:hAnsi="Times New Roman" w:cs="Times New Roman"/>
        </w:rPr>
        <w:t xml:space="preserve">lpha-band EEG </w:t>
      </w:r>
      <w:r>
        <w:rPr>
          <w:rFonts w:ascii="Times New Roman" w:hAnsi="Times New Roman" w:cs="Times New Roman" w:hint="eastAsia"/>
        </w:rPr>
        <w:t>p</w:t>
      </w:r>
      <w:r w:rsidRPr="00F65FEC">
        <w:rPr>
          <w:rFonts w:ascii="Times New Roman" w:hAnsi="Times New Roman" w:cs="Times New Roman"/>
        </w:rPr>
        <w:t>ower</w:t>
      </w:r>
      <w:r>
        <w:rPr>
          <w:rFonts w:ascii="Times New Roman" w:hAnsi="Times New Roman" w:cs="Times New Roman" w:hint="eastAsia"/>
        </w:rPr>
        <w:t xml:space="preserve">; </w:t>
      </w:r>
      <w:r w:rsidRPr="00F65FEC">
        <w:rPr>
          <w:rFonts w:ascii="Times New Roman" w:hAnsi="Times New Roman" w:cs="Times New Roman"/>
        </w:rPr>
        <w:t>PPG_ir_absint</w:t>
      </w:r>
      <w:r>
        <w:rPr>
          <w:rFonts w:ascii="Times New Roman" w:hAnsi="Times New Roman" w:cs="Times New Roman" w:hint="eastAsia"/>
        </w:rPr>
        <w:t>, i</w:t>
      </w:r>
      <w:r w:rsidRPr="00F65FEC">
        <w:rPr>
          <w:rFonts w:ascii="Times New Roman" w:hAnsi="Times New Roman" w:cs="Times New Roman"/>
        </w:rPr>
        <w:t xml:space="preserve">nfrared PPG </w:t>
      </w:r>
      <w:r>
        <w:rPr>
          <w:rFonts w:ascii="Times New Roman" w:hAnsi="Times New Roman" w:cs="Times New Roman" w:hint="eastAsia"/>
        </w:rPr>
        <w:t>a</w:t>
      </w:r>
      <w:r w:rsidRPr="00F65FEC">
        <w:rPr>
          <w:rFonts w:ascii="Times New Roman" w:hAnsi="Times New Roman" w:cs="Times New Roman"/>
        </w:rPr>
        <w:t xml:space="preserve">bsolute </w:t>
      </w:r>
      <w:r>
        <w:rPr>
          <w:rFonts w:ascii="Times New Roman" w:hAnsi="Times New Roman" w:cs="Times New Roman" w:hint="eastAsia"/>
        </w:rPr>
        <w:t>i</w:t>
      </w:r>
      <w:r w:rsidRPr="00F65FEC">
        <w:rPr>
          <w:rFonts w:ascii="Times New Roman" w:hAnsi="Times New Roman" w:cs="Times New Roman"/>
        </w:rPr>
        <w:t>ntegral</w:t>
      </w:r>
      <w:r>
        <w:rPr>
          <w:rFonts w:ascii="Times New Roman" w:hAnsi="Times New Roman" w:cs="Times New Roman" w:hint="eastAsia"/>
        </w:rPr>
        <w:t xml:space="preserve">; </w:t>
      </w:r>
      <w:r w:rsidRPr="00280A18">
        <w:rPr>
          <w:rFonts w:ascii="Times New Roman" w:hAnsi="Times New Roman" w:cs="Times New Roman"/>
        </w:rPr>
        <w:t>GSR_median</w:t>
      </w:r>
      <w:r>
        <w:rPr>
          <w:rFonts w:ascii="Times New Roman" w:hAnsi="Times New Roman" w:cs="Times New Roman" w:hint="eastAsia"/>
        </w:rPr>
        <w:t>, m</w:t>
      </w:r>
      <w:r w:rsidRPr="00280A18">
        <w:rPr>
          <w:rFonts w:ascii="Times New Roman" w:hAnsi="Times New Roman" w:cs="Times New Roman"/>
        </w:rPr>
        <w:t xml:space="preserve">edian </w:t>
      </w:r>
      <w:r>
        <w:rPr>
          <w:rFonts w:ascii="Times New Roman" w:hAnsi="Times New Roman" w:cs="Times New Roman" w:hint="eastAsia"/>
        </w:rPr>
        <w:t>g</w:t>
      </w:r>
      <w:r w:rsidRPr="00280A18">
        <w:rPr>
          <w:rFonts w:ascii="Times New Roman" w:hAnsi="Times New Roman" w:cs="Times New Roman"/>
        </w:rPr>
        <w:t xml:space="preserve">alvanic </w:t>
      </w:r>
      <w:r>
        <w:rPr>
          <w:rFonts w:ascii="Times New Roman" w:hAnsi="Times New Roman" w:cs="Times New Roman" w:hint="eastAsia"/>
        </w:rPr>
        <w:t>s</w:t>
      </w:r>
      <w:r w:rsidRPr="00280A18">
        <w:rPr>
          <w:rFonts w:ascii="Times New Roman" w:hAnsi="Times New Roman" w:cs="Times New Roman"/>
        </w:rPr>
        <w:t xml:space="preserve">kin </w:t>
      </w:r>
      <w:r w:rsidR="00D37006">
        <w:rPr>
          <w:rFonts w:ascii="Times New Roman" w:hAnsi="Times New Roman" w:cs="Times New Roman" w:hint="eastAsia"/>
        </w:rPr>
        <w:t>r</w:t>
      </w:r>
      <w:r w:rsidRPr="00280A18">
        <w:rPr>
          <w:rFonts w:ascii="Times New Roman" w:hAnsi="Times New Roman" w:cs="Times New Roman"/>
        </w:rPr>
        <w:t>esponse</w:t>
      </w:r>
      <w:r>
        <w:rPr>
          <w:rFonts w:ascii="Times New Roman" w:hAnsi="Times New Roman" w:cs="Times New Roman" w:hint="eastAsia"/>
        </w:rPr>
        <w:t xml:space="preserve">; </w:t>
      </w:r>
      <w:r w:rsidRPr="00280A18">
        <w:rPr>
          <w:rFonts w:ascii="Times New Roman" w:hAnsi="Times New Roman" w:cs="Times New Roman"/>
        </w:rPr>
        <w:t>EEG_beta</w:t>
      </w:r>
      <w:r>
        <w:rPr>
          <w:rFonts w:ascii="Times New Roman" w:hAnsi="Times New Roman" w:cs="Times New Roman" w:hint="eastAsia"/>
        </w:rPr>
        <w:t>, b</w:t>
      </w:r>
      <w:r w:rsidRPr="00280A18">
        <w:rPr>
          <w:rFonts w:ascii="Times New Roman" w:hAnsi="Times New Roman" w:cs="Times New Roman"/>
        </w:rPr>
        <w:t xml:space="preserve">eta-band EEG </w:t>
      </w:r>
      <w:r>
        <w:rPr>
          <w:rFonts w:ascii="Times New Roman" w:hAnsi="Times New Roman" w:cs="Times New Roman" w:hint="eastAsia"/>
        </w:rPr>
        <w:t>p</w:t>
      </w:r>
      <w:r w:rsidRPr="00280A18">
        <w:rPr>
          <w:rFonts w:ascii="Times New Roman" w:hAnsi="Times New Roman" w:cs="Times New Roman"/>
        </w:rPr>
        <w:t>ower</w:t>
      </w:r>
      <w:r>
        <w:rPr>
          <w:rFonts w:ascii="Times New Roman" w:hAnsi="Times New Roman" w:cs="Times New Roman" w:hint="eastAsia"/>
        </w:rPr>
        <w:t xml:space="preserve">; </w:t>
      </w:r>
      <w:r w:rsidRPr="00280A18">
        <w:rPr>
          <w:rFonts w:ascii="Times New Roman" w:hAnsi="Times New Roman" w:cs="Times New Roman"/>
        </w:rPr>
        <w:t>ECG_rmssd</w:t>
      </w:r>
      <w:r>
        <w:rPr>
          <w:rFonts w:ascii="Times New Roman" w:hAnsi="Times New Roman" w:cs="Times New Roman" w:hint="eastAsia"/>
        </w:rPr>
        <w:t>, r</w:t>
      </w:r>
      <w:r w:rsidRPr="00280A18">
        <w:rPr>
          <w:rFonts w:ascii="Times New Roman" w:hAnsi="Times New Roman" w:cs="Times New Roman"/>
        </w:rPr>
        <w:t xml:space="preserve">oot </w:t>
      </w:r>
      <w:r>
        <w:rPr>
          <w:rFonts w:ascii="Times New Roman" w:hAnsi="Times New Roman" w:cs="Times New Roman" w:hint="eastAsia"/>
        </w:rPr>
        <w:t>m</w:t>
      </w:r>
      <w:r w:rsidRPr="00280A18">
        <w:rPr>
          <w:rFonts w:ascii="Times New Roman" w:hAnsi="Times New Roman" w:cs="Times New Roman"/>
        </w:rPr>
        <w:t xml:space="preserve">ean </w:t>
      </w:r>
      <w:r>
        <w:rPr>
          <w:rFonts w:ascii="Times New Roman" w:hAnsi="Times New Roman" w:cs="Times New Roman" w:hint="eastAsia"/>
        </w:rPr>
        <w:t>s</w:t>
      </w:r>
      <w:r w:rsidRPr="00280A18">
        <w:rPr>
          <w:rFonts w:ascii="Times New Roman" w:hAnsi="Times New Roman" w:cs="Times New Roman"/>
        </w:rPr>
        <w:t xml:space="preserve">quare of </w:t>
      </w:r>
      <w:r>
        <w:rPr>
          <w:rFonts w:ascii="Times New Roman" w:hAnsi="Times New Roman" w:cs="Times New Roman" w:hint="eastAsia"/>
        </w:rPr>
        <w:t>s</w:t>
      </w:r>
      <w:r w:rsidRPr="00280A18">
        <w:rPr>
          <w:rFonts w:ascii="Times New Roman" w:hAnsi="Times New Roman" w:cs="Times New Roman"/>
        </w:rPr>
        <w:t xml:space="preserve">uccessive </w:t>
      </w:r>
      <w:r>
        <w:rPr>
          <w:rFonts w:ascii="Times New Roman" w:hAnsi="Times New Roman" w:cs="Times New Roman" w:hint="eastAsia"/>
        </w:rPr>
        <w:t>d</w:t>
      </w:r>
      <w:r w:rsidRPr="00280A18">
        <w:rPr>
          <w:rFonts w:ascii="Times New Roman" w:hAnsi="Times New Roman" w:cs="Times New Roman"/>
        </w:rPr>
        <w:t xml:space="preserve">ifferences </w:t>
      </w:r>
      <w:r>
        <w:rPr>
          <w:rFonts w:ascii="Times New Roman" w:hAnsi="Times New Roman" w:cs="Times New Roman" w:hint="eastAsia"/>
        </w:rPr>
        <w:t xml:space="preserve">of ECG; </w:t>
      </w:r>
      <w:r w:rsidRPr="00280A18">
        <w:rPr>
          <w:rFonts w:ascii="Times New Roman" w:hAnsi="Times New Roman" w:cs="Times New Roman"/>
        </w:rPr>
        <w:t>Acc_peakfreq_y</w:t>
      </w:r>
      <w:r>
        <w:rPr>
          <w:rFonts w:ascii="Times New Roman" w:hAnsi="Times New Roman" w:cs="Times New Roman" w:hint="eastAsia"/>
        </w:rPr>
        <w:t>, p</w:t>
      </w:r>
      <w:r w:rsidRPr="00280A18">
        <w:rPr>
          <w:rFonts w:ascii="Times New Roman" w:hAnsi="Times New Roman" w:cs="Times New Roman"/>
        </w:rPr>
        <w:t xml:space="preserve">eak </w:t>
      </w:r>
      <w:r>
        <w:rPr>
          <w:rFonts w:ascii="Times New Roman" w:hAnsi="Times New Roman" w:cs="Times New Roman" w:hint="eastAsia"/>
        </w:rPr>
        <w:t>f</w:t>
      </w:r>
      <w:r w:rsidRPr="00280A18">
        <w:rPr>
          <w:rFonts w:ascii="Times New Roman" w:hAnsi="Times New Roman" w:cs="Times New Roman"/>
        </w:rPr>
        <w:t xml:space="preserve">requency of </w:t>
      </w:r>
      <w:r>
        <w:rPr>
          <w:rFonts w:ascii="Times New Roman" w:hAnsi="Times New Roman" w:cs="Times New Roman" w:hint="eastAsia"/>
        </w:rPr>
        <w:t>a</w:t>
      </w:r>
      <w:r w:rsidRPr="00280A18">
        <w:rPr>
          <w:rFonts w:ascii="Times New Roman" w:hAnsi="Times New Roman" w:cs="Times New Roman"/>
        </w:rPr>
        <w:t>cceleration (Y-axis)</w:t>
      </w:r>
      <w:r>
        <w:rPr>
          <w:rFonts w:ascii="Times New Roman" w:hAnsi="Times New Roman" w:cs="Times New Roman" w:hint="eastAsia"/>
        </w:rPr>
        <w:t xml:space="preserve">; </w:t>
      </w:r>
      <w:r w:rsidRPr="00280A18">
        <w:rPr>
          <w:rFonts w:ascii="Times New Roman" w:hAnsi="Times New Roman" w:cs="Times New Roman"/>
        </w:rPr>
        <w:t>GSR_var</w:t>
      </w:r>
      <w:r>
        <w:rPr>
          <w:rFonts w:ascii="Times New Roman" w:hAnsi="Times New Roman" w:cs="Times New Roman" w:hint="eastAsia"/>
        </w:rPr>
        <w:t>, v</w:t>
      </w:r>
      <w:r w:rsidRPr="00280A18">
        <w:rPr>
          <w:rFonts w:ascii="Times New Roman" w:hAnsi="Times New Roman" w:cs="Times New Roman"/>
        </w:rPr>
        <w:t xml:space="preserve">ariance of </w:t>
      </w:r>
      <w:r>
        <w:rPr>
          <w:rFonts w:ascii="Times New Roman" w:hAnsi="Times New Roman" w:cs="Times New Roman" w:hint="eastAsia"/>
        </w:rPr>
        <w:t>g</w:t>
      </w:r>
      <w:r w:rsidRPr="00280A18">
        <w:rPr>
          <w:rFonts w:ascii="Times New Roman" w:hAnsi="Times New Roman" w:cs="Times New Roman"/>
        </w:rPr>
        <w:t xml:space="preserve">alvanic </w:t>
      </w:r>
      <w:r>
        <w:rPr>
          <w:rFonts w:ascii="Times New Roman" w:hAnsi="Times New Roman" w:cs="Times New Roman" w:hint="eastAsia"/>
        </w:rPr>
        <w:t>s</w:t>
      </w:r>
      <w:r w:rsidRPr="00280A18">
        <w:rPr>
          <w:rFonts w:ascii="Times New Roman" w:hAnsi="Times New Roman" w:cs="Times New Roman"/>
        </w:rPr>
        <w:t xml:space="preserve">kin </w:t>
      </w:r>
      <w:r>
        <w:rPr>
          <w:rFonts w:ascii="Times New Roman" w:hAnsi="Times New Roman" w:cs="Times New Roman" w:hint="eastAsia"/>
        </w:rPr>
        <w:t>r</w:t>
      </w:r>
      <w:r w:rsidRPr="00280A18">
        <w:rPr>
          <w:rFonts w:ascii="Times New Roman" w:hAnsi="Times New Roman" w:cs="Times New Roman"/>
        </w:rPr>
        <w:t>esponse</w:t>
      </w:r>
      <w:r>
        <w:rPr>
          <w:rFonts w:ascii="Times New Roman" w:hAnsi="Times New Roman" w:cs="Times New Roman" w:hint="eastAsia"/>
        </w:rPr>
        <w:t xml:space="preserve">; </w:t>
      </w:r>
      <w:r w:rsidRPr="00280A18">
        <w:rPr>
          <w:rFonts w:ascii="Times New Roman" w:hAnsi="Times New Roman" w:cs="Times New Roman"/>
        </w:rPr>
        <w:t>GSR_min</w:t>
      </w:r>
      <w:r>
        <w:rPr>
          <w:rFonts w:ascii="Times New Roman" w:hAnsi="Times New Roman" w:cs="Times New Roman" w:hint="eastAsia"/>
        </w:rPr>
        <w:t>, m</w:t>
      </w:r>
      <w:r w:rsidRPr="00280A18">
        <w:rPr>
          <w:rFonts w:ascii="Times New Roman" w:hAnsi="Times New Roman" w:cs="Times New Roman"/>
        </w:rPr>
        <w:t xml:space="preserve">inimum </w:t>
      </w:r>
      <w:r>
        <w:rPr>
          <w:rFonts w:ascii="Times New Roman" w:hAnsi="Times New Roman" w:cs="Times New Roman" w:hint="eastAsia"/>
        </w:rPr>
        <w:t>g</w:t>
      </w:r>
      <w:r w:rsidRPr="00280A18">
        <w:rPr>
          <w:rFonts w:ascii="Times New Roman" w:hAnsi="Times New Roman" w:cs="Times New Roman"/>
        </w:rPr>
        <w:t xml:space="preserve">alvanic </w:t>
      </w:r>
      <w:r>
        <w:rPr>
          <w:rFonts w:ascii="Times New Roman" w:hAnsi="Times New Roman" w:cs="Times New Roman" w:hint="eastAsia"/>
        </w:rPr>
        <w:t>s</w:t>
      </w:r>
      <w:r w:rsidRPr="00280A18">
        <w:rPr>
          <w:rFonts w:ascii="Times New Roman" w:hAnsi="Times New Roman" w:cs="Times New Roman"/>
        </w:rPr>
        <w:t xml:space="preserve">kin </w:t>
      </w:r>
      <w:r>
        <w:rPr>
          <w:rFonts w:ascii="Times New Roman" w:hAnsi="Times New Roman" w:cs="Times New Roman" w:hint="eastAsia"/>
        </w:rPr>
        <w:t>r</w:t>
      </w:r>
      <w:r w:rsidRPr="00280A18">
        <w:rPr>
          <w:rFonts w:ascii="Times New Roman" w:hAnsi="Times New Roman" w:cs="Times New Roman"/>
        </w:rPr>
        <w:t>esponse</w:t>
      </w:r>
      <w:r>
        <w:rPr>
          <w:rFonts w:ascii="Times New Roman" w:hAnsi="Times New Roman" w:cs="Times New Roman" w:hint="eastAsia"/>
        </w:rPr>
        <w:t xml:space="preserve">; </w:t>
      </w:r>
      <w:r w:rsidRPr="00280A18">
        <w:rPr>
          <w:rFonts w:ascii="Times New Roman" w:hAnsi="Times New Roman" w:cs="Times New Roman"/>
        </w:rPr>
        <w:t>GSR_range</w:t>
      </w:r>
      <w:r>
        <w:rPr>
          <w:rFonts w:ascii="Times New Roman" w:hAnsi="Times New Roman" w:cs="Times New Roman" w:hint="eastAsia"/>
        </w:rPr>
        <w:t>, r</w:t>
      </w:r>
      <w:r w:rsidRPr="00280A18">
        <w:rPr>
          <w:rFonts w:ascii="Times New Roman" w:hAnsi="Times New Roman" w:cs="Times New Roman"/>
        </w:rPr>
        <w:t xml:space="preserve">ange of </w:t>
      </w:r>
      <w:r>
        <w:rPr>
          <w:rFonts w:ascii="Times New Roman" w:hAnsi="Times New Roman" w:cs="Times New Roman" w:hint="eastAsia"/>
        </w:rPr>
        <w:t>g</w:t>
      </w:r>
      <w:r w:rsidRPr="00280A18">
        <w:rPr>
          <w:rFonts w:ascii="Times New Roman" w:hAnsi="Times New Roman" w:cs="Times New Roman"/>
        </w:rPr>
        <w:t xml:space="preserve">alvanic </w:t>
      </w:r>
      <w:r>
        <w:rPr>
          <w:rFonts w:ascii="Times New Roman" w:hAnsi="Times New Roman" w:cs="Times New Roman" w:hint="eastAsia"/>
        </w:rPr>
        <w:t>s</w:t>
      </w:r>
      <w:r w:rsidRPr="00280A18">
        <w:rPr>
          <w:rFonts w:ascii="Times New Roman" w:hAnsi="Times New Roman" w:cs="Times New Roman"/>
        </w:rPr>
        <w:t xml:space="preserve">kin </w:t>
      </w:r>
      <w:r>
        <w:rPr>
          <w:rFonts w:ascii="Times New Roman" w:hAnsi="Times New Roman" w:cs="Times New Roman" w:hint="eastAsia"/>
        </w:rPr>
        <w:t>r</w:t>
      </w:r>
      <w:r w:rsidRPr="00280A18">
        <w:rPr>
          <w:rFonts w:ascii="Times New Roman" w:hAnsi="Times New Roman" w:cs="Times New Roman"/>
        </w:rPr>
        <w:t>esponse</w:t>
      </w:r>
      <w:r>
        <w:rPr>
          <w:rFonts w:ascii="Times New Roman" w:hAnsi="Times New Roman" w:cs="Times New Roman" w:hint="eastAsia"/>
        </w:rPr>
        <w:t>.</w:t>
      </w:r>
    </w:p>
    <w:p w14:paraId="56972689" w14:textId="77777777" w:rsidR="00200141" w:rsidRDefault="00200141">
      <w:pPr>
        <w:rPr>
          <w:rFonts w:ascii="Times New Roman" w:hAnsi="Times New Roman" w:cs="Times New Roman"/>
        </w:rPr>
      </w:pPr>
      <w:r>
        <w:rPr>
          <w:rFonts w:ascii="Times New Roman" w:hAnsi="Times New Roman" w:cs="Times New Roman"/>
        </w:rPr>
        <w:br w:type="page"/>
      </w:r>
    </w:p>
    <w:p w14:paraId="7BCD6AA3" w14:textId="6CDA15B1" w:rsidR="00A52152" w:rsidRDefault="004F6775" w:rsidP="00D24361">
      <w:pPr>
        <w:spacing w:line="276" w:lineRule="auto"/>
        <w:rPr>
          <w:rFonts w:ascii="Times New Roman" w:hAnsi="Times New Roman" w:cs="Times New Roman"/>
          <w:b/>
          <w:bCs/>
        </w:rPr>
      </w:pPr>
      <w:r>
        <w:rPr>
          <w:noProof/>
        </w:rPr>
        <w:lastRenderedPageBreak/>
        <w:drawing>
          <wp:inline distT="0" distB="0" distL="0" distR="0" wp14:anchorId="5A941D82" wp14:editId="6D99EA82">
            <wp:extent cx="5943600" cy="5726430"/>
            <wp:effectExtent l="0" t="0" r="0" b="7620"/>
            <wp:docPr id="6560605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726430"/>
                    </a:xfrm>
                    <a:prstGeom prst="rect">
                      <a:avLst/>
                    </a:prstGeom>
                    <a:noFill/>
                    <a:ln>
                      <a:noFill/>
                    </a:ln>
                  </pic:spPr>
                </pic:pic>
              </a:graphicData>
            </a:graphic>
          </wp:inline>
        </w:drawing>
      </w:r>
    </w:p>
    <w:p w14:paraId="0A481FC4" w14:textId="2B430719" w:rsidR="00D766A9" w:rsidRDefault="00200141" w:rsidP="000A49F8">
      <w:pPr>
        <w:spacing w:line="276" w:lineRule="auto"/>
        <w:jc w:val="both"/>
        <w:rPr>
          <w:rFonts w:ascii="Times New Roman" w:hAnsi="Times New Roman" w:cs="Times New Roman"/>
        </w:rPr>
      </w:pPr>
      <w:r w:rsidRPr="001747AA">
        <w:rPr>
          <w:rFonts w:ascii="Times New Roman" w:hAnsi="Times New Roman" w:cs="Times New Roman"/>
          <w:b/>
          <w:bCs/>
        </w:rPr>
        <w:t xml:space="preserve">Fig. 5. Overnight sleep monitoring and sleep-informed </w:t>
      </w:r>
      <w:r w:rsidR="00003A83">
        <w:rPr>
          <w:rFonts w:ascii="Times New Roman" w:hAnsi="Times New Roman" w:cs="Times New Roman" w:hint="eastAsia"/>
          <w:b/>
          <w:bCs/>
        </w:rPr>
        <w:t xml:space="preserve">functional and </w:t>
      </w:r>
      <w:r w:rsidRPr="001747AA">
        <w:rPr>
          <w:rFonts w:ascii="Times New Roman" w:hAnsi="Times New Roman" w:cs="Times New Roman"/>
          <w:b/>
          <w:bCs/>
        </w:rPr>
        <w:t>cognitive performance prediction with EarSense.</w:t>
      </w:r>
      <w:r w:rsidRPr="001747AA">
        <w:rPr>
          <w:rFonts w:ascii="Times New Roman" w:hAnsi="Times New Roman" w:cs="Times New Roman" w:hint="eastAsia"/>
          <w:b/>
          <w:bCs/>
        </w:rPr>
        <w:t xml:space="preserve"> </w:t>
      </w:r>
      <w:r>
        <w:rPr>
          <w:rFonts w:ascii="Times New Roman" w:hAnsi="Times New Roman" w:cs="Times New Roman" w:hint="eastAsia"/>
        </w:rPr>
        <w:t>(</w:t>
      </w:r>
      <w:r w:rsidRPr="005370B2">
        <w:rPr>
          <w:rFonts w:ascii="Times New Roman" w:hAnsi="Times New Roman" w:cs="Times New Roman" w:hint="eastAsia"/>
          <w:b/>
          <w:bCs/>
        </w:rPr>
        <w:t>A</w:t>
      </w:r>
      <w:r>
        <w:rPr>
          <w:rFonts w:ascii="Times New Roman" w:hAnsi="Times New Roman" w:cs="Times New Roman" w:hint="eastAsia"/>
        </w:rPr>
        <w:t xml:space="preserve">) </w:t>
      </w:r>
      <w:r w:rsidR="00DE5747">
        <w:rPr>
          <w:rFonts w:ascii="Times New Roman" w:hAnsi="Times New Roman" w:cs="Times New Roman" w:hint="eastAsia"/>
        </w:rPr>
        <w:t>Conceptual overview of EarSense-enabled s</w:t>
      </w:r>
      <w:r w:rsidRPr="001747AA">
        <w:rPr>
          <w:rFonts w:ascii="Times New Roman" w:hAnsi="Times New Roman" w:cs="Times New Roman"/>
        </w:rPr>
        <w:t xml:space="preserve">leep monitoring and cognitive assessment, capturing sleep duration, quality, and disturbances, and enabling prediction of next-day </w:t>
      </w:r>
      <w:r>
        <w:rPr>
          <w:rFonts w:ascii="Times New Roman" w:hAnsi="Times New Roman" w:cs="Times New Roman"/>
        </w:rPr>
        <w:t>sleepiness</w:t>
      </w:r>
      <w:r w:rsidRPr="001747AA">
        <w:rPr>
          <w:rFonts w:ascii="Times New Roman" w:hAnsi="Times New Roman" w:cs="Times New Roman"/>
        </w:rPr>
        <w:t xml:space="preserve">, </w:t>
      </w:r>
      <w:r>
        <w:rPr>
          <w:rFonts w:ascii="Times New Roman" w:hAnsi="Times New Roman" w:cs="Times New Roman" w:hint="eastAsia"/>
        </w:rPr>
        <w:t>function</w:t>
      </w:r>
      <w:r w:rsidR="008259B6">
        <w:rPr>
          <w:rFonts w:ascii="Times New Roman" w:hAnsi="Times New Roman" w:cs="Times New Roman" w:hint="eastAsia"/>
        </w:rPr>
        <w:t>al</w:t>
      </w:r>
      <w:r>
        <w:rPr>
          <w:rFonts w:ascii="Times New Roman" w:hAnsi="Times New Roman" w:cs="Times New Roman" w:hint="eastAsia"/>
        </w:rPr>
        <w:t xml:space="preserve"> </w:t>
      </w:r>
      <w:r>
        <w:rPr>
          <w:rFonts w:ascii="Times New Roman" w:hAnsi="Times New Roman" w:cs="Times New Roman"/>
        </w:rPr>
        <w:t>impairment</w:t>
      </w:r>
      <w:r w:rsidR="00DE5747">
        <w:rPr>
          <w:rFonts w:ascii="Times New Roman" w:hAnsi="Times New Roman" w:cs="Times New Roman" w:hint="eastAsia"/>
        </w:rPr>
        <w:t>,</w:t>
      </w:r>
      <w:r>
        <w:rPr>
          <w:rFonts w:ascii="Times New Roman" w:hAnsi="Times New Roman" w:cs="Times New Roman" w:hint="eastAsia"/>
        </w:rPr>
        <w:t xml:space="preserve"> and </w:t>
      </w:r>
      <w:r w:rsidRPr="001747AA">
        <w:rPr>
          <w:rFonts w:ascii="Times New Roman" w:hAnsi="Times New Roman" w:cs="Times New Roman"/>
        </w:rPr>
        <w:t>vigilance.</w:t>
      </w:r>
      <w:r w:rsidRPr="001747AA">
        <w:rPr>
          <w:rFonts w:ascii="Times New Roman" w:hAnsi="Times New Roman" w:cs="Times New Roman" w:hint="eastAsia"/>
        </w:rPr>
        <w:t xml:space="preserve"> </w:t>
      </w:r>
      <w:r>
        <w:rPr>
          <w:rFonts w:ascii="Times New Roman" w:hAnsi="Times New Roman" w:cs="Times New Roman" w:hint="eastAsia"/>
        </w:rPr>
        <w:t>(</w:t>
      </w:r>
      <w:r w:rsidRPr="005370B2">
        <w:rPr>
          <w:rFonts w:ascii="Times New Roman" w:hAnsi="Times New Roman" w:cs="Times New Roman" w:hint="eastAsia"/>
          <w:b/>
          <w:bCs/>
        </w:rPr>
        <w:t>B</w:t>
      </w:r>
      <w:r>
        <w:rPr>
          <w:rFonts w:ascii="Times New Roman" w:hAnsi="Times New Roman" w:cs="Times New Roman" w:hint="eastAsia"/>
        </w:rPr>
        <w:t xml:space="preserve">) </w:t>
      </w:r>
      <w:r w:rsidRPr="001747AA">
        <w:rPr>
          <w:rFonts w:ascii="Times New Roman" w:hAnsi="Times New Roman" w:cs="Times New Roman"/>
        </w:rPr>
        <w:t xml:space="preserve">Photograph of a participant wearing standard </w:t>
      </w:r>
      <w:r w:rsidR="00567661" w:rsidRPr="00567661">
        <w:rPr>
          <w:rFonts w:ascii="Times New Roman" w:hAnsi="Times New Roman" w:cs="Times New Roman"/>
        </w:rPr>
        <w:t xml:space="preserve">polysomnography (PSG) </w:t>
      </w:r>
      <w:r w:rsidRPr="001747AA">
        <w:rPr>
          <w:rFonts w:ascii="Times New Roman" w:hAnsi="Times New Roman" w:cs="Times New Roman"/>
        </w:rPr>
        <w:t xml:space="preserve">equipment </w:t>
      </w:r>
      <w:r w:rsidR="00567661">
        <w:rPr>
          <w:rFonts w:ascii="Times New Roman" w:hAnsi="Times New Roman" w:cs="Times New Roman" w:hint="eastAsia"/>
        </w:rPr>
        <w:t>alongside</w:t>
      </w:r>
      <w:r w:rsidR="00567661" w:rsidRPr="001747AA">
        <w:rPr>
          <w:rFonts w:ascii="Times New Roman" w:hAnsi="Times New Roman" w:cs="Times New Roman"/>
        </w:rPr>
        <w:t xml:space="preserve"> </w:t>
      </w:r>
      <w:r w:rsidRPr="001747AA">
        <w:rPr>
          <w:rFonts w:ascii="Times New Roman" w:hAnsi="Times New Roman" w:cs="Times New Roman"/>
        </w:rPr>
        <w:t>EarSense during overnight monitoring.</w:t>
      </w:r>
      <w:r>
        <w:rPr>
          <w:rFonts w:ascii="Times New Roman" w:hAnsi="Times New Roman" w:cs="Times New Roman" w:hint="eastAsia"/>
        </w:rPr>
        <w:t xml:space="preserve"> (</w:t>
      </w:r>
      <w:r w:rsidRPr="005370B2">
        <w:rPr>
          <w:rFonts w:ascii="Times New Roman" w:hAnsi="Times New Roman" w:cs="Times New Roman" w:hint="eastAsia"/>
          <w:b/>
          <w:bCs/>
        </w:rPr>
        <w:t>C</w:t>
      </w:r>
      <w:r>
        <w:rPr>
          <w:rFonts w:ascii="Times New Roman" w:hAnsi="Times New Roman" w:cs="Times New Roman" w:hint="eastAsia"/>
        </w:rPr>
        <w:t xml:space="preserve">) </w:t>
      </w:r>
      <w:r w:rsidRPr="001747AA">
        <w:rPr>
          <w:rFonts w:ascii="Times New Roman" w:hAnsi="Times New Roman" w:cs="Times New Roman"/>
        </w:rPr>
        <w:t xml:space="preserve">Multimodal </w:t>
      </w:r>
      <w:r w:rsidR="00567661">
        <w:rPr>
          <w:rFonts w:ascii="Times New Roman" w:hAnsi="Times New Roman" w:cs="Times New Roman" w:hint="eastAsia"/>
        </w:rPr>
        <w:t>physiological</w:t>
      </w:r>
      <w:r w:rsidRPr="001747AA">
        <w:rPr>
          <w:rFonts w:ascii="Times New Roman" w:hAnsi="Times New Roman" w:cs="Times New Roman"/>
        </w:rPr>
        <w:t xml:space="preserve"> dynamics recorded throughout sleep, including comparison of EEG spectrograms from EarSense</w:t>
      </w:r>
      <w:r w:rsidR="003415FE">
        <w:rPr>
          <w:rFonts w:ascii="Times New Roman" w:hAnsi="Times New Roman" w:cs="Times New Roman"/>
        </w:rPr>
        <w:t xml:space="preserve"> </w:t>
      </w:r>
      <w:r w:rsidRPr="001747AA">
        <w:rPr>
          <w:rFonts w:ascii="Times New Roman" w:hAnsi="Times New Roman" w:cs="Times New Roman"/>
        </w:rPr>
        <w:t>and PSG.</w:t>
      </w:r>
      <w:r w:rsidRPr="001747AA">
        <w:rPr>
          <w:rFonts w:ascii="Times New Roman" w:hAnsi="Times New Roman" w:cs="Times New Roman" w:hint="eastAsia"/>
        </w:rPr>
        <w:t xml:space="preserve"> </w:t>
      </w:r>
      <w:r w:rsidR="00DB251B">
        <w:rPr>
          <w:rFonts w:ascii="Times New Roman" w:hAnsi="Times New Roman" w:cs="Times New Roman"/>
        </w:rPr>
        <w:t>W, wake; REM, r</w:t>
      </w:r>
      <w:r w:rsidR="00DB251B" w:rsidRPr="003D6D17">
        <w:rPr>
          <w:rFonts w:ascii="Times New Roman" w:hAnsi="Times New Roman" w:cs="Times New Roman"/>
        </w:rPr>
        <w:t>apid eye movement</w:t>
      </w:r>
      <w:r w:rsidR="00DB251B">
        <w:rPr>
          <w:rFonts w:ascii="Times New Roman" w:hAnsi="Times New Roman" w:cs="Times New Roman"/>
        </w:rPr>
        <w:t>;</w:t>
      </w:r>
      <w:r w:rsidR="00DB251B" w:rsidRPr="003D6D17">
        <w:rPr>
          <w:rFonts w:ascii="Times New Roman" w:hAnsi="Times New Roman" w:cs="Times New Roman"/>
        </w:rPr>
        <w:t xml:space="preserve"> </w:t>
      </w:r>
      <w:r w:rsidR="00567661" w:rsidRPr="00567661">
        <w:rPr>
          <w:rFonts w:ascii="Times New Roman" w:hAnsi="Times New Roman" w:cs="Times New Roman"/>
        </w:rPr>
        <w:t>N1–N3, non–rapid eye movement stages 1–3</w:t>
      </w:r>
      <w:r w:rsidR="00DB251B">
        <w:rPr>
          <w:rFonts w:ascii="Times New Roman" w:hAnsi="Times New Roman" w:cs="Times New Roman"/>
        </w:rPr>
        <w:t>.</w:t>
      </w:r>
      <w:r w:rsidR="00DB251B">
        <w:rPr>
          <w:rFonts w:ascii="Times New Roman" w:hAnsi="Times New Roman" w:cs="Times New Roman" w:hint="eastAsia"/>
        </w:rPr>
        <w:t xml:space="preserve"> </w:t>
      </w:r>
      <w:r>
        <w:rPr>
          <w:rFonts w:ascii="Times New Roman" w:hAnsi="Times New Roman" w:cs="Times New Roman" w:hint="eastAsia"/>
        </w:rPr>
        <w:t>(</w:t>
      </w:r>
      <w:r w:rsidRPr="005370B2">
        <w:rPr>
          <w:rFonts w:ascii="Times New Roman" w:hAnsi="Times New Roman" w:cs="Times New Roman" w:hint="eastAsia"/>
          <w:b/>
          <w:bCs/>
        </w:rPr>
        <w:t>D</w:t>
      </w:r>
      <w:r>
        <w:rPr>
          <w:rFonts w:ascii="Times New Roman" w:hAnsi="Times New Roman" w:cs="Times New Roman" w:hint="eastAsia"/>
        </w:rPr>
        <w:t xml:space="preserve">) </w:t>
      </w:r>
      <w:r w:rsidRPr="001747AA">
        <w:rPr>
          <w:rFonts w:ascii="Times New Roman" w:hAnsi="Times New Roman" w:cs="Times New Roman"/>
        </w:rPr>
        <w:t>Representative EEG waveforms across sleep stages (W, N1, N2, N3, REM), showing stage–specific neural rhythms consistent with PSG.</w:t>
      </w:r>
      <w:r>
        <w:rPr>
          <w:rFonts w:ascii="Times New Roman" w:hAnsi="Times New Roman" w:cs="Times New Roman"/>
        </w:rPr>
        <w:t xml:space="preserve"> </w:t>
      </w:r>
      <w:r>
        <w:rPr>
          <w:rFonts w:ascii="Times New Roman" w:hAnsi="Times New Roman" w:cs="Times New Roman" w:hint="eastAsia"/>
        </w:rPr>
        <w:t>(</w:t>
      </w:r>
      <w:r w:rsidRPr="00F179FC">
        <w:rPr>
          <w:rFonts w:ascii="Times New Roman" w:hAnsi="Times New Roman" w:cs="Times New Roman" w:hint="eastAsia"/>
          <w:b/>
          <w:bCs/>
        </w:rPr>
        <w:t>E</w:t>
      </w:r>
      <w:r>
        <w:rPr>
          <w:rFonts w:ascii="Times New Roman" w:hAnsi="Times New Roman" w:cs="Times New Roman" w:hint="eastAsia"/>
        </w:rPr>
        <w:t xml:space="preserve">) </w:t>
      </w:r>
      <w:r w:rsidRPr="001747AA">
        <w:rPr>
          <w:rFonts w:ascii="Times New Roman" w:hAnsi="Times New Roman" w:cs="Times New Roman"/>
        </w:rPr>
        <w:t xml:space="preserve">Spectrogram similarity between EarSense and PSG, quantified by Pearson correlation </w:t>
      </w:r>
      <w:r w:rsidR="00397A41">
        <w:rPr>
          <w:rFonts w:ascii="Times New Roman" w:hAnsi="Times New Roman" w:cs="Times New Roman" w:hint="eastAsia"/>
        </w:rPr>
        <w:t>across</w:t>
      </w:r>
      <w:r w:rsidRPr="001747AA">
        <w:rPr>
          <w:rFonts w:ascii="Times New Roman" w:hAnsi="Times New Roman" w:cs="Times New Roman"/>
        </w:rPr>
        <w:t xml:space="preserve"> global time–frequency structure and canonical frequency bands</w:t>
      </w:r>
      <w:r>
        <w:rPr>
          <w:rFonts w:ascii="Times New Roman" w:hAnsi="Times New Roman" w:cs="Times New Roman" w:hint="eastAsia"/>
        </w:rPr>
        <w:t>. Delta: 0.5</w:t>
      </w:r>
      <w:r w:rsidR="008259B6" w:rsidRPr="008259B6">
        <w:rPr>
          <w:rFonts w:ascii="Times New Roman" w:hAnsi="Times New Roman" w:cs="Times New Roman"/>
        </w:rPr>
        <w:t>–</w:t>
      </w:r>
      <w:r>
        <w:rPr>
          <w:rFonts w:ascii="Times New Roman" w:hAnsi="Times New Roman" w:cs="Times New Roman" w:hint="eastAsia"/>
        </w:rPr>
        <w:t>4 Hz; Theta, 4</w:t>
      </w:r>
      <w:r w:rsidR="008259B6" w:rsidRPr="008259B6">
        <w:rPr>
          <w:rFonts w:ascii="Times New Roman" w:hAnsi="Times New Roman" w:cs="Times New Roman"/>
        </w:rPr>
        <w:t>–</w:t>
      </w:r>
      <w:r>
        <w:rPr>
          <w:rFonts w:ascii="Times New Roman" w:hAnsi="Times New Roman" w:cs="Times New Roman" w:hint="eastAsia"/>
        </w:rPr>
        <w:t xml:space="preserve">8 Hz; </w:t>
      </w:r>
      <w:r>
        <w:rPr>
          <w:rFonts w:ascii="Times New Roman" w:hAnsi="Times New Roman" w:cs="Times New Roman" w:hint="eastAsia"/>
        </w:rPr>
        <w:lastRenderedPageBreak/>
        <w:t>Alpha, 8</w:t>
      </w:r>
      <w:r w:rsidR="008259B6" w:rsidRPr="008259B6">
        <w:rPr>
          <w:rFonts w:ascii="Times New Roman" w:hAnsi="Times New Roman" w:cs="Times New Roman"/>
        </w:rPr>
        <w:t>–</w:t>
      </w:r>
      <w:r>
        <w:rPr>
          <w:rFonts w:ascii="Times New Roman" w:hAnsi="Times New Roman" w:cs="Times New Roman" w:hint="eastAsia"/>
        </w:rPr>
        <w:t>12 Hz; Sigma: 12</w:t>
      </w:r>
      <w:r w:rsidR="008259B6" w:rsidRPr="008259B6">
        <w:rPr>
          <w:rFonts w:ascii="Times New Roman" w:hAnsi="Times New Roman" w:cs="Times New Roman"/>
        </w:rPr>
        <w:t>–</w:t>
      </w:r>
      <w:r>
        <w:rPr>
          <w:rFonts w:ascii="Times New Roman" w:hAnsi="Times New Roman" w:cs="Times New Roman" w:hint="eastAsia"/>
        </w:rPr>
        <w:t xml:space="preserve">16 Hz; </w:t>
      </w:r>
      <w:r w:rsidR="008259B6">
        <w:rPr>
          <w:rFonts w:ascii="Times New Roman" w:hAnsi="Times New Roman" w:cs="Times New Roman" w:hint="eastAsia"/>
        </w:rPr>
        <w:t>Be</w:t>
      </w:r>
      <w:r>
        <w:rPr>
          <w:rFonts w:ascii="Times New Roman" w:hAnsi="Times New Roman" w:cs="Times New Roman" w:hint="eastAsia"/>
        </w:rPr>
        <w:t>ta, 16</w:t>
      </w:r>
      <w:r w:rsidR="008259B6" w:rsidRPr="008259B6">
        <w:rPr>
          <w:rFonts w:ascii="Times New Roman" w:hAnsi="Times New Roman" w:cs="Times New Roman"/>
        </w:rPr>
        <w:t>–</w:t>
      </w:r>
      <w:r>
        <w:rPr>
          <w:rFonts w:ascii="Times New Roman" w:hAnsi="Times New Roman" w:cs="Times New Roman" w:hint="eastAsia"/>
        </w:rPr>
        <w:t>30 Hz. (</w:t>
      </w:r>
      <w:r w:rsidRPr="00F179FC">
        <w:rPr>
          <w:rFonts w:ascii="Times New Roman" w:hAnsi="Times New Roman" w:cs="Times New Roman" w:hint="eastAsia"/>
          <w:b/>
          <w:bCs/>
        </w:rPr>
        <w:t>F</w:t>
      </w:r>
      <w:r>
        <w:rPr>
          <w:rFonts w:ascii="Times New Roman" w:hAnsi="Times New Roman" w:cs="Times New Roman" w:hint="eastAsia"/>
        </w:rPr>
        <w:t xml:space="preserve">) </w:t>
      </w:r>
      <w:r w:rsidRPr="001A5ABB">
        <w:rPr>
          <w:rFonts w:ascii="Times New Roman" w:hAnsi="Times New Roman" w:cs="Times New Roman"/>
        </w:rPr>
        <w:t>Representative</w:t>
      </w:r>
      <w:r w:rsidR="00790A6B">
        <w:rPr>
          <w:rFonts w:ascii="Times New Roman" w:hAnsi="Times New Roman" w:cs="Times New Roman" w:hint="eastAsia"/>
        </w:rPr>
        <w:t xml:space="preserve"> sleep</w:t>
      </w:r>
      <w:r w:rsidRPr="001A5ABB">
        <w:rPr>
          <w:rFonts w:ascii="Times New Roman" w:hAnsi="Times New Roman" w:cs="Times New Roman"/>
        </w:rPr>
        <w:t xml:space="preserve"> spindle events </w:t>
      </w:r>
      <w:r w:rsidR="00790A6B">
        <w:rPr>
          <w:rFonts w:ascii="Times New Roman" w:hAnsi="Times New Roman" w:cs="Times New Roman" w:hint="eastAsia"/>
        </w:rPr>
        <w:t>detected</w:t>
      </w:r>
      <w:r w:rsidRPr="001A5ABB">
        <w:rPr>
          <w:rFonts w:ascii="Times New Roman" w:hAnsi="Times New Roman" w:cs="Times New Roman"/>
        </w:rPr>
        <w:t xml:space="preserve"> by PSG and EarSense, </w:t>
      </w:r>
      <w:r w:rsidR="00790A6B">
        <w:rPr>
          <w:rFonts w:ascii="Times New Roman" w:hAnsi="Times New Roman" w:cs="Times New Roman" w:hint="eastAsia"/>
        </w:rPr>
        <w:t>demonstrating</w:t>
      </w:r>
      <w:r w:rsidRPr="001A5ABB">
        <w:rPr>
          <w:rFonts w:ascii="Times New Roman" w:hAnsi="Times New Roman" w:cs="Times New Roman"/>
        </w:rPr>
        <w:t xml:space="preserve"> temporal and spectral alignment.</w:t>
      </w:r>
      <w:r w:rsidRPr="001747AA">
        <w:rPr>
          <w:rFonts w:ascii="Times New Roman" w:hAnsi="Times New Roman" w:cs="Times New Roman" w:hint="eastAsia"/>
        </w:rPr>
        <w:t xml:space="preserve"> </w:t>
      </w:r>
      <w:r>
        <w:rPr>
          <w:rFonts w:ascii="Times New Roman" w:hAnsi="Times New Roman" w:cs="Times New Roman" w:hint="eastAsia"/>
        </w:rPr>
        <w:t>(</w:t>
      </w:r>
      <w:r w:rsidRPr="00F179FC">
        <w:rPr>
          <w:rFonts w:ascii="Times New Roman" w:hAnsi="Times New Roman" w:cs="Times New Roman" w:hint="eastAsia"/>
          <w:b/>
          <w:bCs/>
        </w:rPr>
        <w:t>G</w:t>
      </w:r>
      <w:r>
        <w:rPr>
          <w:rFonts w:ascii="Times New Roman" w:hAnsi="Times New Roman" w:cs="Times New Roman" w:hint="eastAsia"/>
        </w:rPr>
        <w:t xml:space="preserve">) </w:t>
      </w:r>
      <w:r w:rsidRPr="001A5ABB">
        <w:rPr>
          <w:rFonts w:ascii="Times New Roman" w:hAnsi="Times New Roman" w:cs="Times New Roman"/>
        </w:rPr>
        <w:t>Confusion matrix for five-class sleep stage classification (W, N1, N2, N3, REM) using EarSense-derived multimodal data</w:t>
      </w:r>
      <w:r>
        <w:rPr>
          <w:rFonts w:ascii="Times New Roman" w:hAnsi="Times New Roman" w:cs="Times New Roman" w:hint="eastAsia"/>
        </w:rPr>
        <w:t>. (</w:t>
      </w:r>
      <w:r w:rsidRPr="001A5ABB">
        <w:rPr>
          <w:rFonts w:ascii="Times New Roman" w:hAnsi="Times New Roman" w:cs="Times New Roman" w:hint="eastAsia"/>
          <w:b/>
          <w:bCs/>
        </w:rPr>
        <w:t>H</w:t>
      </w:r>
      <w:r>
        <w:rPr>
          <w:rFonts w:ascii="Times New Roman" w:hAnsi="Times New Roman" w:cs="Times New Roman" w:hint="eastAsia"/>
        </w:rPr>
        <w:t xml:space="preserve">) </w:t>
      </w:r>
      <w:r w:rsidRPr="001A5ABB">
        <w:rPr>
          <w:rFonts w:ascii="Times New Roman" w:hAnsi="Times New Roman" w:cs="Times New Roman"/>
        </w:rPr>
        <w:t xml:space="preserve">Comparison of hypnograms </w:t>
      </w:r>
      <w:r w:rsidR="00790A6B">
        <w:rPr>
          <w:rFonts w:ascii="Times New Roman" w:hAnsi="Times New Roman" w:cs="Times New Roman" w:hint="eastAsia"/>
        </w:rPr>
        <w:t>from</w:t>
      </w:r>
      <w:r w:rsidRPr="001A5ABB">
        <w:rPr>
          <w:rFonts w:ascii="Times New Roman" w:hAnsi="Times New Roman" w:cs="Times New Roman"/>
        </w:rPr>
        <w:t xml:space="preserve"> EarSense</w:t>
      </w:r>
      <w:r w:rsidR="00790A6B">
        <w:rPr>
          <w:rFonts w:ascii="Times New Roman" w:hAnsi="Times New Roman" w:cs="Times New Roman" w:hint="eastAsia"/>
        </w:rPr>
        <w:t xml:space="preserve"> and PSG</w:t>
      </w:r>
      <w:r w:rsidRPr="001A5ABB">
        <w:rPr>
          <w:rFonts w:ascii="Times New Roman" w:hAnsi="Times New Roman" w:cs="Times New Roman"/>
        </w:rPr>
        <w:t>, showing 91.7% agreement</w:t>
      </w:r>
      <w:r>
        <w:rPr>
          <w:rFonts w:ascii="Times New Roman" w:hAnsi="Times New Roman" w:cs="Times New Roman" w:hint="eastAsia"/>
        </w:rPr>
        <w:t xml:space="preserve"> </w:t>
      </w:r>
      <w:r w:rsidR="00790A6B">
        <w:rPr>
          <w:rFonts w:ascii="Times New Roman" w:hAnsi="Times New Roman" w:cs="Times New Roman" w:hint="eastAsia"/>
        </w:rPr>
        <w:t>(</w:t>
      </w:r>
      <w:r w:rsidR="008259B6">
        <w:rPr>
          <w:rFonts w:ascii="Times New Roman" w:hAnsi="Times New Roman" w:cs="Times New Roman" w:hint="eastAsia"/>
        </w:rPr>
        <w:t>C</w:t>
      </w:r>
      <w:r>
        <w:rPr>
          <w:rFonts w:ascii="Times New Roman" w:hAnsi="Times New Roman" w:cs="Times New Roman" w:hint="eastAsia"/>
        </w:rPr>
        <w:t xml:space="preserve">ohen </w:t>
      </w:r>
      <w:r w:rsidRPr="001A5ABB">
        <w:rPr>
          <w:rFonts w:ascii="Times New Roman" w:hAnsi="Times New Roman" w:cs="Times New Roman"/>
        </w:rPr>
        <w:t>κ</w:t>
      </w:r>
      <w:r>
        <w:rPr>
          <w:rFonts w:ascii="Times New Roman" w:hAnsi="Times New Roman" w:cs="Times New Roman" w:hint="eastAsia"/>
        </w:rPr>
        <w:t xml:space="preserve"> of</w:t>
      </w:r>
      <w:r w:rsidRPr="001A5ABB">
        <w:rPr>
          <w:rFonts w:ascii="Times New Roman" w:hAnsi="Times New Roman" w:cs="Times New Roman"/>
        </w:rPr>
        <w:t xml:space="preserve"> 0.88</w:t>
      </w:r>
      <w:r w:rsidR="00790A6B">
        <w:rPr>
          <w:rFonts w:ascii="Times New Roman" w:hAnsi="Times New Roman" w:cs="Times New Roman" w:hint="eastAsia"/>
        </w:rPr>
        <w:t>)</w:t>
      </w:r>
      <w:r w:rsidRPr="001A5ABB">
        <w:rPr>
          <w:rFonts w:ascii="Times New Roman" w:hAnsi="Times New Roman" w:cs="Times New Roman"/>
        </w:rPr>
        <w:t>.</w:t>
      </w:r>
      <w:r>
        <w:rPr>
          <w:rFonts w:ascii="Times New Roman" w:hAnsi="Times New Roman" w:cs="Times New Roman" w:hint="eastAsia"/>
        </w:rPr>
        <w:t xml:space="preserve"> (</w:t>
      </w:r>
      <w:r w:rsidRPr="001747AA">
        <w:rPr>
          <w:rFonts w:ascii="Times New Roman" w:hAnsi="Times New Roman" w:cs="Times New Roman" w:hint="eastAsia"/>
          <w:b/>
          <w:bCs/>
        </w:rPr>
        <w:t>I</w:t>
      </w:r>
      <w:r w:rsidR="00790A6B">
        <w:rPr>
          <w:rFonts w:ascii="Times New Roman" w:hAnsi="Times New Roman" w:cs="Times New Roman" w:hint="eastAsia"/>
        </w:rPr>
        <w:t xml:space="preserve"> to </w:t>
      </w:r>
      <w:r w:rsidRPr="001747AA">
        <w:rPr>
          <w:rFonts w:ascii="Times New Roman" w:hAnsi="Times New Roman" w:cs="Times New Roman" w:hint="eastAsia"/>
          <w:b/>
          <w:bCs/>
        </w:rPr>
        <w:t>K</w:t>
      </w:r>
      <w:r>
        <w:rPr>
          <w:rFonts w:ascii="Times New Roman" w:hAnsi="Times New Roman" w:cs="Times New Roman" w:hint="eastAsia"/>
        </w:rPr>
        <w:t xml:space="preserve">) </w:t>
      </w:r>
      <w:r w:rsidR="00790A6B">
        <w:rPr>
          <w:rFonts w:ascii="Times New Roman" w:hAnsi="Times New Roman" w:cs="Times New Roman" w:hint="eastAsia"/>
        </w:rPr>
        <w:t>C</w:t>
      </w:r>
      <w:r w:rsidRPr="001A5ABB">
        <w:rPr>
          <w:rFonts w:ascii="Times New Roman" w:hAnsi="Times New Roman" w:cs="Times New Roman"/>
        </w:rPr>
        <w:t>lassification of</w:t>
      </w:r>
      <w:r w:rsidR="00343A61">
        <w:rPr>
          <w:rFonts w:ascii="Times New Roman" w:hAnsi="Times New Roman" w:cs="Times New Roman" w:hint="eastAsia"/>
        </w:rPr>
        <w:t xml:space="preserve"> next-day subjective outcomes-based on EarSense-derived sleep features:</w:t>
      </w:r>
      <w:r w:rsidRPr="001A5ABB">
        <w:rPr>
          <w:rFonts w:ascii="Times New Roman" w:hAnsi="Times New Roman" w:cs="Times New Roman"/>
        </w:rPr>
        <w:t xml:space="preserve"> daytime sleepiness </w:t>
      </w:r>
      <w:r w:rsidR="00343A61">
        <w:rPr>
          <w:rFonts w:ascii="Times New Roman" w:hAnsi="Times New Roman" w:cs="Times New Roman" w:hint="eastAsia"/>
        </w:rPr>
        <w:t>(</w:t>
      </w:r>
      <w:r w:rsidRPr="001A5ABB">
        <w:rPr>
          <w:rFonts w:ascii="Times New Roman" w:hAnsi="Times New Roman" w:cs="Times New Roman"/>
        </w:rPr>
        <w:t>ESS</w:t>
      </w:r>
      <w:r w:rsidR="00343A61">
        <w:rPr>
          <w:rFonts w:ascii="Times New Roman" w:hAnsi="Times New Roman" w:cs="Times New Roman" w:hint="eastAsia"/>
        </w:rPr>
        <w:t>)</w:t>
      </w:r>
      <w:r w:rsidRPr="001A5ABB">
        <w:rPr>
          <w:rFonts w:ascii="Times New Roman" w:hAnsi="Times New Roman" w:cs="Times New Roman"/>
        </w:rPr>
        <w:t xml:space="preserve"> (I), sleep </w:t>
      </w:r>
      <w:r w:rsidR="00343A61">
        <w:rPr>
          <w:rFonts w:ascii="Times New Roman" w:hAnsi="Times New Roman" w:cs="Times New Roman"/>
        </w:rPr>
        <w:t>quality</w:t>
      </w:r>
      <w:r w:rsidRPr="001A5ABB">
        <w:rPr>
          <w:rFonts w:ascii="Times New Roman" w:hAnsi="Times New Roman" w:cs="Times New Roman"/>
        </w:rPr>
        <w:t xml:space="preserve"> </w:t>
      </w:r>
      <w:r w:rsidR="00343A61">
        <w:rPr>
          <w:rFonts w:ascii="Times New Roman" w:hAnsi="Times New Roman" w:cs="Times New Roman" w:hint="eastAsia"/>
        </w:rPr>
        <w:t>(</w:t>
      </w:r>
      <w:r w:rsidRPr="001A5ABB">
        <w:rPr>
          <w:rFonts w:ascii="Times New Roman" w:hAnsi="Times New Roman" w:cs="Times New Roman"/>
        </w:rPr>
        <w:t>PSQI</w:t>
      </w:r>
      <w:r w:rsidR="00343A61">
        <w:rPr>
          <w:rFonts w:ascii="Times New Roman" w:hAnsi="Times New Roman" w:cs="Times New Roman" w:hint="eastAsia"/>
        </w:rPr>
        <w:t>)</w:t>
      </w:r>
      <w:r w:rsidRPr="001A5ABB">
        <w:rPr>
          <w:rFonts w:ascii="Times New Roman" w:hAnsi="Times New Roman" w:cs="Times New Roman"/>
        </w:rPr>
        <w:t xml:space="preserve"> (J), and functional impairment </w:t>
      </w:r>
      <w:r w:rsidR="00343A61">
        <w:rPr>
          <w:rFonts w:ascii="Times New Roman" w:hAnsi="Times New Roman" w:cs="Times New Roman" w:hint="eastAsia"/>
        </w:rPr>
        <w:t>(</w:t>
      </w:r>
      <w:r w:rsidRPr="001A5ABB">
        <w:rPr>
          <w:rFonts w:ascii="Times New Roman" w:hAnsi="Times New Roman" w:cs="Times New Roman"/>
        </w:rPr>
        <w:t>FOSQ</w:t>
      </w:r>
      <w:r w:rsidR="00343A61">
        <w:rPr>
          <w:rFonts w:ascii="Times New Roman" w:hAnsi="Times New Roman" w:cs="Times New Roman" w:hint="eastAsia"/>
        </w:rPr>
        <w:t>)</w:t>
      </w:r>
      <w:r w:rsidRPr="001A5ABB">
        <w:rPr>
          <w:rFonts w:ascii="Times New Roman" w:hAnsi="Times New Roman" w:cs="Times New Roman"/>
        </w:rPr>
        <w:t xml:space="preserve"> (K). </w:t>
      </w:r>
      <w:r>
        <w:rPr>
          <w:rFonts w:ascii="Times New Roman" w:hAnsi="Times New Roman" w:cs="Times New Roman" w:hint="eastAsia"/>
        </w:rPr>
        <w:t xml:space="preserve">L.N., </w:t>
      </w:r>
      <w:r>
        <w:rPr>
          <w:rFonts w:ascii="Times New Roman" w:hAnsi="Times New Roman" w:cs="Times New Roman"/>
        </w:rPr>
        <w:t>lower</w:t>
      </w:r>
      <w:r>
        <w:rPr>
          <w:rFonts w:ascii="Times New Roman" w:hAnsi="Times New Roman" w:cs="Times New Roman" w:hint="eastAsia"/>
        </w:rPr>
        <w:t xml:space="preserve"> normal; H.N., higher normal; Mod., moderate; Sev., severe; Ave., average. (</w:t>
      </w:r>
      <w:r w:rsidRPr="00820AF5">
        <w:rPr>
          <w:rFonts w:ascii="Times New Roman" w:hAnsi="Times New Roman" w:cs="Times New Roman" w:hint="eastAsia"/>
          <w:b/>
          <w:bCs/>
        </w:rPr>
        <w:t>L</w:t>
      </w:r>
      <w:r>
        <w:rPr>
          <w:rFonts w:ascii="Times New Roman" w:hAnsi="Times New Roman" w:cs="Times New Roman" w:hint="eastAsia"/>
        </w:rPr>
        <w:t xml:space="preserve">) </w:t>
      </w:r>
      <w:r w:rsidR="00FD0408">
        <w:rPr>
          <w:rFonts w:ascii="Times New Roman" w:hAnsi="Times New Roman" w:cs="Times New Roman" w:hint="eastAsia"/>
        </w:rPr>
        <w:t>P</w:t>
      </w:r>
      <w:r w:rsidRPr="001747AA">
        <w:rPr>
          <w:rFonts w:ascii="Times New Roman" w:hAnsi="Times New Roman" w:cs="Times New Roman"/>
        </w:rPr>
        <w:t>redicted versus</w:t>
      </w:r>
      <w:r w:rsidR="00FD0408">
        <w:rPr>
          <w:rFonts w:ascii="Times New Roman" w:hAnsi="Times New Roman" w:cs="Times New Roman" w:hint="eastAsia"/>
        </w:rPr>
        <w:t xml:space="preserve"> measured</w:t>
      </w:r>
      <w:r w:rsidRPr="001747AA">
        <w:rPr>
          <w:rFonts w:ascii="Times New Roman" w:hAnsi="Times New Roman" w:cs="Times New Roman"/>
        </w:rPr>
        <w:t xml:space="preserve"> </w:t>
      </w:r>
      <w:r w:rsidR="00C56CA4" w:rsidRPr="00C56CA4">
        <w:rPr>
          <w:rFonts w:ascii="Times New Roman" w:hAnsi="Times New Roman" w:cs="Times New Roman"/>
        </w:rPr>
        <w:t xml:space="preserve">psychomotor vigilance task </w:t>
      </w:r>
      <w:r w:rsidR="00C56CA4">
        <w:rPr>
          <w:rFonts w:ascii="Times New Roman" w:hAnsi="Times New Roman" w:cs="Times New Roman" w:hint="eastAsia"/>
        </w:rPr>
        <w:t>(P</w:t>
      </w:r>
      <w:r w:rsidRPr="001747AA">
        <w:rPr>
          <w:rFonts w:ascii="Times New Roman" w:hAnsi="Times New Roman" w:cs="Times New Roman"/>
        </w:rPr>
        <w:t>VT</w:t>
      </w:r>
      <w:r w:rsidR="00C56CA4">
        <w:rPr>
          <w:rFonts w:ascii="Times New Roman" w:hAnsi="Times New Roman" w:cs="Times New Roman" w:hint="eastAsia"/>
        </w:rPr>
        <w:t>)</w:t>
      </w:r>
      <w:r w:rsidRPr="001747AA">
        <w:rPr>
          <w:rFonts w:ascii="Times New Roman" w:hAnsi="Times New Roman" w:cs="Times New Roman"/>
        </w:rPr>
        <w:t xml:space="preserve"> </w:t>
      </w:r>
      <w:r w:rsidR="007B0C3F">
        <w:rPr>
          <w:rFonts w:ascii="Times New Roman" w:hAnsi="Times New Roman" w:cs="Times New Roman" w:hint="eastAsia"/>
        </w:rPr>
        <w:t xml:space="preserve">slowest 10% </w:t>
      </w:r>
      <w:r w:rsidR="00C56CA4">
        <w:rPr>
          <w:rFonts w:ascii="Times New Roman" w:hAnsi="Times New Roman" w:cs="Times New Roman" w:hint="eastAsia"/>
        </w:rPr>
        <w:t>reaction time (</w:t>
      </w:r>
      <w:r w:rsidR="007B0C3F">
        <w:rPr>
          <w:rFonts w:ascii="Times New Roman" w:hAnsi="Times New Roman" w:cs="Times New Roman" w:hint="eastAsia"/>
        </w:rPr>
        <w:t>RT</w:t>
      </w:r>
      <w:r w:rsidR="00C56CA4">
        <w:rPr>
          <w:rFonts w:ascii="Times New Roman" w:hAnsi="Times New Roman" w:cs="Times New Roman" w:hint="eastAsia"/>
        </w:rPr>
        <w:t>)</w:t>
      </w:r>
      <w:r w:rsidRPr="001747AA">
        <w:rPr>
          <w:rFonts w:ascii="Times New Roman" w:hAnsi="Times New Roman" w:cs="Times New Roman"/>
        </w:rPr>
        <w:t>, demonstrating sleep-informed prediction of next-day vigilance.</w:t>
      </w:r>
      <w:r w:rsidR="007B0C3F" w:rsidRPr="007B0C3F">
        <w:t xml:space="preserve"> </w:t>
      </w:r>
      <w:r w:rsidR="00D76BE3" w:rsidRPr="006A6228">
        <w:rPr>
          <w:rFonts w:ascii="Times New Roman" w:hAnsi="Times New Roman" w:cs="Times New Roman"/>
        </w:rPr>
        <w:t>The dashed line denotes the identity line</w:t>
      </w:r>
      <w:r w:rsidR="00C56CA4">
        <w:rPr>
          <w:rFonts w:ascii="Times New Roman" w:hAnsi="Times New Roman" w:cs="Times New Roman" w:hint="eastAsia"/>
        </w:rPr>
        <w:t>;</w:t>
      </w:r>
      <w:r w:rsidR="00D76BE3" w:rsidRPr="006A6228">
        <w:rPr>
          <w:rFonts w:ascii="Times New Roman" w:hAnsi="Times New Roman" w:cs="Times New Roman"/>
        </w:rPr>
        <w:t xml:space="preserve"> the </w:t>
      </w:r>
      <w:r w:rsidR="00C56CA4">
        <w:rPr>
          <w:rFonts w:ascii="Times New Roman" w:hAnsi="Times New Roman" w:cs="Times New Roman" w:hint="eastAsia"/>
        </w:rPr>
        <w:t>solid</w:t>
      </w:r>
      <w:r w:rsidR="00D76BE3" w:rsidRPr="006A6228">
        <w:rPr>
          <w:rFonts w:ascii="Times New Roman" w:hAnsi="Times New Roman" w:cs="Times New Roman"/>
        </w:rPr>
        <w:t xml:space="preserve"> line and shaded region represent the regression </w:t>
      </w:r>
      <w:r w:rsidR="00C56CA4">
        <w:rPr>
          <w:rFonts w:ascii="Times New Roman" w:hAnsi="Times New Roman" w:cs="Times New Roman" w:hint="eastAsia"/>
        </w:rPr>
        <w:t xml:space="preserve">fit </w:t>
      </w:r>
      <w:r w:rsidR="00D76BE3" w:rsidRPr="006A6228">
        <w:rPr>
          <w:rFonts w:ascii="Times New Roman" w:hAnsi="Times New Roman" w:cs="Times New Roman"/>
        </w:rPr>
        <w:t>and 95% confidence interval.</w:t>
      </w:r>
    </w:p>
    <w:p w14:paraId="45741AEE" w14:textId="77777777" w:rsidR="00D766A9" w:rsidRDefault="00D766A9">
      <w:pPr>
        <w:rPr>
          <w:rFonts w:ascii="Times New Roman" w:hAnsi="Times New Roman" w:cs="Times New Roman"/>
        </w:rPr>
      </w:pPr>
      <w:r>
        <w:rPr>
          <w:rFonts w:ascii="Times New Roman" w:hAnsi="Times New Roman" w:cs="Times New Roman"/>
        </w:rPr>
        <w:br w:type="page"/>
      </w:r>
    </w:p>
    <w:p w14:paraId="7DC0E356" w14:textId="77777777" w:rsidR="00D766A9" w:rsidRPr="00146154" w:rsidRDefault="00D766A9" w:rsidP="00D766A9">
      <w:pPr>
        <w:spacing w:line="276" w:lineRule="auto"/>
        <w:jc w:val="center"/>
        <w:rPr>
          <w:rFonts w:ascii="Times New Roman" w:eastAsia="宋体" w:hAnsi="Times New Roman" w:cs="Times New Roman"/>
          <w:sz w:val="36"/>
          <w:szCs w:val="36"/>
        </w:rPr>
      </w:pPr>
      <w:r w:rsidRPr="00146154">
        <w:rPr>
          <w:rFonts w:ascii="Times New Roman" w:eastAsia="DengXian" w:hAnsi="Times New Roman" w:cs="Times New Roman"/>
          <w:noProof/>
          <w:sz w:val="36"/>
          <w:szCs w:val="36"/>
        </w:rPr>
        <w:lastRenderedPageBreak/>
        <w:drawing>
          <wp:inline distT="0" distB="0" distL="0" distR="0" wp14:anchorId="091B9913" wp14:editId="02CC29D9">
            <wp:extent cx="1839250" cy="804672"/>
            <wp:effectExtent l="0" t="0" r="8890" b="0"/>
            <wp:docPr id="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logo&#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9250" cy="804672"/>
                    </a:xfrm>
                    <a:prstGeom prst="rect">
                      <a:avLst/>
                    </a:prstGeom>
                  </pic:spPr>
                </pic:pic>
              </a:graphicData>
            </a:graphic>
          </wp:inline>
        </w:drawing>
      </w:r>
    </w:p>
    <w:p w14:paraId="6BDE4B15" w14:textId="77777777" w:rsidR="00D766A9" w:rsidRPr="00146154" w:rsidRDefault="00D766A9" w:rsidP="00D766A9">
      <w:pPr>
        <w:spacing w:line="276" w:lineRule="auto"/>
        <w:jc w:val="center"/>
        <w:rPr>
          <w:rFonts w:ascii="Times New Roman" w:eastAsia="宋体" w:hAnsi="Times New Roman" w:cs="Times New Roman"/>
          <w:sz w:val="36"/>
          <w:szCs w:val="36"/>
        </w:rPr>
      </w:pPr>
    </w:p>
    <w:p w14:paraId="49F353BF" w14:textId="77777777" w:rsidR="00D766A9" w:rsidRPr="00146154" w:rsidRDefault="00D766A9" w:rsidP="00D766A9">
      <w:pPr>
        <w:spacing w:line="276" w:lineRule="auto"/>
        <w:jc w:val="center"/>
        <w:rPr>
          <w:rFonts w:ascii="Times New Roman" w:eastAsia="宋体" w:hAnsi="Times New Roman" w:cs="Times New Roman"/>
          <w:sz w:val="36"/>
          <w:szCs w:val="36"/>
        </w:rPr>
      </w:pPr>
      <w:r w:rsidRPr="00146154">
        <w:rPr>
          <w:rFonts w:ascii="Times New Roman" w:eastAsia="宋体" w:hAnsi="Times New Roman" w:cs="Times New Roman"/>
          <w:sz w:val="36"/>
          <w:szCs w:val="36"/>
        </w:rPr>
        <w:t>Supplementary Materials for</w:t>
      </w:r>
    </w:p>
    <w:p w14:paraId="16E0AE9D" w14:textId="77777777" w:rsidR="00D766A9" w:rsidRPr="00146154" w:rsidRDefault="00D766A9" w:rsidP="00D766A9">
      <w:pPr>
        <w:spacing w:line="276" w:lineRule="auto"/>
        <w:jc w:val="center"/>
        <w:rPr>
          <w:rFonts w:ascii="Times New Roman" w:eastAsia="宋体" w:hAnsi="Times New Roman" w:cs="Times New Roman"/>
        </w:rPr>
      </w:pPr>
    </w:p>
    <w:p w14:paraId="449789E9" w14:textId="77777777" w:rsidR="00D766A9" w:rsidRDefault="00D766A9" w:rsidP="00D766A9">
      <w:pPr>
        <w:spacing w:line="276" w:lineRule="auto"/>
        <w:jc w:val="center"/>
        <w:rPr>
          <w:rFonts w:ascii="Times New Roman" w:hAnsi="Times New Roman" w:cs="Times New Roman"/>
          <w:b/>
          <w:bCs/>
        </w:rPr>
      </w:pPr>
      <w:r w:rsidRPr="006D3111">
        <w:rPr>
          <w:rFonts w:ascii="Times New Roman" w:hAnsi="Times New Roman" w:cs="Times New Roman"/>
          <w:b/>
          <w:bCs/>
        </w:rPr>
        <w:t>Integrated brain–body physiological monitoring from a smart earbud</w:t>
      </w:r>
    </w:p>
    <w:p w14:paraId="0492976D" w14:textId="77777777" w:rsidR="00D766A9" w:rsidRDefault="00D766A9" w:rsidP="00D766A9">
      <w:pPr>
        <w:spacing w:after="240" w:line="360" w:lineRule="auto"/>
        <w:jc w:val="center"/>
        <w:rPr>
          <w:rFonts w:ascii="Times New Roman" w:hAnsi="Times New Roman" w:cs="Times New Roman"/>
        </w:rPr>
      </w:pPr>
      <w:r w:rsidRPr="0046203B">
        <w:rPr>
          <w:rFonts w:ascii="Times New Roman" w:hAnsi="Times New Roman" w:cs="Times New Roman" w:hint="eastAsia"/>
        </w:rPr>
        <w:t>Wenjian Li</w:t>
      </w:r>
      <w:r>
        <w:rPr>
          <w:rFonts w:ascii="Times New Roman" w:hAnsi="Times New Roman" w:cs="Times New Roman" w:hint="eastAsia"/>
        </w:rPr>
        <w:t xml:space="preserve"> </w:t>
      </w:r>
      <w:r w:rsidRPr="00B6238C">
        <w:rPr>
          <w:rFonts w:ascii="Times New Roman" w:hAnsi="Times New Roman" w:cs="Times New Roman"/>
          <w:i/>
          <w:iCs/>
        </w:rPr>
        <w:t>et al.</w:t>
      </w:r>
    </w:p>
    <w:p w14:paraId="06C7D3AB" w14:textId="77777777" w:rsidR="00D766A9" w:rsidRPr="00C62E4A" w:rsidRDefault="00D766A9" w:rsidP="00D766A9">
      <w:pPr>
        <w:spacing w:line="276" w:lineRule="auto"/>
        <w:jc w:val="center"/>
        <w:rPr>
          <w:rFonts w:ascii="Times New Roman" w:hAnsi="Times New Roman" w:cs="Times New Roman"/>
        </w:rPr>
      </w:pPr>
      <w:r w:rsidRPr="0013564D">
        <w:rPr>
          <w:rFonts w:ascii="Times New Roman" w:hAnsi="Times New Roman" w:cs="Times New Roman"/>
        </w:rPr>
        <w:t xml:space="preserve">*Corresponding author. </w:t>
      </w:r>
      <w:hyperlink r:id="rId16" w:history="1">
        <w:r w:rsidRPr="0013564D">
          <w:rPr>
            <w:rFonts w:ascii="Times New Roman" w:hAnsi="Times New Roman" w:cs="Times New Roman"/>
          </w:rPr>
          <w:t>weigao@caltech.edu</w:t>
        </w:r>
      </w:hyperlink>
    </w:p>
    <w:p w14:paraId="3B0FFAE6" w14:textId="77777777" w:rsidR="00D766A9" w:rsidRDefault="00D766A9" w:rsidP="00D766A9">
      <w:pPr>
        <w:spacing w:line="276" w:lineRule="auto"/>
        <w:jc w:val="both"/>
        <w:rPr>
          <w:rFonts w:ascii="Times New Roman" w:eastAsia="宋体" w:hAnsi="Times New Roman" w:cs="Times New Roman"/>
          <w:b/>
        </w:rPr>
      </w:pPr>
    </w:p>
    <w:p w14:paraId="6F1910BC" w14:textId="77777777" w:rsidR="00D766A9" w:rsidRPr="00C62E4A" w:rsidRDefault="00D766A9" w:rsidP="00D766A9">
      <w:pPr>
        <w:spacing w:line="276" w:lineRule="auto"/>
        <w:jc w:val="both"/>
        <w:rPr>
          <w:rFonts w:ascii="Times New Roman" w:eastAsia="宋体" w:hAnsi="Times New Roman" w:cs="Times New Roman"/>
          <w:b/>
        </w:rPr>
      </w:pPr>
      <w:r w:rsidRPr="00146154">
        <w:rPr>
          <w:rFonts w:ascii="Times New Roman" w:eastAsia="宋体" w:hAnsi="Times New Roman" w:cs="Times New Roman"/>
          <w:b/>
        </w:rPr>
        <w:t>The PDF file includes:</w:t>
      </w:r>
    </w:p>
    <w:p w14:paraId="2FA3EB91" w14:textId="77777777" w:rsidR="00D766A9" w:rsidRDefault="00D766A9" w:rsidP="00D766A9">
      <w:pPr>
        <w:spacing w:after="0" w:line="276" w:lineRule="auto"/>
        <w:ind w:left="720"/>
        <w:jc w:val="both"/>
        <w:rPr>
          <w:rFonts w:ascii="Times New Roman" w:eastAsia="宋体" w:hAnsi="Times New Roman" w:cs="Times New Roman"/>
          <w:color w:val="000000"/>
        </w:rPr>
      </w:pPr>
      <w:r w:rsidRPr="00146154">
        <w:rPr>
          <w:rFonts w:ascii="Times New Roman" w:eastAsia="宋体" w:hAnsi="Times New Roman" w:cs="Times New Roman"/>
          <w:color w:val="000000"/>
        </w:rPr>
        <w:t>Materials and Methods</w:t>
      </w:r>
    </w:p>
    <w:p w14:paraId="3E90E97A" w14:textId="77777777" w:rsidR="00D766A9" w:rsidRPr="00984ACD" w:rsidRDefault="00D766A9" w:rsidP="00D766A9">
      <w:pPr>
        <w:spacing w:after="0" w:line="276" w:lineRule="auto"/>
        <w:ind w:left="720"/>
        <w:jc w:val="both"/>
        <w:rPr>
          <w:rFonts w:ascii="Times New Roman" w:eastAsia="宋体" w:hAnsi="Times New Roman" w:cs="Times New Roman"/>
          <w:color w:val="000000"/>
        </w:rPr>
      </w:pPr>
      <w:r>
        <w:rPr>
          <w:rFonts w:ascii="Times New Roman" w:eastAsia="宋体" w:hAnsi="Times New Roman" w:cs="Times New Roman" w:hint="eastAsia"/>
          <w:color w:val="000000"/>
        </w:rPr>
        <w:t>Text S1 to S4</w:t>
      </w:r>
    </w:p>
    <w:p w14:paraId="5859B1F4" w14:textId="77777777" w:rsidR="00D766A9" w:rsidRPr="00146154" w:rsidRDefault="00D766A9" w:rsidP="00D766A9">
      <w:pPr>
        <w:spacing w:after="0" w:line="276" w:lineRule="auto"/>
        <w:ind w:left="720"/>
        <w:jc w:val="both"/>
        <w:rPr>
          <w:rFonts w:ascii="Times New Roman" w:eastAsia="宋体" w:hAnsi="Times New Roman" w:cs="Times New Roman"/>
          <w:color w:val="000000"/>
        </w:rPr>
      </w:pPr>
      <w:r w:rsidRPr="00146154">
        <w:rPr>
          <w:rFonts w:ascii="Times New Roman" w:eastAsia="宋体" w:hAnsi="Times New Roman" w:cs="Times New Roman"/>
          <w:color w:val="000000"/>
        </w:rPr>
        <w:t>Figs. S1 to S</w:t>
      </w:r>
      <w:r>
        <w:rPr>
          <w:rFonts w:ascii="Times New Roman" w:eastAsia="宋体" w:hAnsi="Times New Roman" w:cs="Times New Roman" w:hint="eastAsia"/>
          <w:color w:val="000000"/>
        </w:rPr>
        <w:t>60</w:t>
      </w:r>
    </w:p>
    <w:p w14:paraId="040CC62B" w14:textId="77777777" w:rsidR="00D766A9" w:rsidRPr="00146154" w:rsidRDefault="00D766A9" w:rsidP="00D766A9">
      <w:pPr>
        <w:spacing w:after="0" w:line="276" w:lineRule="auto"/>
        <w:ind w:left="720"/>
        <w:jc w:val="both"/>
        <w:rPr>
          <w:rFonts w:ascii="Times New Roman" w:eastAsia="宋体" w:hAnsi="Times New Roman" w:cs="Times New Roman"/>
          <w:color w:val="000000"/>
        </w:rPr>
      </w:pPr>
      <w:r w:rsidRPr="00146154">
        <w:rPr>
          <w:rFonts w:ascii="Times New Roman" w:eastAsia="宋体" w:hAnsi="Times New Roman" w:cs="Times New Roman"/>
          <w:color w:val="000000"/>
        </w:rPr>
        <w:t>Table S1</w:t>
      </w:r>
      <w:r>
        <w:rPr>
          <w:rFonts w:ascii="Times New Roman" w:eastAsia="宋体" w:hAnsi="Times New Roman" w:cs="Times New Roman"/>
          <w:color w:val="000000"/>
        </w:rPr>
        <w:t xml:space="preserve"> to S8</w:t>
      </w:r>
    </w:p>
    <w:p w14:paraId="791B2201" w14:textId="77777777" w:rsidR="00D766A9" w:rsidRPr="00146154" w:rsidRDefault="00D766A9" w:rsidP="00D766A9">
      <w:pPr>
        <w:spacing w:after="0" w:line="276" w:lineRule="auto"/>
        <w:ind w:left="720"/>
        <w:jc w:val="both"/>
        <w:rPr>
          <w:rFonts w:ascii="Times New Roman" w:eastAsia="宋体" w:hAnsi="Times New Roman" w:cs="Times New Roman"/>
          <w:color w:val="000000"/>
        </w:rPr>
      </w:pPr>
      <w:r w:rsidRPr="00146154">
        <w:rPr>
          <w:rFonts w:ascii="Times New Roman" w:eastAsia="宋体" w:hAnsi="Times New Roman" w:cs="Times New Roman"/>
          <w:color w:val="000000"/>
        </w:rPr>
        <w:t>References</w:t>
      </w:r>
      <w:r>
        <w:rPr>
          <w:rFonts w:ascii="Times New Roman" w:eastAsia="宋体" w:hAnsi="Times New Roman" w:cs="Times New Roman" w:hint="eastAsia"/>
          <w:color w:val="000000"/>
        </w:rPr>
        <w:t xml:space="preserve"> and Notes</w:t>
      </w:r>
    </w:p>
    <w:p w14:paraId="20F47E05" w14:textId="77777777" w:rsidR="00D766A9" w:rsidRDefault="00D766A9" w:rsidP="00D766A9">
      <w:pPr>
        <w:spacing w:line="276" w:lineRule="auto"/>
        <w:jc w:val="both"/>
        <w:rPr>
          <w:rFonts w:ascii="Times New Roman" w:eastAsia="宋体" w:hAnsi="Times New Roman" w:cs="Times New Roman"/>
          <w:b/>
          <w:bCs/>
          <w:color w:val="000000"/>
        </w:rPr>
      </w:pPr>
    </w:p>
    <w:p w14:paraId="5E9350D1" w14:textId="77777777" w:rsidR="00D766A9" w:rsidRPr="003A1030" w:rsidRDefault="00D766A9" w:rsidP="00D766A9">
      <w:pPr>
        <w:spacing w:line="276" w:lineRule="auto"/>
        <w:jc w:val="both"/>
        <w:rPr>
          <w:rFonts w:ascii="Times New Roman" w:eastAsia="宋体" w:hAnsi="Times New Roman" w:cs="Times New Roman"/>
          <w:b/>
          <w:bCs/>
          <w:color w:val="000000"/>
        </w:rPr>
      </w:pPr>
      <w:r w:rsidRPr="00146154">
        <w:rPr>
          <w:rFonts w:ascii="Times New Roman" w:eastAsia="宋体" w:hAnsi="Times New Roman" w:cs="Times New Roman"/>
          <w:b/>
          <w:bCs/>
          <w:color w:val="000000"/>
        </w:rPr>
        <w:t>Other Supplementary Material for this manuscript includes the following:</w:t>
      </w:r>
    </w:p>
    <w:p w14:paraId="54905B4F" w14:textId="77777777" w:rsidR="00D766A9" w:rsidRPr="00C62E4A" w:rsidRDefault="00D766A9" w:rsidP="00D766A9">
      <w:pPr>
        <w:spacing w:line="276" w:lineRule="auto"/>
        <w:ind w:left="720"/>
        <w:jc w:val="both"/>
        <w:rPr>
          <w:rFonts w:ascii="Times New Roman" w:eastAsia="宋体" w:hAnsi="Times New Roman" w:cs="Times New Roman"/>
          <w:color w:val="000000"/>
        </w:rPr>
      </w:pPr>
      <w:r w:rsidRPr="00146154">
        <w:rPr>
          <w:rFonts w:ascii="Times New Roman" w:eastAsia="宋体" w:hAnsi="Times New Roman" w:cs="Times New Roman"/>
          <w:color w:val="000000"/>
        </w:rPr>
        <w:t>Movie S1</w:t>
      </w:r>
      <w:r>
        <w:rPr>
          <w:rFonts w:ascii="Times New Roman" w:eastAsia="宋体" w:hAnsi="Times New Roman" w:cs="Times New Roman" w:hint="eastAsia"/>
          <w:color w:val="000000"/>
        </w:rPr>
        <w:t xml:space="preserve"> to S5</w:t>
      </w:r>
      <w:r w:rsidRPr="00146154">
        <w:rPr>
          <w:rFonts w:ascii="Times New Roman" w:eastAsia="DengXian" w:hAnsi="Times New Roman" w:cs="Times New Roman"/>
        </w:rPr>
        <w:br w:type="page"/>
      </w:r>
    </w:p>
    <w:p w14:paraId="410BC96E" w14:textId="77777777" w:rsidR="00D766A9" w:rsidRDefault="00D766A9" w:rsidP="00D766A9">
      <w:pPr>
        <w:spacing w:line="276" w:lineRule="auto"/>
        <w:jc w:val="both"/>
        <w:rPr>
          <w:rFonts w:ascii="Times New Roman" w:hAnsi="Times New Roman" w:cs="Times New Roman"/>
          <w:b/>
          <w:bCs/>
        </w:rPr>
      </w:pPr>
      <w:r w:rsidRPr="00146154">
        <w:rPr>
          <w:rFonts w:ascii="Times New Roman" w:hAnsi="Times New Roman" w:cs="Times New Roman"/>
          <w:b/>
          <w:bCs/>
        </w:rPr>
        <w:lastRenderedPageBreak/>
        <w:t xml:space="preserve">Materials </w:t>
      </w:r>
      <w:r>
        <w:rPr>
          <w:rFonts w:ascii="Times New Roman" w:hAnsi="Times New Roman" w:cs="Times New Roman" w:hint="eastAsia"/>
          <w:b/>
          <w:bCs/>
        </w:rPr>
        <w:t>and Methods</w:t>
      </w:r>
    </w:p>
    <w:p w14:paraId="7C3B51BB" w14:textId="77777777" w:rsidR="00D766A9" w:rsidRPr="007625E9" w:rsidRDefault="00D766A9" w:rsidP="00D766A9">
      <w:pPr>
        <w:spacing w:line="276" w:lineRule="auto"/>
        <w:jc w:val="both"/>
        <w:rPr>
          <w:rFonts w:ascii="Times New Roman" w:hAnsi="Times New Roman" w:cs="Times New Roman"/>
          <w:b/>
          <w:bCs/>
          <w:u w:val="single"/>
        </w:rPr>
      </w:pPr>
      <w:r w:rsidRPr="007625E9">
        <w:rPr>
          <w:rFonts w:ascii="Times New Roman" w:hAnsi="Times New Roman" w:cs="Times New Roman"/>
          <w:b/>
          <w:bCs/>
          <w:u w:val="single"/>
        </w:rPr>
        <w:t>Materials</w:t>
      </w:r>
    </w:p>
    <w:p w14:paraId="0ABB6BCC" w14:textId="77777777" w:rsidR="00D766A9" w:rsidRDefault="00D766A9" w:rsidP="00D766A9">
      <w:pPr>
        <w:spacing w:line="276" w:lineRule="auto"/>
        <w:jc w:val="both"/>
        <w:rPr>
          <w:rFonts w:ascii="Times New Roman" w:hAnsi="Times New Roman" w:cs="Times New Roman"/>
        </w:rPr>
      </w:pPr>
      <w:r w:rsidRPr="00B77177">
        <w:rPr>
          <w:rFonts w:ascii="Times New Roman" w:hAnsi="Times New Roman" w:cs="Times New Roman"/>
        </w:rPr>
        <w:t xml:space="preserve">Polydimethylsiloxane (PDMS; Sylgard 184) was purchased from Dow Inc. Nickel–titanium (NiTi) shape memory alloy was obtained from Luoyang Shengsheng Metal Materials Co., Ltd. Polyimide (PI) films (12.5 μm thick) were purchased from American Durafilm Co., Inc. Rigid and </w:t>
      </w:r>
      <w:r>
        <w:rPr>
          <w:rFonts w:ascii="Times New Roman" w:hAnsi="Times New Roman" w:cs="Times New Roman" w:hint="eastAsia"/>
        </w:rPr>
        <w:t>soft</w:t>
      </w:r>
      <w:r w:rsidRPr="00B77177">
        <w:rPr>
          <w:rFonts w:ascii="Times New Roman" w:hAnsi="Times New Roman" w:cs="Times New Roman"/>
        </w:rPr>
        <w:t xml:space="preserve"> 3D-printing resins were purchased from Anycubic Technology Co., Ltd (Standard Resin, clear) and 3DMaterials Co., Ltd (Superflex, clear), respectively. Acrylamide, N,N′-methylenebisacrylamide, ammonium persulfate, N,N,N′,N′-tetramethylethylenediamine, and 3-(trimethoxysilyl)propyl methacrylate were purchased from Sigma-Aldrich. Acetic acid, acetone, ethanol, and isopropanol were purchased from Thermo Fisher Scientific.</w:t>
      </w:r>
    </w:p>
    <w:p w14:paraId="53232422" w14:textId="77777777" w:rsidR="00D766A9" w:rsidRDefault="00D766A9" w:rsidP="00D766A9">
      <w:pPr>
        <w:spacing w:line="276" w:lineRule="auto"/>
        <w:jc w:val="both"/>
        <w:rPr>
          <w:rFonts w:ascii="Times New Roman" w:hAnsi="Times New Roman" w:cs="Times New Roman"/>
          <w:b/>
          <w:bCs/>
          <w:u w:val="single"/>
        </w:rPr>
      </w:pPr>
      <w:r w:rsidRPr="007625E9">
        <w:rPr>
          <w:rFonts w:ascii="Times New Roman" w:hAnsi="Times New Roman" w:cs="Times New Roman" w:hint="eastAsia"/>
          <w:b/>
          <w:bCs/>
          <w:u w:val="single"/>
        </w:rPr>
        <w:t>Methods</w:t>
      </w:r>
    </w:p>
    <w:p w14:paraId="062E20F2" w14:textId="77777777" w:rsidR="00D766A9" w:rsidRPr="007625E9" w:rsidRDefault="00D766A9" w:rsidP="00D766A9">
      <w:pPr>
        <w:spacing w:line="276" w:lineRule="auto"/>
        <w:jc w:val="both"/>
        <w:rPr>
          <w:rFonts w:ascii="Times New Roman" w:hAnsi="Times New Roman" w:cs="Times New Roman"/>
          <w:u w:val="single"/>
        </w:rPr>
      </w:pPr>
      <w:r w:rsidRPr="007625E9">
        <w:rPr>
          <w:rFonts w:ascii="Times New Roman" w:hAnsi="Times New Roman" w:cs="Times New Roman" w:hint="eastAsia"/>
          <w:u w:val="single"/>
        </w:rPr>
        <w:t>Fabrication and assembly of EarSense</w:t>
      </w:r>
    </w:p>
    <w:p w14:paraId="32B2894E" w14:textId="77777777" w:rsidR="00D766A9" w:rsidRPr="00FA562C" w:rsidRDefault="00D766A9" w:rsidP="00D766A9">
      <w:pPr>
        <w:spacing w:line="276" w:lineRule="auto"/>
        <w:jc w:val="both"/>
        <w:rPr>
          <w:rFonts w:ascii="Times New Roman" w:hAnsi="Times New Roman" w:cs="Times New Roman"/>
        </w:rPr>
      </w:pPr>
      <w:r w:rsidRPr="007625E9">
        <w:rPr>
          <w:rFonts w:ascii="Times New Roman" w:hAnsi="Times New Roman" w:cs="Times New Roman"/>
          <w:i/>
          <w:iCs/>
        </w:rPr>
        <w:t>Fabrication of the Au heater and Au electrode</w:t>
      </w:r>
      <w:r>
        <w:rPr>
          <w:rFonts w:ascii="Times New Roman" w:hAnsi="Times New Roman" w:cs="Times New Roman" w:hint="eastAsia"/>
          <w:i/>
          <w:iCs/>
        </w:rPr>
        <w:t xml:space="preserve">. </w:t>
      </w:r>
      <w:r w:rsidRPr="00C74208">
        <w:rPr>
          <w:rFonts w:ascii="Times New Roman" w:hAnsi="Times New Roman" w:cs="Times New Roman"/>
        </w:rPr>
        <w:t xml:space="preserve">Au heater and biopotential electrodes were fabricated on </w:t>
      </w:r>
      <w:r w:rsidRPr="00362343">
        <w:rPr>
          <w:rFonts w:ascii="Times New Roman" w:hAnsi="Times New Roman" w:cs="Times New Roman"/>
        </w:rPr>
        <w:t>12.5-μm-thick PI substrates</w:t>
      </w:r>
      <w:r>
        <w:rPr>
          <w:rFonts w:ascii="Times New Roman" w:hAnsi="Times New Roman" w:cs="Times New Roman" w:hint="eastAsia"/>
        </w:rPr>
        <w:t xml:space="preserve"> </w:t>
      </w:r>
      <w:r w:rsidRPr="00C74208">
        <w:rPr>
          <w:rFonts w:ascii="Times New Roman" w:hAnsi="Times New Roman" w:cs="Times New Roman"/>
        </w:rPr>
        <w:t xml:space="preserve">using photolithography and lift-off processes. </w:t>
      </w:r>
      <w:r w:rsidRPr="00362343">
        <w:rPr>
          <w:rFonts w:ascii="Times New Roman" w:hAnsi="Times New Roman" w:cs="Times New Roman"/>
        </w:rPr>
        <w:t xml:space="preserve">After substrate cleaning with acetone and isopropanol, photoresist patterns were defined, followed by </w:t>
      </w:r>
      <w:r w:rsidRPr="00FA562C">
        <w:rPr>
          <w:rFonts w:ascii="Times New Roman" w:hAnsi="Times New Roman" w:cs="Times New Roman"/>
        </w:rPr>
        <w:t xml:space="preserve">electron-beam evaporation </w:t>
      </w:r>
      <w:r>
        <w:rPr>
          <w:rFonts w:ascii="Times New Roman" w:hAnsi="Times New Roman" w:cs="Times New Roman" w:hint="eastAsia"/>
        </w:rPr>
        <w:t xml:space="preserve">of </w:t>
      </w:r>
      <w:r w:rsidRPr="00FA562C">
        <w:rPr>
          <w:rFonts w:ascii="Times New Roman" w:hAnsi="Times New Roman" w:cs="Times New Roman"/>
        </w:rPr>
        <w:t>Ti/Au (5/100 nm) at 0.5 and 1.0 Å s⁻¹, respectively.</w:t>
      </w:r>
      <w:r w:rsidRPr="00C74208">
        <w:rPr>
          <w:rFonts w:ascii="Times New Roman" w:hAnsi="Times New Roman" w:cs="Times New Roman"/>
        </w:rPr>
        <w:t xml:space="preserve"> Lift-off was performed in Remover PG (Kayaku Advanced Materials), followed by rinsing with IPA and drying under nitrogen.</w:t>
      </w:r>
    </w:p>
    <w:p w14:paraId="064A4151" w14:textId="77777777" w:rsidR="00D766A9" w:rsidRPr="00C74208" w:rsidRDefault="00D766A9" w:rsidP="00D766A9">
      <w:pPr>
        <w:spacing w:line="276" w:lineRule="auto"/>
        <w:jc w:val="both"/>
        <w:rPr>
          <w:rFonts w:ascii="Times New Roman" w:hAnsi="Times New Roman" w:cs="Times New Roman"/>
        </w:rPr>
      </w:pPr>
      <w:r w:rsidRPr="007625E9">
        <w:rPr>
          <w:rFonts w:ascii="Times New Roman" w:hAnsi="Times New Roman" w:cs="Times New Roman"/>
          <w:i/>
          <w:iCs/>
        </w:rPr>
        <w:t>Thermal aging of the NiTi SMA</w:t>
      </w:r>
      <w:r w:rsidRPr="007625E9">
        <w:rPr>
          <w:rFonts w:ascii="Times New Roman" w:hAnsi="Times New Roman" w:cs="Times New Roman" w:hint="eastAsia"/>
          <w:i/>
          <w:iCs/>
        </w:rPr>
        <w:t>.</w:t>
      </w:r>
      <w:r w:rsidRPr="007625E9">
        <w:rPr>
          <w:rFonts w:ascii="Times New Roman" w:hAnsi="Times New Roman" w:cs="Times New Roman" w:hint="eastAsia"/>
        </w:rPr>
        <w:t xml:space="preserve"> </w:t>
      </w:r>
      <w:r w:rsidRPr="00FA562C">
        <w:rPr>
          <w:rFonts w:ascii="Times New Roman" w:hAnsi="Times New Roman" w:cs="Times New Roman"/>
        </w:rPr>
        <w:t>NiTi SMA sheets were clamped between glass slides and thermally aged at 450 °C for 8 h under external loading to maintain a straight geometry, followed by quenching in room-temperature water.</w:t>
      </w:r>
    </w:p>
    <w:p w14:paraId="69B87AF1" w14:textId="77777777" w:rsidR="00D766A9" w:rsidRPr="00C74208" w:rsidRDefault="00D766A9" w:rsidP="00D766A9">
      <w:pPr>
        <w:spacing w:line="276" w:lineRule="auto"/>
        <w:jc w:val="both"/>
        <w:rPr>
          <w:rFonts w:ascii="Times New Roman" w:hAnsi="Times New Roman" w:cs="Times New Roman"/>
        </w:rPr>
      </w:pPr>
      <w:r w:rsidRPr="007625E9">
        <w:rPr>
          <w:rFonts w:ascii="Times New Roman" w:hAnsi="Times New Roman" w:cs="Times New Roman"/>
          <w:i/>
          <w:iCs/>
        </w:rPr>
        <w:t>Synthesis of the WR-IC-PAAm hydrogel</w:t>
      </w:r>
      <w:r w:rsidRPr="007625E9">
        <w:rPr>
          <w:rFonts w:ascii="Times New Roman" w:hAnsi="Times New Roman" w:cs="Times New Roman" w:hint="eastAsia"/>
          <w:i/>
          <w:iCs/>
        </w:rPr>
        <w:t xml:space="preserve">. </w:t>
      </w:r>
      <w:r w:rsidRPr="000A1E50">
        <w:rPr>
          <w:rFonts w:ascii="Times New Roman" w:hAnsi="Times New Roman" w:cs="Times New Roman"/>
        </w:rPr>
        <w:t xml:space="preserve">WR-IC-PAAm </w:t>
      </w:r>
      <w:r>
        <w:rPr>
          <w:rFonts w:ascii="Times New Roman" w:hAnsi="Times New Roman" w:cs="Times New Roman" w:hint="eastAsia"/>
        </w:rPr>
        <w:t xml:space="preserve">hydrogel </w:t>
      </w:r>
      <w:r w:rsidRPr="000A1E50">
        <w:rPr>
          <w:rFonts w:ascii="Times New Roman" w:hAnsi="Times New Roman" w:cs="Times New Roman"/>
        </w:rPr>
        <w:t xml:space="preserve">was prepared from a degassed precursor containing AAm (23 wt%), MBAA (0.051 wt%), and APS (0.043 wt%), followed by addition of TEMED (0.0575 wt%) to initiate polymerization. The precursor was cast in a PDMS mold and cured at 60 °C for 15 min. To strengthen hydrogel–Au adhesion, Au substrates were solvent-cleaned, oxygen-plasma treated for 10 min, and functionalized with 2 wt% TMSPMA in aqueous solution (pH 3.5) for 2 h before in situ hydrogel curing. The resulting </w:t>
      </w:r>
      <w:r>
        <w:rPr>
          <w:rFonts w:ascii="Times New Roman" w:hAnsi="Times New Roman" w:cs="Times New Roman" w:hint="eastAsia"/>
        </w:rPr>
        <w:t>hydeogel</w:t>
      </w:r>
      <w:r w:rsidRPr="000A1E50">
        <w:rPr>
          <w:rFonts w:ascii="Times New Roman" w:hAnsi="Times New Roman" w:cs="Times New Roman"/>
        </w:rPr>
        <w:t xml:space="preserve"> was then equilibrated for 6 h in 3 M LiCl solution containing glycerol/water (66.6/33.3 vol%)</w:t>
      </w:r>
      <w:r>
        <w:rPr>
          <w:rFonts w:ascii="Times New Roman" w:hAnsi="Times New Roman" w:cs="Times New Roman" w:hint="eastAsia"/>
        </w:rPr>
        <w:t xml:space="preserve"> </w:t>
      </w:r>
      <w:r w:rsidRPr="000A1E50">
        <w:rPr>
          <w:rFonts w:ascii="Times New Roman" w:hAnsi="Times New Roman" w:cs="Times New Roman"/>
        </w:rPr>
        <w:t>(</w:t>
      </w:r>
      <w:r w:rsidRPr="000A1E50">
        <w:rPr>
          <w:rFonts w:ascii="Times New Roman" w:hAnsi="Times New Roman" w:cs="Times New Roman"/>
          <w:b/>
          <w:bCs/>
        </w:rPr>
        <w:t>figs. S15</w:t>
      </w:r>
      <w:r w:rsidRPr="000A1E50">
        <w:rPr>
          <w:rFonts w:ascii="Times New Roman" w:hAnsi="Times New Roman" w:cs="Times New Roman"/>
        </w:rPr>
        <w:t xml:space="preserve"> and </w:t>
      </w:r>
      <w:r w:rsidRPr="000A1E50">
        <w:rPr>
          <w:rFonts w:ascii="Times New Roman" w:hAnsi="Times New Roman" w:cs="Times New Roman"/>
          <w:b/>
          <w:bCs/>
        </w:rPr>
        <w:t>S16</w:t>
      </w:r>
      <w:r w:rsidRPr="000A1E50">
        <w:rPr>
          <w:rFonts w:ascii="Times New Roman" w:hAnsi="Times New Roman" w:cs="Times New Roman"/>
        </w:rPr>
        <w:t>).</w:t>
      </w:r>
    </w:p>
    <w:p w14:paraId="65516A6E" w14:textId="77777777" w:rsidR="00D766A9" w:rsidRDefault="00D766A9" w:rsidP="00D766A9">
      <w:pPr>
        <w:spacing w:line="276" w:lineRule="auto"/>
        <w:jc w:val="both"/>
        <w:rPr>
          <w:rFonts w:ascii="Times New Roman" w:hAnsi="Times New Roman" w:cs="Times New Roman"/>
        </w:rPr>
      </w:pPr>
      <w:r w:rsidRPr="007625E9">
        <w:rPr>
          <w:rFonts w:ascii="Times New Roman" w:hAnsi="Times New Roman" w:cs="Times New Roman"/>
          <w:i/>
          <w:iCs/>
        </w:rPr>
        <w:t>Fabrication of the actuator-hydrogel</w:t>
      </w:r>
      <w:r>
        <w:rPr>
          <w:rFonts w:ascii="Times New Roman" w:hAnsi="Times New Roman" w:cs="Times New Roman" w:hint="eastAsia"/>
          <w:i/>
          <w:iCs/>
        </w:rPr>
        <w:t xml:space="preserve"> </w:t>
      </w:r>
      <w:r w:rsidRPr="007625E9">
        <w:rPr>
          <w:rFonts w:ascii="Times New Roman" w:hAnsi="Times New Roman" w:cs="Times New Roman" w:hint="eastAsia"/>
          <w:i/>
          <w:iCs/>
        </w:rPr>
        <w:t>interface.</w:t>
      </w:r>
      <w:r>
        <w:rPr>
          <w:rFonts w:ascii="Times New Roman" w:hAnsi="Times New Roman" w:cs="Times New Roman" w:hint="eastAsia"/>
        </w:rPr>
        <w:t xml:space="preserve"> </w:t>
      </w:r>
      <w:r w:rsidRPr="00B77177">
        <w:rPr>
          <w:rFonts w:ascii="Times New Roman" w:hAnsi="Times New Roman" w:cs="Times New Roman"/>
        </w:rPr>
        <w:t xml:space="preserve">As shown in </w:t>
      </w:r>
      <w:r w:rsidRPr="00B77177">
        <w:rPr>
          <w:rFonts w:ascii="Times New Roman" w:hAnsi="Times New Roman" w:cs="Times New Roman"/>
          <w:b/>
          <w:bCs/>
        </w:rPr>
        <w:t>fig. S14</w:t>
      </w:r>
      <w:r w:rsidRPr="00B77177">
        <w:rPr>
          <w:rFonts w:ascii="Times New Roman" w:hAnsi="Times New Roman" w:cs="Times New Roman"/>
        </w:rPr>
        <w:t xml:space="preserve">, uncured PDMS (10:1 prepolymer:crosslinker) was spin-coated on glass, cured at 80 °C for 2 h, peeled off, and laser-cut into 5 × 30 mm strips. The strips were prestretched and fixed on a second glass substrate. After oxygen-plasma treatment of the prestretched PDMS and NiTi SMA, an ultrathin layer of uncured PDMS was applied as an adhesive, and the SMA strip was laminated onto the PDMS and cured at 80 °C for 2 h. A thin-film Au/PI heater was attached to the SMA side, and a thin-film Au/PI </w:t>
      </w:r>
      <w:r w:rsidRPr="00B77177">
        <w:rPr>
          <w:rFonts w:ascii="Times New Roman" w:hAnsi="Times New Roman" w:cs="Times New Roman"/>
        </w:rPr>
        <w:lastRenderedPageBreak/>
        <w:t>biopotential electrode was bonded to the PDMS side. After laser release, the hydrogel electrode was formed in situ on the Au electrode using a 3D-printed mold.</w:t>
      </w:r>
    </w:p>
    <w:p w14:paraId="7F6CF9F7" w14:textId="77777777" w:rsidR="00D766A9" w:rsidRDefault="00D766A9" w:rsidP="00D766A9">
      <w:pPr>
        <w:spacing w:line="276" w:lineRule="auto"/>
        <w:jc w:val="both"/>
        <w:rPr>
          <w:rFonts w:ascii="Times New Roman" w:hAnsi="Times New Roman" w:cs="Times New Roman"/>
        </w:rPr>
      </w:pPr>
      <w:r w:rsidRPr="007625E9">
        <w:rPr>
          <w:rFonts w:ascii="Times New Roman" w:hAnsi="Times New Roman" w:cs="Times New Roman"/>
          <w:i/>
          <w:iCs/>
        </w:rPr>
        <w:t>Assembly of EarSense.</w:t>
      </w:r>
      <w:r w:rsidRPr="00146154">
        <w:rPr>
          <w:rFonts w:ascii="Times New Roman" w:hAnsi="Times New Roman" w:cs="Times New Roman"/>
        </w:rPr>
        <w:t xml:space="preserve"> </w:t>
      </w:r>
      <w:r w:rsidRPr="00B77177">
        <w:rPr>
          <w:rFonts w:ascii="Times New Roman" w:hAnsi="Times New Roman" w:cs="Times New Roman"/>
        </w:rPr>
        <w:t xml:space="preserve">The enclosure was designed in SolidWorks and fabricated by stereolithography (Mars 3 Pro, Elegoo) using rigid and soft resins. A PDMS ear tip was molded using 3D-printed molds. Circular stainless-steel electrodes serving as GSR, reference, and ground contacts, together with two parallel-connected lithium-ion batteries, were integrated into the ear hook and connected to the central FPCB. Within the main enclosure, charging electrodes, metal plates, and magnetic switches were integrated for aligned charging and power control, after which the </w:t>
      </w:r>
      <w:r>
        <w:rPr>
          <w:rFonts w:ascii="Times New Roman" w:hAnsi="Times New Roman" w:cs="Times New Roman" w:hint="eastAsia"/>
        </w:rPr>
        <w:t>central</w:t>
      </w:r>
      <w:r w:rsidRPr="00B77177">
        <w:rPr>
          <w:rFonts w:ascii="Times New Roman" w:hAnsi="Times New Roman" w:cs="Times New Roman"/>
        </w:rPr>
        <w:t xml:space="preserve"> FPCB was installed. For the tip module, a two-part 3D-printed holder was used to mount the </w:t>
      </w:r>
      <w:r>
        <w:rPr>
          <w:rFonts w:ascii="Times New Roman" w:hAnsi="Times New Roman" w:cs="Times New Roman" w:hint="eastAsia"/>
        </w:rPr>
        <w:t>IR</w:t>
      </w:r>
      <w:r w:rsidRPr="00B77177">
        <w:rPr>
          <w:rFonts w:ascii="Times New Roman" w:hAnsi="Times New Roman" w:cs="Times New Roman"/>
        </w:rPr>
        <w:t xml:space="preserve"> </w:t>
      </w:r>
      <w:r>
        <w:rPr>
          <w:rFonts w:ascii="Times New Roman" w:hAnsi="Times New Roman" w:cs="Times New Roman" w:hint="eastAsia"/>
        </w:rPr>
        <w:t>thermometer</w:t>
      </w:r>
      <w:r w:rsidRPr="00B77177">
        <w:rPr>
          <w:rFonts w:ascii="Times New Roman" w:hAnsi="Times New Roman" w:cs="Times New Roman"/>
        </w:rPr>
        <w:t xml:space="preserve"> and its FPCB extension. Stainless-steel electrodes on the inner surfaces of the ear-tip holder served as biopotential conduction pathways, whereas electrodes on the outer surfaces of the temperature holder provided electrical interconnects to</w:t>
      </w:r>
      <w:r>
        <w:rPr>
          <w:rFonts w:ascii="Times New Roman" w:hAnsi="Times New Roman" w:cs="Times New Roman" w:hint="eastAsia"/>
        </w:rPr>
        <w:t xml:space="preserve"> </w:t>
      </w:r>
      <w:r w:rsidRPr="00B77177">
        <w:rPr>
          <w:rFonts w:ascii="Times New Roman" w:hAnsi="Times New Roman" w:cs="Times New Roman"/>
        </w:rPr>
        <w:t>heaters. All leads were routed to the main circuit, and the temperature holder, actuator support, and ear-tip holder were assembled into an integrated tip module. The device was then wired, enclosed, and sealed to complete EarSense (</w:t>
      </w:r>
      <w:r w:rsidRPr="00B77177">
        <w:rPr>
          <w:rFonts w:ascii="Times New Roman" w:hAnsi="Times New Roman" w:cs="Times New Roman"/>
          <w:b/>
          <w:bCs/>
        </w:rPr>
        <w:t>Fig. 1C</w:t>
      </w:r>
      <w:r w:rsidRPr="00B77177">
        <w:rPr>
          <w:rFonts w:ascii="Times New Roman" w:hAnsi="Times New Roman" w:cs="Times New Roman"/>
        </w:rPr>
        <w:t xml:space="preserve">, </w:t>
      </w:r>
      <w:r w:rsidRPr="00B77177">
        <w:rPr>
          <w:rFonts w:ascii="Times New Roman" w:hAnsi="Times New Roman" w:cs="Times New Roman"/>
          <w:b/>
          <w:bCs/>
        </w:rPr>
        <w:t>Fig. 3A</w:t>
      </w:r>
      <w:r w:rsidRPr="00B77177">
        <w:rPr>
          <w:rFonts w:ascii="Times New Roman" w:hAnsi="Times New Roman" w:cs="Times New Roman"/>
        </w:rPr>
        <w:t xml:space="preserve">, and </w:t>
      </w:r>
      <w:r w:rsidRPr="00B77177">
        <w:rPr>
          <w:rFonts w:ascii="Times New Roman" w:hAnsi="Times New Roman" w:cs="Times New Roman"/>
          <w:b/>
          <w:bCs/>
        </w:rPr>
        <w:t>fig. S2</w:t>
      </w:r>
      <w:r w:rsidRPr="00B77177">
        <w:rPr>
          <w:rFonts w:ascii="Times New Roman" w:hAnsi="Times New Roman" w:cs="Times New Roman"/>
        </w:rPr>
        <w:t>).</w:t>
      </w:r>
    </w:p>
    <w:p w14:paraId="12BE6A2D" w14:textId="77777777" w:rsidR="00D766A9" w:rsidRPr="00EB1E1E" w:rsidRDefault="00D766A9" w:rsidP="00D766A9">
      <w:pPr>
        <w:spacing w:line="276" w:lineRule="auto"/>
        <w:jc w:val="both"/>
        <w:rPr>
          <w:rFonts w:ascii="Times New Roman" w:hAnsi="Times New Roman" w:cs="Times New Roman"/>
          <w:u w:val="single"/>
        </w:rPr>
      </w:pPr>
      <w:r w:rsidRPr="00EB1E1E">
        <w:rPr>
          <w:rFonts w:ascii="Times New Roman" w:hAnsi="Times New Roman" w:cs="Times New Roman"/>
          <w:u w:val="single"/>
        </w:rPr>
        <w:t>Mechanical and materials characterization</w:t>
      </w:r>
    </w:p>
    <w:p w14:paraId="2DFBF420" w14:textId="77777777" w:rsidR="00D766A9" w:rsidRDefault="00D766A9" w:rsidP="00D766A9">
      <w:pPr>
        <w:spacing w:line="276" w:lineRule="auto"/>
        <w:jc w:val="both"/>
        <w:rPr>
          <w:rFonts w:ascii="Times New Roman" w:hAnsi="Times New Roman" w:cs="Times New Roman"/>
        </w:rPr>
      </w:pPr>
      <w:r w:rsidRPr="00EB1E1E">
        <w:rPr>
          <w:rFonts w:ascii="Times New Roman" w:hAnsi="Times New Roman" w:cs="Times New Roman"/>
          <w:i/>
          <w:iCs/>
        </w:rPr>
        <w:t>Mechanical characterization.</w:t>
      </w:r>
      <w:r w:rsidRPr="00146154">
        <w:rPr>
          <w:rFonts w:ascii="Times New Roman" w:hAnsi="Times New Roman" w:cs="Times New Roman"/>
        </w:rPr>
        <w:t xml:space="preserve"> </w:t>
      </w:r>
      <w:r>
        <w:rPr>
          <w:rFonts w:ascii="Times New Roman" w:hAnsi="Times New Roman" w:cs="Times New Roman"/>
        </w:rPr>
        <w:t>T</w:t>
      </w:r>
      <w:r>
        <w:rPr>
          <w:rFonts w:ascii="Times New Roman" w:hAnsi="Times New Roman" w:cs="Times New Roman" w:hint="eastAsia"/>
        </w:rPr>
        <w:t xml:space="preserve">ensile tests of </w:t>
      </w:r>
      <w:r w:rsidRPr="000A1E50">
        <w:rPr>
          <w:rFonts w:ascii="Times New Roman" w:hAnsi="Times New Roman" w:cs="Times New Roman"/>
        </w:rPr>
        <w:t>WR-IC-PAAm</w:t>
      </w:r>
      <w:r>
        <w:rPr>
          <w:rFonts w:ascii="Times New Roman" w:hAnsi="Times New Roman" w:cs="Times New Roman" w:hint="eastAsia"/>
        </w:rPr>
        <w:t xml:space="preserve"> h</w:t>
      </w:r>
      <w:r w:rsidRPr="00C7505F">
        <w:rPr>
          <w:rFonts w:ascii="Times New Roman" w:hAnsi="Times New Roman" w:cs="Times New Roman"/>
        </w:rPr>
        <w:t>ydrogels with varying LiCl contents were characterized with a force gauge (M5-50, Mark-10) using dog-bone samples (</w:t>
      </w:r>
      <w:r w:rsidRPr="00C7505F">
        <w:rPr>
          <w:rFonts w:ascii="Times New Roman" w:hAnsi="Times New Roman" w:cs="Times New Roman"/>
          <w:b/>
          <w:bCs/>
        </w:rPr>
        <w:t>fig. S18</w:t>
      </w:r>
      <w:r w:rsidRPr="00C7505F">
        <w:rPr>
          <w:rFonts w:ascii="Times New Roman" w:hAnsi="Times New Roman" w:cs="Times New Roman"/>
        </w:rPr>
        <w:t>). Interfacial adhesion between the hydrogel and Au substrate was evaluated by a standard 180° peel test (ASTM F2256) (</w:t>
      </w:r>
      <w:r w:rsidRPr="00C7505F">
        <w:rPr>
          <w:rFonts w:ascii="Times New Roman" w:hAnsi="Times New Roman" w:cs="Times New Roman"/>
          <w:b/>
          <w:bCs/>
        </w:rPr>
        <w:t>fig. S15</w:t>
      </w:r>
      <w:r w:rsidRPr="00C7505F">
        <w:rPr>
          <w:rFonts w:ascii="Times New Roman" w:hAnsi="Times New Roman" w:cs="Times New Roman"/>
        </w:rPr>
        <w:t>). The elastic modulus of the SMA was measured by a cantilever probing test using a strain gauge–based force sensor (HBTLM619BL, Haibo Sensor) coupled to an HX711 ADC module (SparkFun), with displacement controlled by a tensile testing machine (</w:t>
      </w:r>
      <w:r w:rsidRPr="002D280A">
        <w:rPr>
          <w:rFonts w:ascii="Times New Roman" w:hAnsi="Times New Roman" w:cs="Times New Roman"/>
          <w:b/>
          <w:bCs/>
        </w:rPr>
        <w:t>fig. S6A</w:t>
      </w:r>
      <w:r w:rsidRPr="00C7505F">
        <w:rPr>
          <w:rFonts w:ascii="Times New Roman" w:hAnsi="Times New Roman" w:cs="Times New Roman"/>
        </w:rPr>
        <w:t>). Actuator contact pressure was characterized using the same force sensor in a cantilever configuration with a 2.5 V DC bias applied to the integrated Au heater; restoring force during cooling-driven recovery was recorded at adjustable vertical gaps to emulate ear canals of different diameters.</w:t>
      </w:r>
    </w:p>
    <w:p w14:paraId="35D136CF" w14:textId="77777777" w:rsidR="00D766A9" w:rsidRDefault="00D766A9" w:rsidP="00D766A9">
      <w:pPr>
        <w:spacing w:line="276" w:lineRule="auto"/>
        <w:jc w:val="both"/>
        <w:rPr>
          <w:rFonts w:ascii="Times New Roman" w:hAnsi="Times New Roman" w:cs="Times New Roman"/>
        </w:rPr>
      </w:pPr>
      <w:r w:rsidRPr="00EB1E1E">
        <w:rPr>
          <w:rFonts w:ascii="Times New Roman" w:hAnsi="Times New Roman" w:cs="Times New Roman"/>
          <w:i/>
          <w:iCs/>
        </w:rPr>
        <w:t>SMA phase and crystalline structure characterization.</w:t>
      </w:r>
      <w:r w:rsidRPr="00146154">
        <w:rPr>
          <w:rFonts w:ascii="Times New Roman" w:hAnsi="Times New Roman" w:cs="Times New Roman"/>
        </w:rPr>
        <w:t xml:space="preserve"> </w:t>
      </w:r>
      <w:r w:rsidRPr="00C7505F">
        <w:rPr>
          <w:rFonts w:ascii="Times New Roman" w:hAnsi="Times New Roman" w:cs="Times New Roman"/>
        </w:rPr>
        <w:t>Differential scanning calorimetry</w:t>
      </w:r>
      <w:r>
        <w:rPr>
          <w:rFonts w:ascii="Times New Roman" w:hAnsi="Times New Roman" w:cs="Times New Roman" w:hint="eastAsia"/>
        </w:rPr>
        <w:t xml:space="preserve"> (DSC)</w:t>
      </w:r>
      <w:r w:rsidRPr="00C7505F">
        <w:rPr>
          <w:rFonts w:ascii="Times New Roman" w:hAnsi="Times New Roman" w:cs="Times New Roman"/>
        </w:rPr>
        <w:t xml:space="preserve"> of original and thermally aged NiTi SMA samples was performed on a DSC 25 (TA Instruments). Samples were cooled from room temperature to 0 °C at 1 °C min⁻¹, heated to 80 °C at the same rate, and cooled back to 0 °C; the cycle was repeated three times while heat flow was recorded (</w:t>
      </w:r>
      <w:r w:rsidRPr="00C7505F">
        <w:rPr>
          <w:rFonts w:ascii="Times New Roman" w:hAnsi="Times New Roman" w:cs="Times New Roman"/>
          <w:b/>
          <w:bCs/>
        </w:rPr>
        <w:t>fig. S4</w:t>
      </w:r>
      <w:r w:rsidRPr="00C7505F">
        <w:rPr>
          <w:rFonts w:ascii="Times New Roman" w:hAnsi="Times New Roman" w:cs="Times New Roman"/>
        </w:rPr>
        <w:t>). X-ray diffraction</w:t>
      </w:r>
      <w:r>
        <w:rPr>
          <w:rFonts w:ascii="Times New Roman" w:hAnsi="Times New Roman" w:cs="Times New Roman" w:hint="eastAsia"/>
        </w:rPr>
        <w:t xml:space="preserve"> (XRD)</w:t>
      </w:r>
      <w:r w:rsidRPr="00C7505F">
        <w:rPr>
          <w:rFonts w:ascii="Times New Roman" w:hAnsi="Times New Roman" w:cs="Times New Roman"/>
        </w:rPr>
        <w:t xml:space="preserve"> patterns were collected on a Rigaku SmartLab diffractometer with Cu Kα₁ radiation (50 kV, 40 mA) (</w:t>
      </w:r>
      <w:r w:rsidRPr="00C7505F">
        <w:rPr>
          <w:rFonts w:ascii="Times New Roman" w:hAnsi="Times New Roman" w:cs="Times New Roman"/>
          <w:b/>
          <w:bCs/>
        </w:rPr>
        <w:t>fig. S5</w:t>
      </w:r>
      <w:r w:rsidRPr="00C7505F">
        <w:rPr>
          <w:rFonts w:ascii="Times New Roman" w:hAnsi="Times New Roman" w:cs="Times New Roman"/>
        </w:rPr>
        <w:t>).</w:t>
      </w:r>
    </w:p>
    <w:p w14:paraId="36306C1B" w14:textId="77777777" w:rsidR="00D766A9" w:rsidRDefault="00D766A9" w:rsidP="00D766A9">
      <w:pPr>
        <w:spacing w:line="276" w:lineRule="auto"/>
        <w:jc w:val="both"/>
        <w:rPr>
          <w:rFonts w:ascii="Times New Roman" w:hAnsi="Times New Roman" w:cs="Times New Roman"/>
        </w:rPr>
      </w:pPr>
      <w:r w:rsidRPr="00EB1E1E">
        <w:rPr>
          <w:rFonts w:ascii="Times New Roman" w:hAnsi="Times New Roman" w:cs="Times New Roman"/>
          <w:i/>
          <w:iCs/>
        </w:rPr>
        <w:t>Hydrogel water retention characterization.</w:t>
      </w:r>
      <w:r w:rsidRPr="00146154">
        <w:rPr>
          <w:rFonts w:ascii="Times New Roman" w:hAnsi="Times New Roman" w:cs="Times New Roman"/>
          <w:b/>
          <w:bCs/>
        </w:rPr>
        <w:t xml:space="preserve"> </w:t>
      </w:r>
      <w:r w:rsidRPr="00FF4B68">
        <w:rPr>
          <w:rFonts w:ascii="Times New Roman" w:hAnsi="Times New Roman" w:cs="Times New Roman"/>
        </w:rPr>
        <w:t xml:space="preserve">Water retention </w:t>
      </w:r>
      <w:r>
        <w:rPr>
          <w:rFonts w:ascii="Times New Roman" w:hAnsi="Times New Roman" w:cs="Times New Roman" w:hint="eastAsia"/>
        </w:rPr>
        <w:t xml:space="preserve">abilities of </w:t>
      </w:r>
      <w:r w:rsidRPr="000A1E50">
        <w:rPr>
          <w:rFonts w:ascii="Times New Roman" w:hAnsi="Times New Roman" w:cs="Times New Roman"/>
        </w:rPr>
        <w:t xml:space="preserve">WR-IC-PAAm </w:t>
      </w:r>
      <w:r>
        <w:rPr>
          <w:rFonts w:ascii="Times New Roman" w:hAnsi="Times New Roman" w:cs="Times New Roman" w:hint="eastAsia"/>
        </w:rPr>
        <w:t>hydrogel and c</w:t>
      </w:r>
      <w:r w:rsidRPr="00FF4B68">
        <w:rPr>
          <w:rFonts w:ascii="Times New Roman" w:hAnsi="Times New Roman" w:cs="Times New Roman"/>
        </w:rPr>
        <w:t>ommercial electrodes, including a saline wet gel (Parker Signa Gel) and a</w:t>
      </w:r>
      <w:r>
        <w:rPr>
          <w:rFonts w:ascii="Times New Roman" w:hAnsi="Times New Roman" w:cs="Times New Roman" w:hint="eastAsia"/>
        </w:rPr>
        <w:t>n</w:t>
      </w:r>
      <w:r w:rsidRPr="00FF4B68">
        <w:rPr>
          <w:rFonts w:ascii="Times New Roman" w:hAnsi="Times New Roman" w:cs="Times New Roman"/>
        </w:rPr>
        <w:t xml:space="preserve"> Ag/AgCl semi-dry electrode (3M Red Dot</w:t>
      </w:r>
      <w:r w:rsidRPr="00FF4B68">
        <w:rPr>
          <w:rFonts w:ascii="Times New Roman" w:hAnsi="Times New Roman" w:cs="Times New Roman" w:hint="eastAsia"/>
          <w:vertAlign w:val="superscript"/>
        </w:rPr>
        <w:t>TM</w:t>
      </w:r>
      <w:r w:rsidRPr="00FF4B68">
        <w:rPr>
          <w:rFonts w:ascii="Times New Roman" w:hAnsi="Times New Roman" w:cs="Times New Roman"/>
        </w:rPr>
        <w:t xml:space="preserve"> 2560), were tested in parallel</w:t>
      </w:r>
      <w:r>
        <w:rPr>
          <w:rFonts w:ascii="Times New Roman" w:hAnsi="Times New Roman" w:cs="Times New Roman" w:hint="eastAsia"/>
        </w:rPr>
        <w:t xml:space="preserve"> and </w:t>
      </w:r>
      <w:r w:rsidRPr="00FF4B68">
        <w:rPr>
          <w:rFonts w:ascii="Times New Roman" w:hAnsi="Times New Roman" w:cs="Times New Roman"/>
        </w:rPr>
        <w:t>stored at 25 or 37 °C and 50% relative humidity. For mass measurements, the saline gel was placed on weighing paper, and the Ag/AgCl</w:t>
      </w:r>
      <w:r>
        <w:rPr>
          <w:rFonts w:ascii="Times New Roman" w:hAnsi="Times New Roman" w:cs="Times New Roman" w:hint="eastAsia"/>
        </w:rPr>
        <w:t xml:space="preserve"> </w:t>
      </w:r>
      <w:r w:rsidRPr="00FF4B68">
        <w:rPr>
          <w:rFonts w:ascii="Times New Roman" w:hAnsi="Times New Roman" w:cs="Times New Roman"/>
        </w:rPr>
        <w:t>gel was removed from the patch backing and metal connector. Remaining mass was recorded over 24 h and over 7 days to evaluate water retention (</w:t>
      </w:r>
      <w:r w:rsidRPr="00FF4B68">
        <w:rPr>
          <w:rFonts w:ascii="Times New Roman" w:hAnsi="Times New Roman" w:cs="Times New Roman"/>
          <w:b/>
          <w:bCs/>
        </w:rPr>
        <w:t>figs. S16</w:t>
      </w:r>
      <w:r w:rsidRPr="00FF4B68">
        <w:rPr>
          <w:rFonts w:ascii="Times New Roman" w:hAnsi="Times New Roman" w:cs="Times New Roman"/>
        </w:rPr>
        <w:t xml:space="preserve"> and </w:t>
      </w:r>
      <w:r w:rsidRPr="00FF4B68">
        <w:rPr>
          <w:rFonts w:ascii="Times New Roman" w:hAnsi="Times New Roman" w:cs="Times New Roman"/>
          <w:b/>
          <w:bCs/>
        </w:rPr>
        <w:t>S22</w:t>
      </w:r>
      <w:r w:rsidRPr="00FF4B68">
        <w:rPr>
          <w:rFonts w:ascii="Times New Roman" w:hAnsi="Times New Roman" w:cs="Times New Roman"/>
        </w:rPr>
        <w:t>).</w:t>
      </w:r>
    </w:p>
    <w:p w14:paraId="7AB01787" w14:textId="77777777" w:rsidR="00D766A9" w:rsidRPr="007269CB" w:rsidRDefault="00D766A9" w:rsidP="00D766A9">
      <w:pPr>
        <w:spacing w:line="276" w:lineRule="auto"/>
        <w:jc w:val="both"/>
        <w:rPr>
          <w:rFonts w:ascii="Times New Roman" w:hAnsi="Times New Roman" w:cs="Times New Roman"/>
          <w:u w:val="single"/>
        </w:rPr>
      </w:pPr>
      <w:r w:rsidRPr="007269CB">
        <w:rPr>
          <w:rFonts w:ascii="Times New Roman" w:hAnsi="Times New Roman" w:cs="Times New Roman" w:hint="eastAsia"/>
          <w:u w:val="single"/>
        </w:rPr>
        <w:lastRenderedPageBreak/>
        <w:t>In vivo tissue damage under long-term actuator contact</w:t>
      </w:r>
    </w:p>
    <w:p w14:paraId="5083A06F" w14:textId="77777777" w:rsidR="00D766A9" w:rsidRDefault="00D766A9" w:rsidP="00D766A9">
      <w:pPr>
        <w:spacing w:line="276" w:lineRule="auto"/>
        <w:jc w:val="both"/>
        <w:rPr>
          <w:rFonts w:ascii="Times New Roman" w:hAnsi="Times New Roman" w:cs="Times New Roman"/>
          <w:u w:val="single"/>
        </w:rPr>
      </w:pPr>
      <w:r w:rsidRPr="00EE4EB8">
        <w:rPr>
          <w:rFonts w:ascii="Times New Roman" w:hAnsi="Times New Roman" w:cs="Times New Roman"/>
        </w:rPr>
        <w:t>An in vivo rat model was used under protocols approved by the California Institute of Technology Institutional Animal Care and Use Committee (protocol no. IA23-1800). Twelve-week-old male Long–Evans rats wore a custom jacket-mounted 3D-printed holder that maintained continuous actuator tip contact with the dorsal skin. After 7 or 14 days, skin tissues were collected, fixed in 4% paraformaldehyde overnight, dehydrated, paraffin-embedded, sectioned, and stained with hematoxylin and eosin for histological analysis.</w:t>
      </w:r>
      <w:r w:rsidRPr="00EE4EB8">
        <w:rPr>
          <w:rFonts w:ascii="Times New Roman" w:hAnsi="Times New Roman" w:cs="Times New Roman"/>
          <w:u w:val="single"/>
        </w:rPr>
        <w:t xml:space="preserve"> </w:t>
      </w:r>
    </w:p>
    <w:p w14:paraId="64AEAF0B" w14:textId="77777777" w:rsidR="00D766A9" w:rsidRPr="00EB1E1E" w:rsidRDefault="00D766A9" w:rsidP="00D766A9">
      <w:pPr>
        <w:spacing w:line="276" w:lineRule="auto"/>
        <w:jc w:val="both"/>
        <w:rPr>
          <w:rFonts w:ascii="Times New Roman" w:hAnsi="Times New Roman" w:cs="Times New Roman"/>
          <w:u w:val="single"/>
        </w:rPr>
      </w:pPr>
      <w:r w:rsidRPr="00EB1E1E">
        <w:rPr>
          <w:rFonts w:ascii="Times New Roman" w:hAnsi="Times New Roman" w:cs="Times New Roman"/>
          <w:u w:val="single"/>
        </w:rPr>
        <w:t>Electronic system design and characterization</w:t>
      </w:r>
    </w:p>
    <w:p w14:paraId="1C7E2858" w14:textId="77777777" w:rsidR="00D766A9" w:rsidRPr="00ED6ABD" w:rsidRDefault="00D766A9" w:rsidP="00D766A9">
      <w:pPr>
        <w:spacing w:line="276" w:lineRule="auto"/>
        <w:jc w:val="both"/>
        <w:rPr>
          <w:rFonts w:ascii="Times New Roman" w:hAnsi="Times New Roman" w:cs="Times New Roman"/>
        </w:rPr>
      </w:pPr>
      <w:r w:rsidRPr="00783BF4">
        <w:rPr>
          <w:rFonts w:ascii="Times New Roman" w:hAnsi="Times New Roman" w:cs="Times New Roman"/>
        </w:rPr>
        <w:t>The EarSense electronic system was implemented on a four-layer FPCB (34.3 mm × 15.15 mm × 1 mm) designed in Eagle CAD and powered by two lithium-ion batteries (Lanzhd 801525, 300 mAh each), providing 3.7 V and a total capacity of 600 mAh. Charging was enabled through exposed contact pads interfacing with a custom dock, while magnetic reed switches (MK24-B-3-OE, Standex-Meder Electronics) disconnected the main PCB during charging. Power management used a boost converter (TPS63070RNMR, Texas Instruments) followed by low-dropout regulators (ADM7172CP, Analog Devices) to generate stabilized 5 V and 3.3 V rails. Electrophysiological signals were acquired using an eight-channel analog front-end (ADS1299IPAG, Texas Instruments). PPG, inertial motion, and tympanic temperature were measured using a MAXM86161 optical sensor (Analog Devices), a BMI270 accelerometer (Bosch Sensortec), and an MLX90632SLD infrared sensor (Melexis Technologies), respectively. All sensing modules interfaced with an ESP32-PICO-MINI microcontroller (Espressif Systems) through I</w:t>
      </w:r>
      <w:r w:rsidRPr="001909B6">
        <w:rPr>
          <w:rFonts w:ascii="Times New Roman" w:hAnsi="Times New Roman" w:cs="Times New Roman"/>
          <w:vertAlign w:val="superscript"/>
        </w:rPr>
        <w:t>2</w:t>
      </w:r>
      <w:r w:rsidRPr="00783BF4">
        <w:rPr>
          <w:rFonts w:ascii="Times New Roman" w:hAnsi="Times New Roman" w:cs="Times New Roman"/>
        </w:rPr>
        <w:t xml:space="preserve">C or SPI, with on-board Bluetooth Low Energy for wireless transmission. GSR was measured using the on-chip ADC with discrete analog front-end circuitry, and actuator heating was controlled by an N-channel MOSFET (DMN3731U-13, Diodes Incorporated). The full circuit schematic is shown in </w:t>
      </w:r>
      <w:r w:rsidRPr="001909B6">
        <w:rPr>
          <w:rFonts w:ascii="Times New Roman" w:hAnsi="Times New Roman" w:cs="Times New Roman"/>
          <w:b/>
          <w:bCs/>
        </w:rPr>
        <w:t>fig. S43</w:t>
      </w:r>
      <w:r w:rsidRPr="00783BF4">
        <w:rPr>
          <w:rFonts w:ascii="Times New Roman" w:hAnsi="Times New Roman" w:cs="Times New Roman"/>
        </w:rPr>
        <w:t xml:space="preserve">. Power consumption was characterized using a Nordic PPK2 power profiler, with subsystem-level breakdowns shown in </w:t>
      </w:r>
      <w:r w:rsidRPr="00783BF4">
        <w:rPr>
          <w:rFonts w:ascii="Times New Roman" w:hAnsi="Times New Roman" w:cs="Times New Roman"/>
          <w:b/>
          <w:bCs/>
        </w:rPr>
        <w:t>fig. S44</w:t>
      </w:r>
      <w:r w:rsidRPr="00783BF4">
        <w:rPr>
          <w:rFonts w:ascii="Times New Roman" w:hAnsi="Times New Roman" w:cs="Times New Roman"/>
        </w:rPr>
        <w:t>.</w:t>
      </w:r>
    </w:p>
    <w:p w14:paraId="2EDE684D" w14:textId="77777777" w:rsidR="00D766A9" w:rsidRPr="00493D2E" w:rsidRDefault="00D766A9" w:rsidP="00D766A9">
      <w:pPr>
        <w:spacing w:line="276" w:lineRule="auto"/>
        <w:jc w:val="both"/>
        <w:rPr>
          <w:rFonts w:ascii="Times New Roman" w:hAnsi="Times New Roman" w:cs="Times New Roman"/>
          <w:u w:val="single"/>
        </w:rPr>
      </w:pPr>
      <w:r w:rsidRPr="00493D2E">
        <w:rPr>
          <w:rFonts w:ascii="Times New Roman" w:hAnsi="Times New Roman" w:cs="Times New Roman"/>
          <w:u w:val="single"/>
        </w:rPr>
        <w:t xml:space="preserve">On-body </w:t>
      </w:r>
      <w:r>
        <w:rPr>
          <w:rFonts w:ascii="Times New Roman" w:hAnsi="Times New Roman" w:cs="Times New Roman" w:hint="eastAsia"/>
          <w:u w:val="single"/>
        </w:rPr>
        <w:t xml:space="preserve">sensing </w:t>
      </w:r>
      <w:r w:rsidRPr="00493D2E">
        <w:rPr>
          <w:rFonts w:ascii="Times New Roman" w:hAnsi="Times New Roman" w:cs="Times New Roman"/>
          <w:u w:val="single"/>
        </w:rPr>
        <w:t>performance characterization</w:t>
      </w:r>
    </w:p>
    <w:p w14:paraId="25540B85" w14:textId="77777777" w:rsidR="00D766A9" w:rsidRDefault="00D766A9" w:rsidP="00D766A9">
      <w:pPr>
        <w:spacing w:line="276" w:lineRule="auto"/>
        <w:jc w:val="both"/>
        <w:rPr>
          <w:rFonts w:ascii="Times New Roman" w:hAnsi="Times New Roman" w:cs="Times New Roman"/>
        </w:rPr>
      </w:pPr>
      <w:r w:rsidRPr="00AB4782">
        <w:rPr>
          <w:rFonts w:ascii="Times New Roman" w:hAnsi="Times New Roman" w:cs="Times New Roman"/>
        </w:rPr>
        <w:t>On-body characterization of the electrodes, actuator, and integrated sensors was performed on healthy participants with no history of</w:t>
      </w:r>
      <w:r>
        <w:rPr>
          <w:rFonts w:ascii="Times New Roman" w:hAnsi="Times New Roman" w:cs="Times New Roman" w:hint="eastAsia"/>
        </w:rPr>
        <w:t xml:space="preserve"> any</w:t>
      </w:r>
      <w:r w:rsidRPr="00AB4782">
        <w:rPr>
          <w:rFonts w:ascii="Times New Roman" w:hAnsi="Times New Roman" w:cs="Times New Roman"/>
        </w:rPr>
        <w:t xml:space="preserve"> ear-related infection</w:t>
      </w:r>
      <w:r>
        <w:rPr>
          <w:rFonts w:ascii="Times New Roman" w:hAnsi="Times New Roman" w:cs="Times New Roman" w:hint="eastAsia"/>
        </w:rPr>
        <w:t xml:space="preserve"> and</w:t>
      </w:r>
      <w:r w:rsidRPr="00AB4782">
        <w:rPr>
          <w:rFonts w:ascii="Times New Roman" w:hAnsi="Times New Roman" w:cs="Times New Roman"/>
        </w:rPr>
        <w:t xml:space="preserve"> disorders under protocols approved by the California Institute of Technology Institutional Review Board (IRB no. 25-1537). Before testing, ear canals were cleaned using non-mechanical over-the-counter ear-cleaning solutions under investigator supervision.</w:t>
      </w:r>
    </w:p>
    <w:p w14:paraId="244AB3FA" w14:textId="77777777" w:rsidR="00D766A9" w:rsidRPr="00146154" w:rsidRDefault="00D766A9" w:rsidP="00D766A9">
      <w:pPr>
        <w:spacing w:line="276" w:lineRule="auto"/>
        <w:jc w:val="both"/>
        <w:rPr>
          <w:rFonts w:ascii="Times New Roman" w:hAnsi="Times New Roman" w:cs="Times New Roman"/>
        </w:rPr>
      </w:pPr>
      <w:r w:rsidRPr="00493D2E">
        <w:rPr>
          <w:rFonts w:ascii="Times New Roman" w:hAnsi="Times New Roman" w:cs="Times New Roman"/>
          <w:i/>
          <w:iCs/>
        </w:rPr>
        <w:t>Electrode-ear impedance characterization.</w:t>
      </w:r>
      <w:r w:rsidRPr="00146154">
        <w:rPr>
          <w:rFonts w:ascii="Times New Roman" w:hAnsi="Times New Roman" w:cs="Times New Roman"/>
        </w:rPr>
        <w:t xml:space="preserve"> </w:t>
      </w:r>
      <w:r w:rsidRPr="00783BF4">
        <w:rPr>
          <w:rFonts w:ascii="Times New Roman" w:hAnsi="Times New Roman" w:cs="Times New Roman"/>
        </w:rPr>
        <w:t>Electrode–ear impedance was measured using a CHI760e electrochemical workstation in a three-electrode configuration. The same electrode material was used for the working, reference, and counter electrodes to enable direct comparison among WR-IC-PAAm and commercial electrodes. The working electrode was placed on the actuator in contact with the ear canal, whereas the reference and counter electrodes were positioned around the mastoid region (</w:t>
      </w:r>
      <w:r w:rsidRPr="00783BF4">
        <w:rPr>
          <w:rFonts w:ascii="Times New Roman" w:hAnsi="Times New Roman" w:cs="Times New Roman"/>
          <w:b/>
          <w:bCs/>
        </w:rPr>
        <w:t>Fig. 2A</w:t>
      </w:r>
      <w:r w:rsidRPr="00783BF4">
        <w:rPr>
          <w:rFonts w:ascii="Times New Roman" w:hAnsi="Times New Roman" w:cs="Times New Roman"/>
        </w:rPr>
        <w:t xml:space="preserve">). Electrochemical impedance spectroscopy was performed </w:t>
      </w:r>
      <w:r w:rsidRPr="00783BF4">
        <w:rPr>
          <w:rFonts w:ascii="Times New Roman" w:hAnsi="Times New Roman" w:cs="Times New Roman"/>
        </w:rPr>
        <w:lastRenderedPageBreak/>
        <w:t>with a 5 mV excitation and 2 s quiet time over 1 Hz–1 kHz; for frequencies above 100 Hz, single-frequency mode was used.</w:t>
      </w:r>
      <w:r w:rsidRPr="00146154">
        <w:rPr>
          <w:rFonts w:ascii="Times New Roman" w:hAnsi="Times New Roman" w:cs="Times New Roman"/>
        </w:rPr>
        <w:t xml:space="preserve"> </w:t>
      </w:r>
    </w:p>
    <w:p w14:paraId="60E73C4F" w14:textId="77777777" w:rsidR="00D766A9" w:rsidRDefault="00D766A9" w:rsidP="00D766A9">
      <w:pPr>
        <w:spacing w:line="276" w:lineRule="auto"/>
        <w:jc w:val="both"/>
        <w:rPr>
          <w:rFonts w:ascii="Times New Roman" w:hAnsi="Times New Roman" w:cs="Times New Roman"/>
        </w:rPr>
      </w:pPr>
      <w:r w:rsidRPr="00493D2E">
        <w:rPr>
          <w:rFonts w:ascii="Times New Roman" w:hAnsi="Times New Roman" w:cs="Times New Roman"/>
          <w:i/>
          <w:iCs/>
        </w:rPr>
        <w:t>Alpha modulation measurement and analysis.</w:t>
      </w:r>
      <w:r w:rsidRPr="00146154">
        <w:rPr>
          <w:rFonts w:ascii="Times New Roman" w:hAnsi="Times New Roman" w:cs="Times New Roman"/>
          <w:b/>
          <w:bCs/>
        </w:rPr>
        <w:t xml:space="preserve"> </w:t>
      </w:r>
      <w:r w:rsidRPr="00783BF4">
        <w:rPr>
          <w:rFonts w:ascii="Times New Roman" w:hAnsi="Times New Roman" w:cs="Times New Roman"/>
        </w:rPr>
        <w:t xml:space="preserve">Alpha modulation was evaluated using a standard eyes-open/eyes-closed paradigm. Participants remained relaxed with eyes open for 30 s, followed by 30 s with eyes closed. EEG was recorded at 1 kHz, band-pass filtered from 1 to 50 Hz, and analyzed in LabChart 8 using time–frequency spectrograms and power spectral density (PSD) with a 4k FFT, Welch windowing, 50% overlap, and removal of the zero-frequency component. </w:t>
      </w:r>
      <w:r w:rsidRPr="004B6FF2">
        <w:rPr>
          <w:rFonts w:ascii="Times New Roman" w:hAnsi="Times New Roman" w:cs="Times New Roman"/>
        </w:rPr>
        <w:t>The AM ratio was defined as the mean alpha-band power (8–12 Hz) during eyes closed</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closed</m:t>
            </m:r>
          </m:sub>
        </m:sSub>
      </m:oMath>
      <w:r>
        <w:rPr>
          <w:rFonts w:ascii="Times New Roman" w:hAnsi="Times New Roman" w:cs="Times New Roman" w:hint="eastAsia"/>
        </w:rPr>
        <w:t>)</w:t>
      </w:r>
      <w:r w:rsidRPr="004B6FF2">
        <w:rPr>
          <w:rFonts w:ascii="Times New Roman" w:hAnsi="Times New Roman" w:cs="Times New Roman"/>
        </w:rPr>
        <w:t xml:space="preserve"> relative to that during eyes open</w:t>
      </w:r>
      <w:r>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open</m:t>
            </m:r>
          </m:sub>
        </m:sSub>
      </m:oMath>
      <w:r>
        <w:rPr>
          <w:rFonts w:ascii="Times New Roman" w:hAnsi="Times New Roman" w:cs="Times New Roman" w:hint="eastAsia"/>
        </w:rPr>
        <w:t>)</w:t>
      </w:r>
      <w:r w:rsidRPr="004B6FF2">
        <w:rPr>
          <w:rFonts w:ascii="Times New Roman" w:hAnsi="Times New Roman" w:cs="Times New Roman"/>
        </w:rPr>
        <w:t>:</w:t>
      </w:r>
    </w:p>
    <w:p w14:paraId="22018F46" w14:textId="77777777" w:rsidR="00D766A9" w:rsidRPr="00146154" w:rsidRDefault="00D766A9" w:rsidP="00D766A9">
      <w:pPr>
        <w:spacing w:line="276" w:lineRule="auto"/>
        <w:jc w:val="right"/>
        <w:rPr>
          <w:rFonts w:ascii="Times New Roman" w:hAnsi="Times New Roman" w:cs="Times New Roman"/>
        </w:rPr>
      </w:pPr>
      <m:oMath>
        <m:r>
          <w:rPr>
            <w:rFonts w:ascii="Cambria Math" w:hAnsi="Cambria Math" w:cs="Times New Roman"/>
          </w:rPr>
          <m:t xml:space="preserve">AM ratio=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closed</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open</m:t>
                </m:r>
              </m:sub>
            </m:sSub>
          </m:den>
        </m:f>
        <m:r>
          <w:rPr>
            <w:rFonts w:ascii="Cambria Math" w:hAnsi="Cambria Math" w:cs="Times New Roman"/>
          </w:rPr>
          <m:t xml:space="preserve">= </m:t>
        </m:r>
        <m:f>
          <m:fPr>
            <m:ctrlPr>
              <w:rPr>
                <w:rFonts w:ascii="Cambria Math" w:hAnsi="Cambria Math" w:cs="Times New Roman"/>
                <w:i/>
              </w:rPr>
            </m:ctrlPr>
          </m:fPr>
          <m:num>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xml:space="preserve"> ∈[8, 12 Hz]</m:t>
                </m:r>
              </m:sub>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closed</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e>
            </m:nary>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xml:space="preserve"> ∈[8, 12 Hz]</m:t>
                </m:r>
              </m:sub>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open</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e>
            </m:nary>
          </m:den>
        </m:f>
      </m:oMath>
      <w:r>
        <w:rPr>
          <w:rFonts w:ascii="Times New Roman" w:hAnsi="Times New Roman" w:cs="Times New Roman" w:hint="eastAsia"/>
        </w:rPr>
        <w:t xml:space="preserve">                       (1)</w:t>
      </w:r>
    </w:p>
    <w:p w14:paraId="30E22B79" w14:textId="77777777" w:rsidR="00D766A9" w:rsidRPr="00146154" w:rsidRDefault="00D766A9" w:rsidP="00D766A9">
      <w:pPr>
        <w:spacing w:line="276" w:lineRule="auto"/>
        <w:jc w:val="both"/>
        <w:rPr>
          <w:rFonts w:ascii="Times New Roman" w:hAnsi="Times New Roman" w:cs="Times New Roman"/>
        </w:rPr>
      </w:pPr>
      <w:r w:rsidRPr="00146154">
        <w:rPr>
          <w:rFonts w:ascii="Times New Roman" w:hAnsi="Times New Roman" w:cs="Times New Roman"/>
        </w:rPr>
        <w:t xml:space="preserve">where </w:t>
      </w:r>
      <w:r w:rsidRPr="00146154">
        <w:rPr>
          <w:rFonts w:ascii="Times New Roman" w:hAnsi="Times New Roman" w:cs="Times New Roman"/>
          <w:i/>
        </w:rPr>
        <w:t>P</w:t>
      </w:r>
      <w:r w:rsidRPr="00146154">
        <w:rPr>
          <w:rFonts w:ascii="Times New Roman" w:hAnsi="Times New Roman" w:cs="Times New Roman"/>
        </w:rPr>
        <w:t>(</w:t>
      </w:r>
      <w:r w:rsidRPr="00146154">
        <w:rPr>
          <w:rFonts w:ascii="Cambria Math" w:hAnsi="Cambria Math" w:cs="Cambria Math"/>
        </w:rPr>
        <w:t>𝑓</w:t>
      </w:r>
      <w:r w:rsidRPr="00146154">
        <w:rPr>
          <w:rFonts w:ascii="Cambria Math" w:hAnsi="Cambria Math" w:cs="Cambria Math"/>
          <w:vertAlign w:val="subscript"/>
        </w:rPr>
        <w:t>𝑖</w:t>
      </w:r>
      <w:r w:rsidRPr="00146154">
        <w:rPr>
          <w:rFonts w:ascii="Times New Roman" w:hAnsi="Times New Roman" w:cs="Times New Roman"/>
        </w:rPr>
        <w:t xml:space="preserve">) denotes the EEG power at frequency </w:t>
      </w:r>
      <w:r w:rsidRPr="00146154">
        <w:rPr>
          <w:rFonts w:ascii="Cambria Math" w:hAnsi="Cambria Math" w:cs="Cambria Math"/>
        </w:rPr>
        <w:t>𝑓</w:t>
      </w:r>
      <w:r w:rsidRPr="00146154">
        <w:rPr>
          <w:rFonts w:ascii="Cambria Math" w:hAnsi="Cambria Math" w:cs="Cambria Math"/>
          <w:vertAlign w:val="subscript"/>
        </w:rPr>
        <w:t>𝑖</w:t>
      </w:r>
      <w:r w:rsidRPr="00146154">
        <w:rPr>
          <w:rFonts w:ascii="Times New Roman" w:hAnsi="Times New Roman" w:cs="Times New Roman"/>
        </w:rPr>
        <w:t xml:space="preserve">, and </w:t>
      </w:r>
      <w:r w:rsidRPr="00146154">
        <w:rPr>
          <w:rFonts w:ascii="Cambria Math" w:hAnsi="Cambria Math" w:cs="Cambria Math"/>
        </w:rPr>
        <w:t>𝑁</w:t>
      </w:r>
      <w:r w:rsidRPr="00146154">
        <w:rPr>
          <w:rFonts w:ascii="Times New Roman" w:hAnsi="Times New Roman" w:cs="Times New Roman"/>
        </w:rPr>
        <w:t xml:space="preserve"> is the number of frequency bins.</w:t>
      </w:r>
    </w:p>
    <w:p w14:paraId="6FAA9FE3" w14:textId="77777777" w:rsidR="00D766A9" w:rsidRDefault="00D766A9" w:rsidP="00D766A9">
      <w:pPr>
        <w:spacing w:line="276" w:lineRule="auto"/>
        <w:jc w:val="both"/>
        <w:rPr>
          <w:rFonts w:ascii="Times New Roman" w:hAnsi="Times New Roman" w:cs="Times New Roman"/>
        </w:rPr>
      </w:pPr>
      <w:r w:rsidRPr="009A66E7">
        <w:rPr>
          <w:rFonts w:ascii="Times New Roman" w:hAnsi="Times New Roman" w:cs="Times New Roman"/>
        </w:rPr>
        <w:t xml:space="preserve">The AM SNR </w:t>
      </w:r>
      <w:r w:rsidRPr="004B6FF2">
        <w:rPr>
          <w:rFonts w:ascii="Times New Roman" w:hAnsi="Times New Roman" w:cs="Times New Roman"/>
        </w:rPr>
        <w:t xml:space="preserve">was defined as the ratio of mean alpha-band power during eyes closed to the mean surrounding-band power </w:t>
      </w:r>
      <w:r>
        <w:rPr>
          <w:rFonts w:ascii="Times New Roman" w:hAnsi="Times New Roman" w:cs="Times New Roman" w:hint="eastAsia"/>
        </w:rPr>
        <w:t>(</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noise</m:t>
            </m:r>
          </m:sub>
        </m:sSub>
      </m:oMath>
      <w:r>
        <w:rPr>
          <w:rFonts w:ascii="Times New Roman" w:hAnsi="Times New Roman" w:cs="Times New Roman" w:hint="eastAsia"/>
        </w:rPr>
        <w:t xml:space="preserve">) </w:t>
      </w:r>
      <w:r w:rsidRPr="004B6FF2">
        <w:rPr>
          <w:rFonts w:ascii="Times New Roman" w:hAnsi="Times New Roman" w:cs="Times New Roman"/>
        </w:rPr>
        <w:t>from 5 to 15 Hz excluding the alpha range:</w:t>
      </w:r>
    </w:p>
    <w:p w14:paraId="7FC4CCFC" w14:textId="77777777" w:rsidR="00D766A9" w:rsidRPr="00146154" w:rsidRDefault="00000000" w:rsidP="00D766A9">
      <w:pPr>
        <w:spacing w:line="276" w:lineRule="auto"/>
        <w:jc w:val="right"/>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noise</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 xml:space="preserve"> </m:t>
        </m:r>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5,15 Hz</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i</m:t>
                </m:r>
              </m:sub>
            </m:sSub>
            <m:r>
              <w:rPr>
                <w:rFonts w:ascii="Cambria Math" w:hAnsi="Cambria Math" w:cs="Times New Roman"/>
              </w:rPr>
              <m:t>∉</m:t>
            </m:r>
            <m:r>
              <m:rPr>
                <m:lit/>
              </m:rPr>
              <w:rPr>
                <w:rFonts w:ascii="Cambria Math" w:hAnsi="Cambria Math" w:cs="Times New Roman"/>
              </w:rPr>
              <m:t>[</m:t>
            </m:r>
            <m:r>
              <w:rPr>
                <w:rFonts w:ascii="Cambria Math" w:hAnsi="Cambria Math" w:cs="Times New Roman"/>
              </w:rPr>
              <m:t>8,12 Hz]</m:t>
            </m:r>
          </m:sub>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eyes closed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e>
        </m:nary>
      </m:oMath>
      <w:r w:rsidR="00D766A9">
        <w:rPr>
          <w:rFonts w:ascii="Times New Roman" w:hAnsi="Times New Roman" w:cs="Times New Roman" w:hint="eastAsia"/>
        </w:rPr>
        <w:t xml:space="preserve">                              (2.1)</w:t>
      </w:r>
    </w:p>
    <w:p w14:paraId="3BF8D3C3" w14:textId="77777777" w:rsidR="00D766A9" w:rsidRPr="00146154" w:rsidRDefault="00D766A9" w:rsidP="00D766A9">
      <w:pPr>
        <w:spacing w:line="276" w:lineRule="auto"/>
        <w:jc w:val="right"/>
        <w:rPr>
          <w:rFonts w:ascii="Times New Roman" w:hAnsi="Times New Roman" w:cs="Times New Roman"/>
        </w:rPr>
      </w:pPr>
      <m:oMath>
        <m:r>
          <w:rPr>
            <w:rFonts w:ascii="Cambria Math" w:hAnsi="Cambria Math" w:cs="Times New Roman"/>
          </w:rPr>
          <m:t xml:space="preserve">AM SNR=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P</m:t>
                </m:r>
              </m:e>
              <m:sub>
                <m:r>
                  <m:rPr>
                    <m:sty m:val="p"/>
                  </m:rPr>
                  <w:rPr>
                    <w:rFonts w:ascii="Cambria Math" w:hAnsi="Cambria Math" w:cs="Times New Roman"/>
                    <w:vertAlign w:val="subscript"/>
                  </w:rPr>
                  <m:t>eyes closed</m:t>
                </m:r>
                <m:r>
                  <m:rPr>
                    <m:sty m:val="p"/>
                  </m:rPr>
                  <w:rPr>
                    <w:rFonts w:ascii="Cambria Math" w:hAnsi="Cambria Math" w:cs="Times New Roman"/>
                  </w:rPr>
                  <m:t xml:space="preserve"> </m:t>
                </m:r>
              </m:sub>
            </m:sSub>
          </m:num>
          <m:den>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noise</m:t>
                </m:r>
              </m:sub>
            </m:sSub>
          </m:den>
        </m:f>
      </m:oMath>
      <w:r>
        <w:rPr>
          <w:rFonts w:ascii="Times New Roman" w:hAnsi="Times New Roman" w:cs="Times New Roman" w:hint="eastAsia"/>
        </w:rPr>
        <w:t xml:space="preserve">                                                   (2.2)</w:t>
      </w:r>
    </w:p>
    <w:p w14:paraId="53E0AF30" w14:textId="77777777" w:rsidR="00D766A9" w:rsidRDefault="00D766A9" w:rsidP="00D766A9">
      <w:pPr>
        <w:spacing w:line="276" w:lineRule="auto"/>
        <w:jc w:val="both"/>
        <w:rPr>
          <w:rFonts w:ascii="Times New Roman" w:hAnsi="Times New Roman" w:cs="Times New Roman"/>
        </w:rPr>
      </w:pPr>
      <w:r w:rsidRPr="000441D3">
        <w:rPr>
          <w:rFonts w:ascii="Times New Roman" w:hAnsi="Times New Roman" w:cs="Times New Roman"/>
          <w:i/>
          <w:iCs/>
        </w:rPr>
        <w:t>ASSR measurement and analysis</w:t>
      </w:r>
      <w:r>
        <w:rPr>
          <w:rFonts w:ascii="Times New Roman" w:hAnsi="Times New Roman" w:cs="Times New Roman" w:hint="eastAsia"/>
          <w:i/>
          <w:iCs/>
        </w:rPr>
        <w:t xml:space="preserve">. </w:t>
      </w:r>
      <w:r w:rsidRPr="00783BF4">
        <w:rPr>
          <w:rFonts w:ascii="Times New Roman" w:hAnsi="Times New Roman" w:cs="Times New Roman" w:hint="eastAsia"/>
        </w:rPr>
        <w:t>ASSR</w:t>
      </w:r>
      <w:r w:rsidRPr="00783BF4">
        <w:rPr>
          <w:rFonts w:ascii="Times New Roman" w:hAnsi="Times New Roman" w:cs="Times New Roman"/>
        </w:rPr>
        <w:t xml:space="preserve"> were elicited using a 1 kHz pure tone amplitude-modulated at 45 Hz with 100% modulation depth. Stimuli were sampled at 44.1 kHz, and presented binaurally through Bluetooth headphones at 75 dB for 2 min while participants remained relaxed and stationary. ASSR signal processing was identical to that used for AM, except </w:t>
      </w:r>
      <w:r>
        <w:rPr>
          <w:rFonts w:ascii="Times New Roman" w:hAnsi="Times New Roman" w:cs="Times New Roman" w:hint="eastAsia"/>
        </w:rPr>
        <w:t>for a 1</w:t>
      </w:r>
      <w:r w:rsidRPr="008F4299">
        <w:rPr>
          <w:rFonts w:ascii="Times New Roman" w:hAnsi="Times New Roman" w:cs="Times New Roman"/>
        </w:rPr>
        <w:t>–</w:t>
      </w:r>
      <w:r>
        <w:rPr>
          <w:rFonts w:ascii="Times New Roman" w:hAnsi="Times New Roman" w:cs="Times New Roman" w:hint="eastAsia"/>
        </w:rPr>
        <w:t>55 Hz</w:t>
      </w:r>
      <w:r w:rsidRPr="00783BF4">
        <w:rPr>
          <w:rFonts w:ascii="Times New Roman" w:hAnsi="Times New Roman" w:cs="Times New Roman"/>
        </w:rPr>
        <w:t xml:space="preserve"> band-pass filter</w:t>
      </w:r>
      <w:r>
        <w:rPr>
          <w:rFonts w:ascii="Times New Roman" w:hAnsi="Times New Roman" w:cs="Times New Roman" w:hint="eastAsia"/>
        </w:rPr>
        <w:t xml:space="preserve"> </w:t>
      </w:r>
      <w:r w:rsidRPr="00783BF4">
        <w:rPr>
          <w:rFonts w:ascii="Times New Roman" w:hAnsi="Times New Roman" w:cs="Times New Roman"/>
        </w:rPr>
        <w:t>and processed a 32k FFT.</w:t>
      </w:r>
      <w:r>
        <w:rPr>
          <w:rFonts w:ascii="Times New Roman" w:hAnsi="Times New Roman" w:cs="Times New Roman" w:hint="eastAsia"/>
        </w:rPr>
        <w:t xml:space="preserve"> </w:t>
      </w:r>
      <w:r w:rsidRPr="00056A6E">
        <w:rPr>
          <w:rFonts w:ascii="Times New Roman" w:hAnsi="Times New Roman" w:cs="Times New Roman"/>
        </w:rPr>
        <w:t>The</w:t>
      </w:r>
      <w:r>
        <w:rPr>
          <w:rFonts w:ascii="Times New Roman" w:hAnsi="Times New Roman" w:cs="Times New Roman" w:hint="eastAsia"/>
        </w:rPr>
        <w:t xml:space="preserve"> </w:t>
      </w:r>
      <w:r w:rsidRPr="00056A6E">
        <w:rPr>
          <w:rFonts w:ascii="Times New Roman" w:hAnsi="Times New Roman" w:cs="Times New Roman"/>
        </w:rPr>
        <w:t>ASSR SNR was calculated as the ratio of the PSD at the stimulation frequency</w:t>
      </w:r>
      <w:r>
        <w:rPr>
          <w:rFonts w:ascii="Times New Roman" w:hAnsi="Times New Roman" w:cs="Times New Roman" w:hint="eastAsia"/>
        </w:rPr>
        <w:t xml:space="preserve"> (</w:t>
      </w:r>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ASSR</m:t>
            </m:r>
          </m:sub>
        </m:sSub>
        <m:r>
          <w:rPr>
            <w:rFonts w:ascii="Cambria Math" w:hAnsi="Cambria Math" w:cs="Times New Roman"/>
          </w:rPr>
          <m:t>)</m:t>
        </m:r>
      </m:oMath>
      <w:r>
        <w:rPr>
          <w:rFonts w:ascii="Times New Roman" w:hAnsi="Times New Roman" w:cs="Times New Roman" w:hint="eastAsia"/>
        </w:rPr>
        <w:t>)</w:t>
      </w:r>
      <w:r w:rsidRPr="00056A6E">
        <w:rPr>
          <w:rFonts w:ascii="Times New Roman" w:hAnsi="Times New Roman" w:cs="Times New Roman"/>
        </w:rPr>
        <w:t xml:space="preserve"> to the mean surrounding-band PSD within </w:t>
      </w:r>
      <m:oMath>
        <m:r>
          <w:rPr>
            <w:rFonts w:ascii="Cambria Math" w:hAnsi="Cambria Math" w:cs="Times New Roman"/>
          </w:rPr>
          <m:t>±5</m:t>
        </m:r>
      </m:oMath>
      <w:r w:rsidRPr="00056A6E">
        <w:rPr>
          <w:rFonts w:ascii="Times New Roman" w:hAnsi="Times New Roman" w:cs="Times New Roman"/>
        </w:rPr>
        <w:t>Hz excluding the target frequency bin:</w:t>
      </w:r>
    </w:p>
    <w:p w14:paraId="6DADABFC" w14:textId="77777777" w:rsidR="00D766A9" w:rsidRPr="00146154" w:rsidRDefault="00D766A9" w:rsidP="00D766A9">
      <w:pPr>
        <w:spacing w:line="276" w:lineRule="auto"/>
        <w:jc w:val="right"/>
        <w:rPr>
          <w:rFonts w:ascii="Times New Roman" w:hAnsi="Times New Roman" w:cs="Times New Roman"/>
        </w:rPr>
      </w:pPr>
      <m:oMath>
        <m:r>
          <w:rPr>
            <w:rFonts w:ascii="Cambria Math" w:hAnsi="Cambria Math" w:cs="Times New Roman"/>
          </w:rPr>
          <m:t xml:space="preserve">ASSR SNR= </m:t>
        </m:r>
        <m:f>
          <m:fPr>
            <m:ctrlPr>
              <w:rPr>
                <w:rFonts w:ascii="Cambria Math" w:hAnsi="Cambria Math" w:cs="Times New Roman"/>
                <w:i/>
              </w:rPr>
            </m:ctrlPr>
          </m:fPr>
          <m:num>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ASSR</m:t>
                </m:r>
              </m:sub>
            </m:sSub>
            <m:r>
              <w:rPr>
                <w:rFonts w:ascii="Cambria Math" w:hAnsi="Cambria Math" w:cs="Times New Roman"/>
              </w:rPr>
              <m:t>)</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vertAlign w:val="subscript"/>
                          </w:rPr>
                        </m:ctrlPr>
                      </m:sSubPr>
                      <m:e>
                        <m:r>
                          <w:rPr>
                            <w:rFonts w:ascii="Cambria Math" w:hAnsi="Cambria Math" w:cs="Times New Roman"/>
                            <w:vertAlign w:val="subscript"/>
                          </w:rPr>
                          <m:t>f</m:t>
                        </m:r>
                      </m:e>
                      <m:sub>
                        <m:r>
                          <w:rPr>
                            <w:rFonts w:ascii="Cambria Math" w:hAnsi="Cambria Math" w:cs="Times New Roman"/>
                            <w:vertAlign w:val="subscript"/>
                          </w:rPr>
                          <m:t>ASSR</m:t>
                        </m:r>
                      </m:sub>
                    </m:sSub>
                    <m:r>
                      <w:rPr>
                        <w:rFonts w:ascii="Cambria Math" w:hAnsi="Cambria Math" w:cs="Times New Roman"/>
                      </w:rPr>
                      <m:t xml:space="preserve">-5,  </m:t>
                    </m:r>
                    <m:sSub>
                      <m:sSubPr>
                        <m:ctrlPr>
                          <w:rPr>
                            <w:rFonts w:ascii="Cambria Math" w:hAnsi="Cambria Math" w:cs="Times New Roman"/>
                            <w:vertAlign w:val="subscript"/>
                          </w:rPr>
                        </m:ctrlPr>
                      </m:sSubPr>
                      <m:e>
                        <m:r>
                          <w:rPr>
                            <w:rFonts w:ascii="Cambria Math" w:hAnsi="Cambria Math" w:cs="Times New Roman"/>
                            <w:vertAlign w:val="subscript"/>
                          </w:rPr>
                          <m:t xml:space="preserve"> f</m:t>
                        </m:r>
                      </m:e>
                      <m:sub>
                        <m:r>
                          <w:rPr>
                            <w:rFonts w:ascii="Cambria Math" w:hAnsi="Cambria Math" w:cs="Times New Roman"/>
                            <w:vertAlign w:val="subscript"/>
                          </w:rPr>
                          <m:t>ASSR</m:t>
                        </m:r>
                      </m:sub>
                    </m:sSub>
                    <m:r>
                      <w:rPr>
                        <w:rFonts w:ascii="Cambria Math" w:hAnsi="Cambria Math" w:cs="Times New Roman"/>
                      </w:rPr>
                      <m:t>+5 Hz</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f</m:t>
                    </m:r>
                  </m:e>
                  <m:sub>
                    <m:r>
                      <w:rPr>
                        <w:rFonts w:ascii="Cambria Math" w:hAnsi="Cambria Math" w:cs="Times New Roman"/>
                        <w:vertAlign w:val="subscript"/>
                      </w:rPr>
                      <m:t>ASSR</m:t>
                    </m:r>
                  </m:sub>
                </m:sSub>
              </m:sub>
              <m:sup/>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e>
            </m:nary>
          </m:den>
        </m:f>
      </m:oMath>
      <w:r>
        <w:rPr>
          <w:rFonts w:ascii="Times New Roman" w:hAnsi="Times New Roman" w:cs="Times New Roman" w:hint="eastAsia"/>
        </w:rPr>
        <w:t xml:space="preserve">                              (3)</w:t>
      </w:r>
    </w:p>
    <w:p w14:paraId="3AABE3CD" w14:textId="77777777" w:rsidR="00D766A9" w:rsidRPr="003A658E" w:rsidRDefault="00D766A9" w:rsidP="00D766A9">
      <w:pPr>
        <w:spacing w:line="276" w:lineRule="auto"/>
        <w:jc w:val="both"/>
      </w:pPr>
      <w:r w:rsidRPr="000441D3">
        <w:rPr>
          <w:rFonts w:ascii="Times New Roman" w:hAnsi="Times New Roman" w:cs="Times New Roman"/>
          <w:i/>
          <w:iCs/>
        </w:rPr>
        <w:t>SSVEP measurement and analysis.</w:t>
      </w:r>
      <w:r w:rsidRPr="00146154">
        <w:rPr>
          <w:rFonts w:ascii="Times New Roman" w:hAnsi="Times New Roman" w:cs="Times New Roman"/>
          <w:b/>
          <w:bCs/>
        </w:rPr>
        <w:t xml:space="preserve"> </w:t>
      </w:r>
      <w:r w:rsidRPr="008F4299">
        <w:rPr>
          <w:rFonts w:ascii="Times New Roman" w:hAnsi="Times New Roman" w:cs="Times New Roman"/>
        </w:rPr>
        <w:t>Steady-state visual evoked potentials were elicited using a 10 Hz full-screen black–white flicker generated on a 1920 × 1080 display. The stimulus was presented continuously for 30 s while participants fixated on the screen at a distance of 60 cm. SSVEP signal processing was identical to that used for AM, except for a 16k FFT.</w:t>
      </w:r>
      <w:r>
        <w:rPr>
          <w:rFonts w:hint="eastAsia"/>
        </w:rPr>
        <w:t xml:space="preserve"> </w:t>
      </w:r>
      <w:r w:rsidRPr="00851B87">
        <w:rPr>
          <w:rFonts w:ascii="Times New Roman" w:hAnsi="Times New Roman" w:cs="Times New Roman"/>
        </w:rPr>
        <w:t>The SSVEP SNR was defined as the ratio of the PSD at the stimulation frequency (</w:t>
      </w:r>
      <m:oMath>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SSVEP</m:t>
            </m:r>
          </m:sub>
        </m:sSub>
        <m:r>
          <w:rPr>
            <w:rFonts w:ascii="Cambria Math" w:hAnsi="Cambria Math" w:cs="Times New Roman"/>
          </w:rPr>
          <m:t>)</m:t>
        </m:r>
      </m:oMath>
      <w:r w:rsidRPr="00851B87">
        <w:rPr>
          <w:rFonts w:ascii="Times New Roman" w:hAnsi="Times New Roman" w:cs="Times New Roman"/>
        </w:rPr>
        <w:t xml:space="preserve">) to the mean PSD within the surrounding </w:t>
      </w:r>
      <m:oMath>
        <m:r>
          <w:rPr>
            <w:rFonts w:ascii="Cambria Math" w:hAnsi="Cambria Math" w:cs="Times New Roman"/>
          </w:rPr>
          <m:t>±5</m:t>
        </m:r>
      </m:oMath>
      <w:r w:rsidRPr="00851B87">
        <w:rPr>
          <w:rFonts w:ascii="Times New Roman" w:hAnsi="Times New Roman" w:cs="Times New Roman"/>
        </w:rPr>
        <w:t>Hz band excluding the target bin:</w:t>
      </w:r>
    </w:p>
    <w:p w14:paraId="6F4EEFAF" w14:textId="77777777" w:rsidR="00D766A9" w:rsidRPr="00146154" w:rsidRDefault="00D766A9" w:rsidP="00D766A9">
      <w:pPr>
        <w:spacing w:line="276" w:lineRule="auto"/>
        <w:jc w:val="right"/>
        <w:rPr>
          <w:rFonts w:ascii="Times New Roman" w:hAnsi="Times New Roman" w:cs="Times New Roman"/>
        </w:rPr>
      </w:pPr>
      <m:oMath>
        <m:r>
          <w:rPr>
            <w:rFonts w:ascii="Cambria Math" w:hAnsi="Cambria Math" w:cs="Times New Roman"/>
          </w:rPr>
          <m:t xml:space="preserve">SSVEP SNR= </m:t>
        </m:r>
        <m:f>
          <m:fPr>
            <m:ctrlPr>
              <w:rPr>
                <w:rFonts w:ascii="Cambria Math" w:hAnsi="Cambria Math" w:cs="Times New Roman"/>
                <w:i/>
              </w:rPr>
            </m:ctrlPr>
          </m:fPr>
          <m:num>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SSVEP</m:t>
                </m:r>
              </m:sub>
            </m:sSub>
            <m:r>
              <w:rPr>
                <w:rFonts w:ascii="Cambria Math" w:hAnsi="Cambria Math" w:cs="Times New Roman"/>
              </w:rPr>
              <m:t>)</m:t>
            </m:r>
          </m:num>
          <m:den>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undOvr"/>
                <m:supHide m:val="1"/>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 xml:space="preserve"> ∈</m:t>
                </m:r>
                <m:d>
                  <m:dPr>
                    <m:begChr m:val="["/>
                    <m:endChr m:val="]"/>
                    <m:ctrlPr>
                      <w:rPr>
                        <w:rFonts w:ascii="Cambria Math" w:hAnsi="Cambria Math" w:cs="Times New Roman"/>
                        <w:i/>
                      </w:rPr>
                    </m:ctrlPr>
                  </m:dPr>
                  <m:e>
                    <m:sSub>
                      <m:sSubPr>
                        <m:ctrlPr>
                          <w:rPr>
                            <w:rFonts w:ascii="Cambria Math" w:hAnsi="Cambria Math" w:cs="Times New Roman"/>
                            <w:vertAlign w:val="subscript"/>
                          </w:rPr>
                        </m:ctrlPr>
                      </m:sSubPr>
                      <m:e>
                        <m:r>
                          <w:rPr>
                            <w:rFonts w:ascii="Cambria Math" w:hAnsi="Cambria Math" w:cs="Times New Roman"/>
                            <w:vertAlign w:val="subscript"/>
                          </w:rPr>
                          <m:t>f</m:t>
                        </m:r>
                      </m:e>
                      <m:sub>
                        <m:r>
                          <w:rPr>
                            <w:rFonts w:ascii="Cambria Math" w:hAnsi="Cambria Math" w:cs="Times New Roman"/>
                            <w:vertAlign w:val="subscript"/>
                          </w:rPr>
                          <m:t>SSVEP</m:t>
                        </m:r>
                      </m:sub>
                    </m:sSub>
                    <m:r>
                      <w:rPr>
                        <w:rFonts w:ascii="Cambria Math" w:hAnsi="Cambria Math" w:cs="Times New Roman"/>
                      </w:rPr>
                      <m:t xml:space="preserve">-5,  </m:t>
                    </m:r>
                    <m:sSub>
                      <m:sSubPr>
                        <m:ctrlPr>
                          <w:rPr>
                            <w:rFonts w:ascii="Cambria Math" w:hAnsi="Cambria Math" w:cs="Times New Roman"/>
                            <w:vertAlign w:val="subscript"/>
                          </w:rPr>
                        </m:ctrlPr>
                      </m:sSubPr>
                      <m:e>
                        <m:r>
                          <w:rPr>
                            <w:rFonts w:ascii="Cambria Math" w:hAnsi="Cambria Math" w:cs="Times New Roman"/>
                            <w:vertAlign w:val="subscript"/>
                          </w:rPr>
                          <m:t xml:space="preserve"> f</m:t>
                        </m:r>
                      </m:e>
                      <m:sub>
                        <m:r>
                          <w:rPr>
                            <w:rFonts w:ascii="Cambria Math" w:hAnsi="Cambria Math" w:cs="Times New Roman"/>
                            <w:vertAlign w:val="subscript"/>
                          </w:rPr>
                          <m:t>SSVEP</m:t>
                        </m:r>
                      </m:sub>
                    </m:sSub>
                    <m:r>
                      <w:rPr>
                        <w:rFonts w:ascii="Cambria Math" w:hAnsi="Cambria Math" w:cs="Times New Roman"/>
                      </w:rPr>
                      <m:t>+5 Hz</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 xml:space="preserve"> f</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vertAlign w:val="subscript"/>
                      </w:rPr>
                    </m:ctrlPr>
                  </m:sSubPr>
                  <m:e>
                    <m:r>
                      <w:rPr>
                        <w:rFonts w:ascii="Cambria Math" w:hAnsi="Cambria Math" w:cs="Times New Roman"/>
                        <w:vertAlign w:val="subscript"/>
                      </w:rPr>
                      <m:t>f</m:t>
                    </m:r>
                  </m:e>
                  <m:sub>
                    <m:r>
                      <w:rPr>
                        <w:rFonts w:ascii="Cambria Math" w:hAnsi="Cambria Math" w:cs="Times New Roman"/>
                        <w:vertAlign w:val="subscript"/>
                      </w:rPr>
                      <m:t>SSVEP</m:t>
                    </m:r>
                  </m:sub>
                </m:sSub>
              </m:sub>
              <m:sup/>
              <m:e>
                <m:r>
                  <w:rPr>
                    <w:rFonts w:ascii="Cambria Math" w:hAnsi="Cambria Math" w:cs="Times New Roman"/>
                  </w:rPr>
                  <m:t>P(</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i</m:t>
                    </m:r>
                  </m:sub>
                </m:sSub>
                <m:r>
                  <w:rPr>
                    <w:rFonts w:ascii="Cambria Math" w:hAnsi="Cambria Math" w:cs="Times New Roman"/>
                  </w:rPr>
                  <m:t>)</m:t>
                </m:r>
              </m:e>
            </m:nary>
          </m:den>
        </m:f>
      </m:oMath>
      <w:r>
        <w:rPr>
          <w:rFonts w:ascii="Times New Roman" w:hAnsi="Times New Roman" w:cs="Times New Roman" w:hint="eastAsia"/>
        </w:rPr>
        <w:t xml:space="preserve">                           (4)</w:t>
      </w:r>
    </w:p>
    <w:p w14:paraId="424DFFF7" w14:textId="77777777" w:rsidR="00D766A9" w:rsidRPr="009756C3" w:rsidRDefault="00D766A9" w:rsidP="00D766A9">
      <w:pPr>
        <w:spacing w:line="276" w:lineRule="auto"/>
        <w:jc w:val="both"/>
        <w:rPr>
          <w:rFonts w:ascii="Times New Roman" w:hAnsi="Times New Roman" w:cs="Times New Roman"/>
        </w:rPr>
      </w:pPr>
      <w:r w:rsidRPr="000441D3">
        <w:rPr>
          <w:rFonts w:ascii="Times New Roman" w:hAnsi="Times New Roman" w:cs="Times New Roman"/>
          <w:i/>
          <w:iCs/>
        </w:rPr>
        <w:lastRenderedPageBreak/>
        <w:t>EEG resistance to EOG, facial and motion artifact.</w:t>
      </w:r>
      <w:r w:rsidRPr="00146154">
        <w:rPr>
          <w:rFonts w:ascii="Times New Roman" w:hAnsi="Times New Roman" w:cs="Times New Roman"/>
          <w:b/>
          <w:bCs/>
        </w:rPr>
        <w:t xml:space="preserve"> </w:t>
      </w:r>
      <w:r w:rsidRPr="009756C3">
        <w:rPr>
          <w:rFonts w:ascii="Times New Roman" w:hAnsi="Times New Roman" w:cs="Times New Roman"/>
        </w:rPr>
        <w:t>Artifact tolerance of ear EEG was assessed by intentionally introducing ocular, facial, and motion artifacts during continuous recording. Ocular artifacts included gentle and heavy blinking and directional gaze shifts (</w:t>
      </w:r>
      <w:r w:rsidRPr="009756C3">
        <w:rPr>
          <w:rFonts w:ascii="Times New Roman" w:hAnsi="Times New Roman" w:cs="Times New Roman"/>
          <w:b/>
          <w:bCs/>
        </w:rPr>
        <w:t>fig. S30</w:t>
      </w:r>
      <w:r w:rsidRPr="009756C3">
        <w:rPr>
          <w:rFonts w:ascii="Times New Roman" w:hAnsi="Times New Roman" w:cs="Times New Roman"/>
        </w:rPr>
        <w:t>). Facial artifacts included a closed-jaw grin showing the upper teeth and a mouth-open task standardized to a two-finger width</w:t>
      </w:r>
      <w:r>
        <w:rPr>
          <w:rFonts w:ascii="Times New Roman" w:hAnsi="Times New Roman" w:cs="Times New Roman" w:hint="eastAsia"/>
        </w:rPr>
        <w:t>, with</w:t>
      </w:r>
      <w:r w:rsidRPr="009756C3">
        <w:rPr>
          <w:rFonts w:ascii="Times New Roman" w:hAnsi="Times New Roman" w:cs="Times New Roman"/>
        </w:rPr>
        <w:t xml:space="preserve"> </w:t>
      </w:r>
      <w:r>
        <w:rPr>
          <w:rFonts w:ascii="Times New Roman" w:hAnsi="Times New Roman" w:cs="Times New Roman" w:hint="eastAsia"/>
        </w:rPr>
        <w:t>p</w:t>
      </w:r>
      <w:r w:rsidRPr="00290B3D">
        <w:rPr>
          <w:rFonts w:ascii="Times New Roman" w:hAnsi="Times New Roman" w:cs="Times New Roman"/>
        </w:rPr>
        <w:t>hoto examples provided</w:t>
      </w:r>
      <w:r w:rsidRPr="009756C3">
        <w:rPr>
          <w:rFonts w:ascii="Times New Roman" w:hAnsi="Times New Roman" w:cs="Times New Roman"/>
        </w:rPr>
        <w:t xml:space="preserve"> (</w:t>
      </w:r>
      <w:r w:rsidRPr="009756C3">
        <w:rPr>
          <w:rFonts w:ascii="Times New Roman" w:hAnsi="Times New Roman" w:cs="Times New Roman"/>
          <w:b/>
          <w:bCs/>
        </w:rPr>
        <w:t>fig. S31</w:t>
      </w:r>
      <w:r w:rsidRPr="009756C3">
        <w:rPr>
          <w:rFonts w:ascii="Times New Roman" w:hAnsi="Times New Roman" w:cs="Times New Roman"/>
        </w:rPr>
        <w:t xml:space="preserve">, </w:t>
      </w:r>
      <w:r w:rsidRPr="009756C3">
        <w:rPr>
          <w:rFonts w:ascii="Times New Roman" w:hAnsi="Times New Roman" w:cs="Times New Roman"/>
          <w:b/>
          <w:bCs/>
        </w:rPr>
        <w:t>A</w:t>
      </w:r>
      <w:r w:rsidRPr="009756C3">
        <w:rPr>
          <w:rFonts w:ascii="Times New Roman" w:hAnsi="Times New Roman" w:cs="Times New Roman"/>
        </w:rPr>
        <w:t xml:space="preserve"> to </w:t>
      </w:r>
      <w:r w:rsidRPr="009756C3">
        <w:rPr>
          <w:rFonts w:ascii="Times New Roman" w:hAnsi="Times New Roman" w:cs="Times New Roman"/>
          <w:b/>
          <w:bCs/>
        </w:rPr>
        <w:t>D</w:t>
      </w:r>
      <w:r w:rsidRPr="009756C3">
        <w:rPr>
          <w:rFonts w:ascii="Times New Roman" w:hAnsi="Times New Roman" w:cs="Times New Roman"/>
        </w:rPr>
        <w:t>). Motion artifacts were evaluated during slow head rotation to the left and right (</w:t>
      </w:r>
      <w:r w:rsidRPr="009756C3">
        <w:rPr>
          <w:rFonts w:ascii="Times New Roman" w:hAnsi="Times New Roman" w:cs="Times New Roman"/>
          <w:b/>
          <w:bCs/>
        </w:rPr>
        <w:t>fig. S31E</w:t>
      </w:r>
      <w:r w:rsidRPr="009756C3">
        <w:rPr>
          <w:rFonts w:ascii="Times New Roman" w:hAnsi="Times New Roman" w:cs="Times New Roman"/>
        </w:rPr>
        <w:t>).</w:t>
      </w:r>
    </w:p>
    <w:p w14:paraId="45617614" w14:textId="77777777" w:rsidR="00D766A9" w:rsidRDefault="00D766A9" w:rsidP="00D766A9">
      <w:pPr>
        <w:spacing w:line="276" w:lineRule="auto"/>
        <w:jc w:val="both"/>
        <w:rPr>
          <w:rFonts w:ascii="Times New Roman" w:hAnsi="Times New Roman" w:cs="Times New Roman"/>
        </w:rPr>
      </w:pPr>
      <w:r w:rsidRPr="00722061">
        <w:rPr>
          <w:rFonts w:ascii="Times New Roman" w:hAnsi="Times New Roman" w:cs="Times New Roman"/>
          <w:i/>
          <w:iCs/>
        </w:rPr>
        <w:t xml:space="preserve">PPG </w:t>
      </w:r>
      <w:r>
        <w:rPr>
          <w:rFonts w:ascii="Times New Roman" w:hAnsi="Times New Roman" w:cs="Times New Roman" w:hint="eastAsia"/>
          <w:i/>
          <w:iCs/>
        </w:rPr>
        <w:t>signal processing</w:t>
      </w:r>
      <w:r w:rsidRPr="00722061">
        <w:rPr>
          <w:rFonts w:ascii="Times New Roman" w:hAnsi="Times New Roman" w:cs="Times New Roman"/>
          <w:i/>
          <w:iCs/>
        </w:rPr>
        <w:t>.</w:t>
      </w:r>
      <w:r>
        <w:rPr>
          <w:rFonts w:ascii="Times New Roman" w:hAnsi="Times New Roman" w:cs="Times New Roman" w:hint="eastAsia"/>
        </w:rPr>
        <w:t xml:space="preserve"> </w:t>
      </w:r>
      <w:r w:rsidRPr="009D0E37">
        <w:rPr>
          <w:rFonts w:ascii="Times New Roman" w:hAnsi="Times New Roman" w:cs="Times New Roman"/>
        </w:rPr>
        <w:t xml:space="preserve">Green-light PPG (530 nm) was used for </w:t>
      </w:r>
      <w:r>
        <w:rPr>
          <w:rFonts w:ascii="Times New Roman" w:hAnsi="Times New Roman" w:cs="Times New Roman" w:hint="eastAsia"/>
        </w:rPr>
        <w:t>HR</w:t>
      </w:r>
      <w:r w:rsidRPr="009D0E37">
        <w:rPr>
          <w:rFonts w:ascii="Times New Roman" w:hAnsi="Times New Roman" w:cs="Times New Roman"/>
        </w:rPr>
        <w:t xml:space="preserve"> and </w:t>
      </w:r>
      <w:r>
        <w:rPr>
          <w:rFonts w:ascii="Times New Roman" w:hAnsi="Times New Roman" w:cs="Times New Roman" w:hint="eastAsia"/>
        </w:rPr>
        <w:t>RR</w:t>
      </w:r>
      <w:r w:rsidRPr="009D0E37">
        <w:rPr>
          <w:rFonts w:ascii="Times New Roman" w:hAnsi="Times New Roman" w:cs="Times New Roman"/>
        </w:rPr>
        <w:t xml:space="preserve"> estimation, whereas red (660 nm) and </w:t>
      </w:r>
      <w:r>
        <w:rPr>
          <w:rFonts w:ascii="Times New Roman" w:hAnsi="Times New Roman" w:cs="Times New Roman" w:hint="eastAsia"/>
        </w:rPr>
        <w:t>IR</w:t>
      </w:r>
      <w:r w:rsidRPr="009D0E37">
        <w:rPr>
          <w:rFonts w:ascii="Times New Roman" w:hAnsi="Times New Roman" w:cs="Times New Roman"/>
        </w:rPr>
        <w:t xml:space="preserve"> (880 nm) PPG were used for SpO</w:t>
      </w:r>
      <w:r w:rsidRPr="009D0E37">
        <w:rPr>
          <w:rFonts w:ascii="Times New Roman" w:hAnsi="Times New Roman" w:cs="Times New Roman"/>
          <w:vertAlign w:val="subscript"/>
        </w:rPr>
        <w:t>2</w:t>
      </w:r>
      <w:r w:rsidRPr="009D0E37">
        <w:rPr>
          <w:rFonts w:ascii="Times New Roman" w:hAnsi="Times New Roman" w:cs="Times New Roman"/>
        </w:rPr>
        <w:t xml:space="preserve"> estimation. For HR and RR analysis, the green-channel signal was band-pass filtered at 0.5–5 Hz and 0.1–0.8 Hz, respectively (</w:t>
      </w:r>
      <w:r w:rsidRPr="009D0E37">
        <w:rPr>
          <w:rFonts w:ascii="Times New Roman" w:hAnsi="Times New Roman" w:cs="Times New Roman"/>
          <w:b/>
          <w:bCs/>
        </w:rPr>
        <w:t>Fig. 3D</w:t>
      </w:r>
      <w:r w:rsidRPr="009D0E37">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 xml:space="preserve">The SNRs of pulse and respiration signals were calculated from the RMS ratio between the </w:t>
      </w:r>
      <w:r>
        <w:rPr>
          <w:rFonts w:ascii="Times New Roman" w:hAnsi="Times New Roman" w:cs="Times New Roman" w:hint="eastAsia"/>
        </w:rPr>
        <w:t xml:space="preserve">bandpass filtered </w:t>
      </w:r>
      <w:r w:rsidRPr="00E022E2">
        <w:rPr>
          <w:rFonts w:ascii="Times New Roman" w:hAnsi="Times New Roman" w:cs="Times New Roman"/>
        </w:rPr>
        <w:t>green-</w:t>
      </w:r>
      <w:r>
        <w:rPr>
          <w:rFonts w:ascii="Times New Roman" w:hAnsi="Times New Roman" w:cs="Times New Roman" w:hint="eastAsia"/>
        </w:rPr>
        <w:t>light</w:t>
      </w:r>
      <w:r w:rsidRPr="00E022E2">
        <w:rPr>
          <w:rFonts w:ascii="Times New Roman" w:hAnsi="Times New Roman" w:cs="Times New Roman"/>
        </w:rPr>
        <w:t xml:space="preserve"> PPG signal and high-frequency noise estimated by high-pass filtering above 5 Hz (</w:t>
      </w:r>
      <w:r w:rsidRPr="00E022E2">
        <w:rPr>
          <w:rFonts w:ascii="Times New Roman" w:hAnsi="Times New Roman" w:cs="Times New Roman"/>
          <w:b/>
          <w:bCs/>
        </w:rPr>
        <w:t>fig. S46</w:t>
      </w:r>
      <w:r w:rsidRPr="00E022E2">
        <w:rPr>
          <w:rFonts w:ascii="Times New Roman" w:hAnsi="Times New Roman" w:cs="Times New Roman"/>
        </w:rPr>
        <w:t>):</w:t>
      </w:r>
    </w:p>
    <w:p w14:paraId="46FBC4D1" w14:textId="77777777" w:rsidR="00D766A9" w:rsidRPr="00146154" w:rsidRDefault="00D766A9" w:rsidP="00D766A9">
      <w:pPr>
        <w:spacing w:line="276" w:lineRule="auto"/>
        <w:jc w:val="right"/>
        <w:rPr>
          <w:rFonts w:ascii="Times New Roman" w:hAnsi="Times New Roman" w:cs="Times New Roman"/>
        </w:rPr>
      </w:pPr>
      <m:oMath>
        <m:r>
          <w:rPr>
            <w:rFonts w:ascii="Cambria Math" w:hAnsi="Cambria Math" w:cs="Times New Roman"/>
          </w:rPr>
          <m:t>SNR=20*</m:t>
        </m:r>
        <m:sSub>
          <m:sSubPr>
            <m:ctrlPr>
              <w:rPr>
                <w:rFonts w:ascii="Cambria Math" w:hAnsi="Cambria Math" w:cs="Times New Roman"/>
                <w:i/>
              </w:rPr>
            </m:ctrlPr>
          </m:sSubPr>
          <m:e>
            <m:r>
              <w:rPr>
                <w:rFonts w:ascii="Cambria Math" w:hAnsi="Cambria Math" w:cs="Times New Roman"/>
              </w:rPr>
              <m:t>log</m:t>
            </m:r>
          </m:e>
          <m:sub>
            <m:r>
              <w:rPr>
                <w:rFonts w:ascii="Cambria Math" w:hAnsi="Cambria Math" w:cs="Times New Roman"/>
              </w:rPr>
              <m:t>10</m:t>
            </m:r>
          </m:sub>
        </m:sSub>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RMS</m:t>
                </m:r>
              </m:e>
              <m:sub>
                <m:r>
                  <w:rPr>
                    <w:rFonts w:ascii="Cambria Math" w:hAnsi="Cambria Math" w:cs="Times New Roman"/>
                  </w:rPr>
                  <m:t>PPG</m:t>
                </m:r>
              </m:sub>
            </m:sSub>
          </m:num>
          <m:den>
            <m:sSub>
              <m:sSubPr>
                <m:ctrlPr>
                  <w:rPr>
                    <w:rFonts w:ascii="Cambria Math" w:hAnsi="Cambria Math" w:cs="Times New Roman"/>
                    <w:i/>
                  </w:rPr>
                </m:ctrlPr>
              </m:sSubPr>
              <m:e>
                <m:r>
                  <w:rPr>
                    <w:rFonts w:ascii="Cambria Math" w:hAnsi="Cambria Math" w:cs="Times New Roman"/>
                  </w:rPr>
                  <m:t>RMS</m:t>
                </m:r>
              </m:e>
              <m:sub>
                <m:r>
                  <w:rPr>
                    <w:rFonts w:ascii="Cambria Math" w:hAnsi="Cambria Math" w:cs="Times New Roman"/>
                  </w:rPr>
                  <m:t>noise</m:t>
                </m:r>
              </m:sub>
            </m:sSub>
          </m:den>
        </m:f>
      </m:oMath>
      <w:r>
        <w:rPr>
          <w:rFonts w:ascii="Times New Roman" w:hAnsi="Times New Roman" w:cs="Times New Roman" w:hint="eastAsia"/>
        </w:rPr>
        <w:t xml:space="preserve">                                                 (5)</w:t>
      </w:r>
    </w:p>
    <w:p w14:paraId="43BA60D0" w14:textId="77777777" w:rsidR="00D766A9" w:rsidRDefault="00D766A9" w:rsidP="00D766A9">
      <w:pPr>
        <w:spacing w:line="276" w:lineRule="auto"/>
        <w:jc w:val="both"/>
        <w:rPr>
          <w:rFonts w:ascii="Times New Roman" w:hAnsi="Times New Roman" w:cs="Times New Roman"/>
        </w:rPr>
      </w:pPr>
      <w:r w:rsidRPr="00290B3D">
        <w:rPr>
          <w:rFonts w:ascii="Times New Roman" w:hAnsi="Times New Roman" w:cs="Times New Roman"/>
        </w:rPr>
        <w:t>For SpO</w:t>
      </w:r>
      <w:r w:rsidRPr="00290B3D">
        <w:rPr>
          <w:rFonts w:ascii="Times New Roman" w:hAnsi="Times New Roman" w:cs="Times New Roman" w:hint="eastAsia"/>
          <w:vertAlign w:val="subscript"/>
        </w:rPr>
        <w:t>2</w:t>
      </w:r>
      <w:r w:rsidRPr="00290B3D">
        <w:rPr>
          <w:rFonts w:ascii="Times New Roman" w:hAnsi="Times New Roman" w:cs="Times New Roman"/>
        </w:rPr>
        <w:t xml:space="preserve"> estimation, red and IR PPG signals were band-pass filtered between 0.5 and 5 Hz. SpO</w:t>
      </w:r>
      <w:r w:rsidRPr="00290B3D">
        <w:rPr>
          <w:rFonts w:ascii="Times New Roman" w:hAnsi="Times New Roman" w:cs="Times New Roman" w:hint="eastAsia"/>
          <w:vertAlign w:val="subscript"/>
        </w:rPr>
        <w:t>2</w:t>
      </w:r>
      <w:r>
        <w:rPr>
          <w:rFonts w:ascii="Times New Roman" w:hAnsi="Times New Roman" w:cs="Times New Roman" w:hint="eastAsia"/>
          <w:vertAlign w:val="subscript"/>
        </w:rPr>
        <w:t xml:space="preserve"> </w:t>
      </w:r>
      <w:r w:rsidRPr="00E022E2">
        <w:rPr>
          <w:rFonts w:ascii="Times New Roman" w:hAnsi="Times New Roman" w:cs="Times New Roman"/>
        </w:rPr>
        <w:t>was derived from</w:t>
      </w:r>
      <w:r>
        <w:rPr>
          <w:rFonts w:ascii="Times New Roman" w:hAnsi="Times New Roman" w:cs="Times New Roman" w:hint="eastAsia"/>
        </w:rPr>
        <w:t xml:space="preserve"> ratio of AC-to-DC r</w:t>
      </w:r>
      <w:r w:rsidRPr="00290B3D">
        <w:rPr>
          <w:rFonts w:ascii="Times New Roman" w:hAnsi="Times New Roman" w:cs="Times New Roman"/>
        </w:rPr>
        <w:t>atios</w:t>
      </w:r>
      <w:r>
        <w:rPr>
          <w:rFonts w:ascii="Times New Roman" w:hAnsi="Times New Roman" w:cs="Times New Roman" w:hint="eastAsia"/>
        </w:rPr>
        <w:t>,</w:t>
      </w:r>
      <w:r w:rsidRPr="00290B3D">
        <w:rPr>
          <w:rFonts w:ascii="Times New Roman" w:hAnsi="Times New Roman" w:cs="Times New Roman"/>
        </w:rPr>
        <w:t xml:space="preserve"> </w:t>
      </w:r>
      <w:r w:rsidRPr="00E022E2">
        <w:rPr>
          <w:rFonts w:ascii="Times New Roman" w:hAnsi="Times New Roman" w:cs="Times New Roman"/>
        </w:rPr>
        <w:t>R</w:t>
      </w:r>
      <w:r>
        <w:rPr>
          <w:rFonts w:ascii="Times New Roman" w:hAnsi="Times New Roman" w:cs="Times New Roman" w:hint="eastAsia"/>
        </w:rPr>
        <w:t xml:space="preserve"> </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(AC</w:t>
      </w:r>
      <w:r w:rsidRPr="00E022E2">
        <w:rPr>
          <w:rFonts w:ascii="Times New Roman" w:hAnsi="Times New Roman" w:cs="Times New Roman"/>
          <w:vertAlign w:val="subscript"/>
        </w:rPr>
        <w:t>red</w:t>
      </w:r>
      <w:r>
        <w:rPr>
          <w:rFonts w:ascii="Times New Roman" w:hAnsi="Times New Roman" w:cs="Times New Roman" w:hint="eastAsia"/>
          <w:vertAlign w:val="subscript"/>
        </w:rPr>
        <w:t xml:space="preserve"> </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DC</w:t>
      </w:r>
      <w:r w:rsidRPr="00E022E2">
        <w:rPr>
          <w:rFonts w:ascii="Times New Roman" w:hAnsi="Times New Roman" w:cs="Times New Roman"/>
          <w:vertAlign w:val="subscript"/>
        </w:rPr>
        <w:t>red</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(AC</w:t>
      </w:r>
      <w:r w:rsidRPr="00E022E2">
        <w:rPr>
          <w:rFonts w:ascii="Times New Roman" w:hAnsi="Times New Roman" w:cs="Times New Roman"/>
          <w:vertAlign w:val="subscript"/>
        </w:rPr>
        <w:t>IR</w:t>
      </w:r>
      <w:r>
        <w:rPr>
          <w:rFonts w:ascii="Times New Roman" w:hAnsi="Times New Roman" w:cs="Times New Roman" w:hint="eastAsia"/>
          <w:vertAlign w:val="subscript"/>
        </w:rPr>
        <w:t xml:space="preserve"> </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DC</w:t>
      </w:r>
      <w:r w:rsidRPr="00E022E2">
        <w:rPr>
          <w:rFonts w:ascii="Times New Roman" w:hAnsi="Times New Roman" w:cs="Times New Roman"/>
          <w:vertAlign w:val="subscript"/>
        </w:rPr>
        <w:t>IR</w:t>
      </w:r>
      <w:r w:rsidRPr="00E022E2">
        <w:rPr>
          <w:rFonts w:ascii="Times New Roman" w:hAnsi="Times New Roman" w:cs="Times New Roman"/>
        </w:rPr>
        <w:t>​)</w:t>
      </w:r>
      <w:r>
        <w:rPr>
          <w:rFonts w:ascii="Times New Roman" w:hAnsi="Times New Roman" w:cs="Times New Roman" w:hint="eastAsia"/>
        </w:rPr>
        <w:t xml:space="preserve">, using </w:t>
      </w:r>
      <w:r w:rsidRPr="00290B3D">
        <w:rPr>
          <w:rFonts w:ascii="Times New Roman" w:hAnsi="Times New Roman" w:cs="Times New Roman"/>
        </w:rPr>
        <w:t>SpO</w:t>
      </w:r>
      <w:r w:rsidRPr="00290B3D">
        <w:rPr>
          <w:rFonts w:ascii="Times New Roman" w:hAnsi="Times New Roman" w:cs="Times New Roman" w:hint="eastAsia"/>
          <w:vertAlign w:val="subscript"/>
        </w:rPr>
        <w:t>2</w:t>
      </w:r>
      <w:r>
        <w:rPr>
          <w:rFonts w:ascii="Times New Roman" w:hAnsi="Times New Roman" w:cs="Times New Roman" w:hint="eastAsia"/>
          <w:vertAlign w:val="subscript"/>
        </w:rPr>
        <w:t xml:space="preserve"> </w:t>
      </w:r>
      <w:r>
        <w:rPr>
          <w:rFonts w:ascii="Times New Roman" w:hAnsi="Times New Roman" w:cs="Times New Roman" w:hint="eastAsia"/>
        </w:rPr>
        <w:t xml:space="preserve"> </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110</w:t>
      </w:r>
      <w:r>
        <w:rPr>
          <w:rFonts w:ascii="Times New Roman" w:hAnsi="Times New Roman" w:cs="Times New Roman" w:hint="eastAsia"/>
        </w:rPr>
        <w:t xml:space="preserve"> </w:t>
      </w:r>
      <w:r w:rsidRPr="00E022E2">
        <w:rPr>
          <w:rFonts w:ascii="Times New Roman" w:hAnsi="Times New Roman" w:cs="Times New Roman"/>
        </w:rPr>
        <w:t>−</w:t>
      </w:r>
      <w:r>
        <w:rPr>
          <w:rFonts w:ascii="Times New Roman" w:hAnsi="Times New Roman" w:cs="Times New Roman" w:hint="eastAsia"/>
        </w:rPr>
        <w:t xml:space="preserve"> </w:t>
      </w:r>
      <w:r w:rsidRPr="00E022E2">
        <w:rPr>
          <w:rFonts w:ascii="Times New Roman" w:hAnsi="Times New Roman" w:cs="Times New Roman"/>
        </w:rPr>
        <w:t>22R</w:t>
      </w:r>
      <w:r>
        <w:rPr>
          <w:rFonts w:ascii="Times New Roman" w:hAnsi="Times New Roman" w:cs="Times New Roman" w:hint="eastAsia"/>
        </w:rPr>
        <w:t>.</w:t>
      </w:r>
    </w:p>
    <w:p w14:paraId="6020F210" w14:textId="77777777" w:rsidR="00D766A9" w:rsidRPr="00F56127" w:rsidRDefault="00D766A9" w:rsidP="00D766A9">
      <w:pPr>
        <w:spacing w:line="276" w:lineRule="auto"/>
        <w:jc w:val="both"/>
        <w:rPr>
          <w:rFonts w:ascii="Times New Roman" w:hAnsi="Times New Roman" w:cs="Times New Roman"/>
          <w:u w:val="single"/>
        </w:rPr>
      </w:pPr>
      <w:r w:rsidRPr="00F56127">
        <w:rPr>
          <w:rFonts w:ascii="Times New Roman" w:hAnsi="Times New Roman" w:cs="Times New Roman" w:hint="eastAsia"/>
          <w:u w:val="single"/>
        </w:rPr>
        <w:t>Monitoring of daily activities using EarSense</w:t>
      </w:r>
    </w:p>
    <w:p w14:paraId="6AF33C3B" w14:textId="77777777" w:rsidR="00D766A9" w:rsidRDefault="00D766A9" w:rsidP="00D766A9">
      <w:pPr>
        <w:spacing w:line="276" w:lineRule="auto"/>
        <w:jc w:val="both"/>
        <w:rPr>
          <w:rFonts w:ascii="Times New Roman" w:hAnsi="Times New Roman" w:cs="Times New Roman"/>
          <w:u w:val="single"/>
        </w:rPr>
      </w:pPr>
      <w:r w:rsidRPr="00FE6B08">
        <w:rPr>
          <w:rFonts w:ascii="Times New Roman" w:hAnsi="Times New Roman" w:cs="Times New Roman"/>
        </w:rPr>
        <w:t>The fully assembled EarSense was evaluated in on-body applications including daily activity monitoring, affective-state assessment, and overnight sleep monitoring. In the integrated wireless system, EEG, PPG, core body temperature, GSR, and IMU were sampled at 200, 100, 1, 1, and 20 Hz, respectively. All subjects wore EarSense in the left ear to maintain recording from the same hemisphere. Continuous multimodal physiological signals were recorded over 24 h during typical daily activities, including office work, meals, laboratory work, exercise, entertainment, and sleep (</w:t>
      </w:r>
      <w:r w:rsidRPr="00FE6B08">
        <w:rPr>
          <w:rFonts w:ascii="Times New Roman" w:hAnsi="Times New Roman" w:cs="Times New Roman"/>
          <w:b/>
          <w:bCs/>
        </w:rPr>
        <w:t>Fig. 3G</w:t>
      </w:r>
      <w:r w:rsidRPr="00FE6B08">
        <w:rPr>
          <w:rFonts w:ascii="Times New Roman" w:hAnsi="Times New Roman" w:cs="Times New Roman"/>
        </w:rPr>
        <w:t>). Data were acquired continuously, with battery recharging performed as needed to maintain uninterrupted recording.</w:t>
      </w:r>
      <w:r w:rsidRPr="00FE6B08">
        <w:rPr>
          <w:rFonts w:ascii="Times New Roman" w:hAnsi="Times New Roman" w:cs="Times New Roman"/>
          <w:u w:val="single"/>
        </w:rPr>
        <w:t xml:space="preserve"> </w:t>
      </w:r>
    </w:p>
    <w:p w14:paraId="105A9D45" w14:textId="77777777" w:rsidR="00D766A9" w:rsidRPr="002D393A" w:rsidRDefault="00D766A9" w:rsidP="00D766A9">
      <w:pPr>
        <w:spacing w:line="276" w:lineRule="auto"/>
        <w:jc w:val="both"/>
        <w:rPr>
          <w:rFonts w:ascii="Times New Roman" w:hAnsi="Times New Roman" w:cs="Times New Roman"/>
          <w:u w:val="single"/>
        </w:rPr>
      </w:pPr>
      <w:r w:rsidRPr="002D393A">
        <w:rPr>
          <w:rFonts w:ascii="Times New Roman" w:hAnsi="Times New Roman" w:cs="Times New Roman"/>
          <w:u w:val="single"/>
        </w:rPr>
        <w:t xml:space="preserve">Affective state monitoring using EarSense </w:t>
      </w:r>
    </w:p>
    <w:p w14:paraId="7F502107" w14:textId="77777777" w:rsidR="00D766A9" w:rsidRDefault="00D766A9" w:rsidP="00D766A9">
      <w:pPr>
        <w:spacing w:line="276" w:lineRule="auto"/>
        <w:jc w:val="both"/>
        <w:rPr>
          <w:rFonts w:ascii="Times New Roman" w:hAnsi="Times New Roman" w:cs="Times New Roman"/>
        </w:rPr>
      </w:pPr>
      <w:r w:rsidRPr="002D393A">
        <w:rPr>
          <w:rFonts w:ascii="Times New Roman" w:hAnsi="Times New Roman" w:cs="Times New Roman"/>
          <w:i/>
          <w:iCs/>
        </w:rPr>
        <w:t>Subject recruitment.</w:t>
      </w:r>
      <w:r w:rsidRPr="00146154">
        <w:rPr>
          <w:rFonts w:ascii="Times New Roman" w:hAnsi="Times New Roman" w:cs="Times New Roman"/>
        </w:rPr>
        <w:t xml:space="preserve"> </w:t>
      </w:r>
      <w:r w:rsidRPr="007B6A6D">
        <w:rPr>
          <w:rFonts w:ascii="Times New Roman" w:hAnsi="Times New Roman" w:cs="Times New Roman"/>
        </w:rPr>
        <w:t xml:space="preserve">Affective-state monitoring was conducted on healthy human participants under protocols approved by the California Institute of Technology Institutional Review Board (IRB No. 25-1537). </w:t>
      </w:r>
      <w:r>
        <w:rPr>
          <w:rFonts w:ascii="Times New Roman" w:hAnsi="Times New Roman" w:cs="Times New Roman" w:hint="eastAsia"/>
        </w:rPr>
        <w:t>15</w:t>
      </w:r>
      <w:r w:rsidRPr="007B6A6D">
        <w:rPr>
          <w:rFonts w:ascii="Times New Roman" w:hAnsi="Times New Roman" w:cs="Times New Roman"/>
        </w:rPr>
        <w:t xml:space="preserve"> participants (11 males and 4 females; age 25–32 years) were recruited from the Caltech campus and surrounding communities. All participants reported no history of ear infection or other ear-related disorders, no diagnosed anxiety or depression, and no susceptibility to visually induced motion sickness. Written informed consent was obtained from all participants.</w:t>
      </w:r>
    </w:p>
    <w:p w14:paraId="400FF5E4" w14:textId="77777777" w:rsidR="00D766A9" w:rsidRPr="00146154" w:rsidRDefault="00D766A9" w:rsidP="00D766A9">
      <w:pPr>
        <w:spacing w:line="276" w:lineRule="auto"/>
        <w:jc w:val="both"/>
        <w:rPr>
          <w:rFonts w:ascii="Times New Roman" w:hAnsi="Times New Roman" w:cs="Times New Roman"/>
        </w:rPr>
      </w:pPr>
      <w:r w:rsidRPr="002D393A">
        <w:rPr>
          <w:rFonts w:ascii="Times New Roman" w:hAnsi="Times New Roman" w:cs="Times New Roman"/>
          <w:i/>
          <w:iCs/>
        </w:rPr>
        <w:t>Affective state monitoring protocol.</w:t>
      </w:r>
      <w:r w:rsidRPr="00146154">
        <w:rPr>
          <w:rFonts w:ascii="Times New Roman" w:hAnsi="Times New Roman" w:cs="Times New Roman"/>
        </w:rPr>
        <w:t xml:space="preserve"> </w:t>
      </w:r>
      <w:r w:rsidRPr="007B6A6D">
        <w:rPr>
          <w:rFonts w:ascii="Times New Roman" w:hAnsi="Times New Roman" w:cs="Times New Roman"/>
        </w:rPr>
        <w:t xml:space="preserve">Before testing, ear canals were cleaned using over-the-counter non-mechanical ear-cleaning solution, and the postauricular and mastoid regions were cleaned with alcohol wipes to improve electrode contact. Participants were instructed to avoid food, alcohol, caffeine, and exercise for at least 3 h before the experiment. During testing, multimodal </w:t>
      </w:r>
      <w:r w:rsidRPr="007B6A6D">
        <w:rPr>
          <w:rFonts w:ascii="Times New Roman" w:hAnsi="Times New Roman" w:cs="Times New Roman"/>
        </w:rPr>
        <w:lastRenderedPageBreak/>
        <w:t xml:space="preserve">physiological signals were recorded continuously with EarSense, and questionnaires were administered after each task. </w:t>
      </w:r>
      <w:r w:rsidRPr="00146154">
        <w:rPr>
          <w:rFonts w:ascii="Times New Roman" w:hAnsi="Times New Roman" w:cs="Times New Roman"/>
        </w:rPr>
        <w:t>Affective states were assessed using the Positive and Negative Affect Schedule (PANAS) and the State–Trait Anxiety Inventory–Y</w:t>
      </w:r>
      <w:r>
        <w:rPr>
          <w:rFonts w:ascii="Times New Roman" w:hAnsi="Times New Roman" w:cs="Times New Roman" w:hint="eastAsia"/>
        </w:rPr>
        <w:t>1</w:t>
      </w:r>
      <w:r w:rsidRPr="00146154">
        <w:rPr>
          <w:rFonts w:ascii="Times New Roman" w:hAnsi="Times New Roman" w:cs="Times New Roman"/>
        </w:rPr>
        <w:t xml:space="preserve"> (STAI-Y</w:t>
      </w:r>
      <w:r>
        <w:rPr>
          <w:rFonts w:ascii="Times New Roman" w:hAnsi="Times New Roman" w:cs="Times New Roman" w:hint="eastAsia"/>
        </w:rPr>
        <w:t>1)</w:t>
      </w:r>
      <w:r w:rsidRPr="00146154">
        <w:rPr>
          <w:rFonts w:ascii="Times New Roman" w:hAnsi="Times New Roman" w:cs="Times New Roman"/>
        </w:rPr>
        <w:t xml:space="preserve">. </w:t>
      </w:r>
    </w:p>
    <w:p w14:paraId="3F58F87B" w14:textId="77777777" w:rsidR="00D766A9" w:rsidRPr="00146154" w:rsidRDefault="00D766A9" w:rsidP="00D766A9">
      <w:pPr>
        <w:spacing w:line="276" w:lineRule="auto"/>
        <w:jc w:val="both"/>
        <w:rPr>
          <w:rFonts w:ascii="Times New Roman" w:hAnsi="Times New Roman" w:cs="Times New Roman"/>
        </w:rPr>
      </w:pPr>
      <w:r>
        <w:rPr>
          <w:rFonts w:ascii="Times New Roman" w:hAnsi="Times New Roman" w:cs="Times New Roman" w:hint="eastAsia"/>
          <w:i/>
          <w:iCs/>
        </w:rPr>
        <w:t>C</w:t>
      </w:r>
      <w:r w:rsidRPr="00114DD6">
        <w:rPr>
          <w:rFonts w:ascii="Times New Roman" w:hAnsi="Times New Roman" w:cs="Times New Roman" w:hint="eastAsia"/>
          <w:i/>
          <w:iCs/>
        </w:rPr>
        <w:t>old pressor test (</w:t>
      </w:r>
      <w:r w:rsidRPr="00114DD6">
        <w:rPr>
          <w:rFonts w:ascii="Times New Roman" w:hAnsi="Times New Roman" w:cs="Times New Roman"/>
          <w:i/>
          <w:iCs/>
        </w:rPr>
        <w:t>CPT</w:t>
      </w:r>
      <w:r w:rsidRPr="00114DD6">
        <w:rPr>
          <w:rFonts w:ascii="Times New Roman" w:hAnsi="Times New Roman" w:cs="Times New Roman" w:hint="eastAsia"/>
          <w:i/>
          <w:iCs/>
        </w:rPr>
        <w:t>)</w:t>
      </w:r>
      <w:r w:rsidRPr="00114DD6">
        <w:rPr>
          <w:rFonts w:ascii="Times New Roman" w:hAnsi="Times New Roman" w:cs="Times New Roman"/>
          <w:i/>
          <w:iCs/>
        </w:rPr>
        <w:t>.</w:t>
      </w:r>
      <w:r w:rsidRPr="00146154">
        <w:rPr>
          <w:rFonts w:ascii="Times New Roman" w:hAnsi="Times New Roman" w:cs="Times New Roman"/>
        </w:rPr>
        <w:t xml:space="preserve"> </w:t>
      </w:r>
      <w:r w:rsidRPr="00142649">
        <w:rPr>
          <w:rFonts w:ascii="Times New Roman" w:hAnsi="Times New Roman" w:cs="Times New Roman"/>
        </w:rPr>
        <w:t xml:space="preserve">Participants first rested for 5 min after wearing EarSense, followed by continuous recording during relaxation, </w:t>
      </w:r>
      <w:r>
        <w:rPr>
          <w:rFonts w:ascii="Times New Roman" w:hAnsi="Times New Roman" w:cs="Times New Roman" w:hint="eastAsia"/>
        </w:rPr>
        <w:t>CPT</w:t>
      </w:r>
      <w:r w:rsidRPr="00142649">
        <w:rPr>
          <w:rFonts w:ascii="Times New Roman" w:hAnsi="Times New Roman" w:cs="Times New Roman"/>
        </w:rPr>
        <w:t>, and recovery. The relaxation phase lasted 10 min</w:t>
      </w:r>
      <w:r>
        <w:rPr>
          <w:rFonts w:ascii="Times New Roman" w:hAnsi="Times New Roman" w:cs="Times New Roman" w:hint="eastAsia"/>
        </w:rPr>
        <w:t xml:space="preserve">, followed by a </w:t>
      </w:r>
      <w:r w:rsidRPr="00142649">
        <w:rPr>
          <w:rFonts w:ascii="Times New Roman" w:hAnsi="Times New Roman" w:cs="Times New Roman"/>
        </w:rPr>
        <w:t xml:space="preserve">5-min </w:t>
      </w:r>
      <w:r>
        <w:rPr>
          <w:rFonts w:ascii="Times New Roman" w:hAnsi="Times New Roman" w:cs="Times New Roman" w:hint="eastAsia"/>
        </w:rPr>
        <w:t>CPT</w:t>
      </w:r>
      <w:r w:rsidRPr="00142649">
        <w:rPr>
          <w:rFonts w:ascii="Times New Roman" w:hAnsi="Times New Roman" w:cs="Times New Roman"/>
        </w:rPr>
        <w:t xml:space="preserve"> by immersing one hand up to the forearm in ice water</w:t>
      </w:r>
      <w:r>
        <w:rPr>
          <w:rFonts w:ascii="Times New Roman" w:hAnsi="Times New Roman" w:cs="Times New Roman" w:hint="eastAsia"/>
        </w:rPr>
        <w:t xml:space="preserve">, and finally </w:t>
      </w:r>
      <w:r w:rsidRPr="00142649">
        <w:rPr>
          <w:rFonts w:ascii="Times New Roman" w:hAnsi="Times New Roman" w:cs="Times New Roman"/>
        </w:rPr>
        <w:t>an additional 10 min recovery</w:t>
      </w:r>
      <w:r>
        <w:rPr>
          <w:rFonts w:ascii="Times New Roman" w:hAnsi="Times New Roman" w:cs="Times New Roman" w:hint="eastAsia"/>
        </w:rPr>
        <w:t xml:space="preserve"> phase. </w:t>
      </w:r>
      <w:r w:rsidRPr="00142649">
        <w:rPr>
          <w:rFonts w:ascii="Times New Roman" w:hAnsi="Times New Roman" w:cs="Times New Roman"/>
        </w:rPr>
        <w:t>PANAS and STAI-Y1 assessment</w:t>
      </w:r>
      <w:r>
        <w:rPr>
          <w:rFonts w:ascii="Times New Roman" w:hAnsi="Times New Roman" w:cs="Times New Roman" w:hint="eastAsia"/>
        </w:rPr>
        <w:t>s were</w:t>
      </w:r>
      <w:r w:rsidRPr="00142649">
        <w:rPr>
          <w:rFonts w:ascii="Times New Roman" w:hAnsi="Times New Roman" w:cs="Times New Roman"/>
        </w:rPr>
        <w:t xml:space="preserve"> </w:t>
      </w:r>
      <w:r>
        <w:rPr>
          <w:rFonts w:ascii="Times New Roman" w:hAnsi="Times New Roman" w:cs="Times New Roman" w:hint="eastAsia"/>
        </w:rPr>
        <w:t>administrated</w:t>
      </w:r>
      <w:r w:rsidRPr="00142649">
        <w:rPr>
          <w:rFonts w:ascii="Times New Roman" w:hAnsi="Times New Roman" w:cs="Times New Roman"/>
        </w:rPr>
        <w:t xml:space="preserve"> </w:t>
      </w:r>
      <w:r>
        <w:rPr>
          <w:rFonts w:ascii="Times New Roman" w:hAnsi="Times New Roman" w:cs="Times New Roman" w:hint="eastAsia"/>
        </w:rPr>
        <w:t xml:space="preserve">after each </w:t>
      </w:r>
      <w:r>
        <w:rPr>
          <w:rFonts w:ascii="Times New Roman" w:hAnsi="Times New Roman" w:cs="Times New Roman"/>
        </w:rPr>
        <w:t>session</w:t>
      </w:r>
      <w:r>
        <w:rPr>
          <w:rFonts w:ascii="Times New Roman" w:hAnsi="Times New Roman" w:cs="Times New Roman" w:hint="eastAsia"/>
        </w:rPr>
        <w:t xml:space="preserve"> </w:t>
      </w:r>
      <w:r>
        <w:rPr>
          <w:rFonts w:ascii="Times New Roman" w:hAnsi="Times New Roman" w:cs="Times New Roman"/>
        </w:rPr>
        <w:t>withn</w:t>
      </w:r>
      <w:r w:rsidRPr="00142649">
        <w:rPr>
          <w:rFonts w:ascii="Times New Roman" w:hAnsi="Times New Roman" w:cs="Times New Roman"/>
        </w:rPr>
        <w:t xml:space="preserve"> 1 min, during which data acquisition was paused to minimize motion artifacts.</w:t>
      </w:r>
      <w:r w:rsidRPr="00146154">
        <w:rPr>
          <w:rFonts w:ascii="Times New Roman" w:hAnsi="Times New Roman" w:cs="Times New Roman"/>
        </w:rPr>
        <w:t xml:space="preserve"> </w:t>
      </w:r>
    </w:p>
    <w:p w14:paraId="5341598E" w14:textId="77777777" w:rsidR="00D766A9" w:rsidRPr="00146154" w:rsidRDefault="00D766A9" w:rsidP="00D766A9">
      <w:pPr>
        <w:spacing w:line="276" w:lineRule="auto"/>
        <w:jc w:val="both"/>
        <w:rPr>
          <w:rFonts w:ascii="Times New Roman" w:hAnsi="Times New Roman" w:cs="Times New Roman"/>
        </w:rPr>
      </w:pPr>
      <w:r w:rsidRPr="00601719">
        <w:rPr>
          <w:rFonts w:ascii="Times New Roman" w:hAnsi="Times New Roman" w:cs="Times New Roman"/>
          <w:i/>
          <w:iCs/>
        </w:rPr>
        <w:t xml:space="preserve">VR </w:t>
      </w:r>
      <w:r w:rsidRPr="00601719">
        <w:rPr>
          <w:rFonts w:ascii="Times New Roman" w:hAnsi="Times New Roman" w:cs="Times New Roman" w:hint="eastAsia"/>
          <w:i/>
          <w:iCs/>
        </w:rPr>
        <w:t>challenge</w:t>
      </w:r>
      <w:r w:rsidRPr="00507C29">
        <w:rPr>
          <w:rFonts w:ascii="Times New Roman" w:hAnsi="Times New Roman" w:cs="Times New Roman"/>
          <w:i/>
          <w:iCs/>
        </w:rPr>
        <w:t>.</w:t>
      </w:r>
      <w:r w:rsidRPr="00146154">
        <w:rPr>
          <w:rFonts w:ascii="Times New Roman" w:hAnsi="Times New Roman" w:cs="Times New Roman"/>
        </w:rPr>
        <w:t xml:space="preserve"> </w:t>
      </w:r>
      <w:r w:rsidRPr="001704CC">
        <w:rPr>
          <w:rFonts w:ascii="Times New Roman" w:hAnsi="Times New Roman" w:cs="Times New Roman"/>
        </w:rPr>
        <w:t>The VR protocol followed the same structure as the CPT except that the induction phase consisted of a 10-min VR task performed with an Oculus Quest 2 headset (Meta). Participants played Epic Roller Coaster</w:t>
      </w:r>
      <w:r>
        <w:rPr>
          <w:rFonts w:ascii="Times New Roman" w:hAnsi="Times New Roman" w:cs="Times New Roman" w:hint="eastAsia"/>
        </w:rPr>
        <w:t>, controlled by</w:t>
      </w:r>
      <w:r w:rsidRPr="001704CC">
        <w:rPr>
          <w:rFonts w:ascii="Times New Roman" w:hAnsi="Times New Roman" w:cs="Times New Roman"/>
        </w:rPr>
        <w:t xml:space="preserve"> two finger. To induce psychophysiological stress, participants were instructed to compete against </w:t>
      </w:r>
      <w:r>
        <w:rPr>
          <w:rFonts w:ascii="Times New Roman" w:hAnsi="Times New Roman" w:cs="Times New Roman" w:hint="eastAsia"/>
        </w:rPr>
        <w:t>the</w:t>
      </w:r>
      <w:r w:rsidRPr="001704CC">
        <w:rPr>
          <w:rFonts w:ascii="Times New Roman" w:hAnsi="Times New Roman" w:cs="Times New Roman"/>
        </w:rPr>
        <w:t xml:space="preserve"> best score</w:t>
      </w:r>
      <w:r>
        <w:rPr>
          <w:rFonts w:ascii="Times New Roman" w:hAnsi="Times New Roman" w:cs="Times New Roman" w:hint="eastAsia"/>
        </w:rPr>
        <w:t xml:space="preserve"> created</w:t>
      </w:r>
      <w:r w:rsidRPr="001704CC">
        <w:rPr>
          <w:rFonts w:ascii="Times New Roman" w:hAnsi="Times New Roman" w:cs="Times New Roman"/>
        </w:rPr>
        <w:t>.</w:t>
      </w:r>
    </w:p>
    <w:p w14:paraId="0D157262" w14:textId="77777777" w:rsidR="00D766A9" w:rsidRPr="00507C29" w:rsidRDefault="00D766A9" w:rsidP="00D766A9">
      <w:pPr>
        <w:spacing w:line="276" w:lineRule="auto"/>
        <w:jc w:val="both"/>
        <w:rPr>
          <w:rFonts w:ascii="Times New Roman" w:hAnsi="Times New Roman" w:cs="Times New Roman"/>
          <w:u w:val="single"/>
        </w:rPr>
      </w:pPr>
      <w:r w:rsidRPr="00507C29">
        <w:rPr>
          <w:rFonts w:ascii="Times New Roman" w:hAnsi="Times New Roman" w:cs="Times New Roman"/>
          <w:u w:val="single"/>
        </w:rPr>
        <w:t>Sleep monitoring using the EarSense</w:t>
      </w:r>
    </w:p>
    <w:p w14:paraId="0AD1CC42" w14:textId="77777777" w:rsidR="00D766A9" w:rsidRPr="00B905AE" w:rsidRDefault="00D766A9" w:rsidP="00D766A9">
      <w:pPr>
        <w:spacing w:line="276" w:lineRule="auto"/>
        <w:jc w:val="both"/>
        <w:rPr>
          <w:rFonts w:ascii="Times New Roman" w:hAnsi="Times New Roman" w:cs="Times New Roman"/>
        </w:rPr>
      </w:pPr>
      <w:r w:rsidRPr="00507C29">
        <w:rPr>
          <w:rFonts w:ascii="Times New Roman" w:hAnsi="Times New Roman" w:cs="Times New Roman"/>
          <w:i/>
          <w:iCs/>
        </w:rPr>
        <w:t>Subject recruitment.</w:t>
      </w:r>
      <w:r w:rsidRPr="00146154">
        <w:rPr>
          <w:rFonts w:ascii="Times New Roman" w:hAnsi="Times New Roman" w:cs="Times New Roman"/>
        </w:rPr>
        <w:t xml:space="preserve"> </w:t>
      </w:r>
      <w:r w:rsidRPr="00A0544F">
        <w:rPr>
          <w:rFonts w:ascii="Times New Roman" w:hAnsi="Times New Roman" w:cs="Times New Roman"/>
        </w:rPr>
        <w:t>Sleep monitoring was conducted in healthy participants and patients with sleep disorders under protocols approved by the Institutional Review Boards of the California Institute of Technology (IRB no. 25-1537) and the University of Southern California (IRB no. HS-25-00143). Healthy participants were recruited from the Caltech campus and surrounding communities, while patients were recruited at the USC Sleep Disorders Center following clinical diagnosis by polysomnography</w:t>
      </w:r>
      <w:r>
        <w:rPr>
          <w:rFonts w:ascii="Times New Roman" w:hAnsi="Times New Roman" w:cs="Times New Roman" w:hint="eastAsia"/>
        </w:rPr>
        <w:t xml:space="preserve"> (PSG)</w:t>
      </w:r>
      <w:r w:rsidRPr="00A0544F">
        <w:rPr>
          <w:rFonts w:ascii="Times New Roman" w:hAnsi="Times New Roman" w:cs="Times New Roman"/>
        </w:rPr>
        <w:t xml:space="preserve"> during their initial evaluation. In total, 20 healthy participants (15 males and 5 females; age 23–34 years) and 7 patients (4 males and 3 females; age 30–47 years) were enrolled. </w:t>
      </w:r>
      <w:r>
        <w:rPr>
          <w:rFonts w:ascii="Times New Roman" w:hAnsi="Times New Roman" w:cs="Times New Roman"/>
        </w:rPr>
        <w:t>6</w:t>
      </w:r>
      <w:r w:rsidRPr="00A0544F">
        <w:rPr>
          <w:rFonts w:ascii="Times New Roman" w:hAnsi="Times New Roman" w:cs="Times New Roman"/>
        </w:rPr>
        <w:t xml:space="preserve"> patients underwent simultaneous PSG and EarSense monitoring at the USC Sleep Disorders Center, whereas the remaining participants were studied at the Caltech sleep laboratory using EarSense alone. All participants reported no history of ear</w:t>
      </w:r>
      <w:r>
        <w:rPr>
          <w:rFonts w:ascii="Times New Roman" w:hAnsi="Times New Roman" w:cs="Times New Roman"/>
        </w:rPr>
        <w:t>-related</w:t>
      </w:r>
      <w:r w:rsidRPr="00A0544F">
        <w:rPr>
          <w:rFonts w:ascii="Times New Roman" w:hAnsi="Times New Roman" w:cs="Times New Roman"/>
        </w:rPr>
        <w:t xml:space="preserve"> infection </w:t>
      </w:r>
      <w:r>
        <w:rPr>
          <w:rFonts w:ascii="Times New Roman" w:hAnsi="Times New Roman" w:cs="Times New Roman"/>
        </w:rPr>
        <w:t>and disorders</w:t>
      </w:r>
      <w:r w:rsidRPr="00A0544F">
        <w:rPr>
          <w:rFonts w:ascii="Times New Roman" w:hAnsi="Times New Roman" w:cs="Times New Roman"/>
        </w:rPr>
        <w:t>. Written informed consent was obtained from all participants, who received a stipend of $200.</w:t>
      </w:r>
    </w:p>
    <w:p w14:paraId="2D95AB5D" w14:textId="77777777" w:rsidR="00D766A9" w:rsidRPr="00146154" w:rsidRDefault="00D766A9" w:rsidP="00D766A9">
      <w:pPr>
        <w:spacing w:line="276" w:lineRule="auto"/>
        <w:jc w:val="both"/>
        <w:rPr>
          <w:rFonts w:ascii="Times New Roman" w:hAnsi="Times New Roman" w:cs="Times New Roman"/>
        </w:rPr>
      </w:pPr>
      <w:r w:rsidRPr="006D120F">
        <w:rPr>
          <w:rFonts w:ascii="Times New Roman" w:hAnsi="Times New Roman" w:cs="Times New Roman"/>
          <w:i/>
          <w:iCs/>
        </w:rPr>
        <w:t>Sleep monitoring protocol.</w:t>
      </w:r>
      <w:r w:rsidRPr="00146154">
        <w:rPr>
          <w:rFonts w:ascii="Times New Roman" w:hAnsi="Times New Roman" w:cs="Times New Roman"/>
        </w:rPr>
        <w:t xml:space="preserve"> </w:t>
      </w:r>
      <w:r w:rsidRPr="00601719">
        <w:rPr>
          <w:rFonts w:ascii="Times New Roman" w:hAnsi="Times New Roman" w:cs="Times New Roman"/>
        </w:rPr>
        <w:t xml:space="preserve">Participants were instructed to shower at least 2 h before the study and arrived at the laboratory at least 1 h before their habitual sleep time. Before </w:t>
      </w:r>
      <w:r>
        <w:rPr>
          <w:rFonts w:ascii="Times New Roman" w:hAnsi="Times New Roman" w:cs="Times New Roman"/>
        </w:rPr>
        <w:t>EarSense</w:t>
      </w:r>
      <w:r w:rsidRPr="00601719">
        <w:rPr>
          <w:rFonts w:ascii="Times New Roman" w:hAnsi="Times New Roman" w:cs="Times New Roman"/>
        </w:rPr>
        <w:t xml:space="preserve"> placement, participants completed the Stanford Sleepiness Scale (SSS) and Epworth Sleepiness Scale (ESS). EarSense and, when applicable, PSG electrodes were then applied following ear-canal and skin preparation. Continuous overnight recording began when participants were ready to sleep, without a fixed sleep duration. Upon awakening, devices were removed and participants completed the SSS, ESS, Functional Outcomes of Sleep Questionnaire (FOSQ), and Pittsburgh Sleep Quality Index (PSQI), followed by a 10-min psychomotor vigilance task (PVT).</w:t>
      </w:r>
    </w:p>
    <w:p w14:paraId="61DBC8C7" w14:textId="79762A8C" w:rsidR="00D766A9" w:rsidRPr="00146154" w:rsidRDefault="00D766A9" w:rsidP="00D766A9">
      <w:pPr>
        <w:spacing w:line="276" w:lineRule="auto"/>
        <w:jc w:val="both"/>
        <w:rPr>
          <w:rFonts w:ascii="Times New Roman" w:hAnsi="Times New Roman" w:cs="Times New Roman"/>
        </w:rPr>
      </w:pPr>
      <w:r w:rsidRPr="006D120F">
        <w:rPr>
          <w:rFonts w:ascii="Times New Roman" w:hAnsi="Times New Roman" w:cs="Times New Roman"/>
          <w:i/>
          <w:iCs/>
        </w:rPr>
        <w:t>Questionnaires for sleep quality evaluation.</w:t>
      </w:r>
      <w:r w:rsidRPr="00146154">
        <w:rPr>
          <w:rFonts w:ascii="Times New Roman" w:hAnsi="Times New Roman" w:cs="Times New Roman"/>
        </w:rPr>
        <w:t xml:space="preserve"> </w:t>
      </w:r>
      <w:r w:rsidRPr="00A34B0C">
        <w:rPr>
          <w:rFonts w:ascii="Times New Roman" w:hAnsi="Times New Roman" w:cs="Times New Roman"/>
        </w:rPr>
        <w:t>Subjective sleep outcomes were assessed using the SSS, ESS, FOSQ-30, and PSQI.</w:t>
      </w:r>
      <w:r w:rsidRPr="00146154">
        <w:rPr>
          <w:rFonts w:ascii="Times New Roman" w:hAnsi="Times New Roman" w:cs="Times New Roman"/>
        </w:rPr>
        <w:t xml:space="preserve"> </w:t>
      </w:r>
      <w:r w:rsidRPr="006A7993">
        <w:rPr>
          <w:rFonts w:ascii="Times New Roman" w:hAnsi="Times New Roman" w:cs="Times New Roman"/>
        </w:rPr>
        <w:t>ESS total scores ranged from 0 to 24 and were categorized into</w:t>
      </w:r>
      <w:r>
        <w:rPr>
          <w:rFonts w:ascii="Times New Roman" w:hAnsi="Times New Roman" w:cs="Times New Roman" w:hint="eastAsia"/>
        </w:rPr>
        <w:t xml:space="preserve"> </w:t>
      </w:r>
      <w:r w:rsidRPr="00146154">
        <w:rPr>
          <w:rFonts w:ascii="Times New Roman" w:hAnsi="Times New Roman" w:cs="Times New Roman"/>
        </w:rPr>
        <w:t xml:space="preserve">lower normal </w:t>
      </w:r>
      <w:r>
        <w:rPr>
          <w:rFonts w:ascii="Times New Roman" w:hAnsi="Times New Roman" w:cs="Times New Roman" w:hint="eastAsia"/>
        </w:rPr>
        <w:t>(</w:t>
      </w:r>
      <w:r w:rsidRPr="00146154">
        <w:rPr>
          <w:rFonts w:ascii="Times New Roman" w:hAnsi="Times New Roman" w:cs="Times New Roman"/>
        </w:rPr>
        <w:t>0</w:t>
      </w:r>
      <w:r w:rsidRPr="009145A1">
        <w:rPr>
          <w:rFonts w:ascii="Times New Roman" w:hAnsi="Times New Roman" w:cs="Times New Roman"/>
        </w:rPr>
        <w:t>–</w:t>
      </w:r>
      <w:r w:rsidRPr="00146154">
        <w:rPr>
          <w:rFonts w:ascii="Times New Roman" w:hAnsi="Times New Roman" w:cs="Times New Roman"/>
        </w:rPr>
        <w:t>5</w:t>
      </w:r>
      <w:r>
        <w:rPr>
          <w:rFonts w:ascii="Times New Roman" w:hAnsi="Times New Roman" w:cs="Times New Roman" w:hint="eastAsia"/>
        </w:rPr>
        <w:t>),</w:t>
      </w:r>
      <w:r w:rsidRPr="00146154">
        <w:rPr>
          <w:rFonts w:ascii="Times New Roman" w:hAnsi="Times New Roman" w:cs="Times New Roman"/>
        </w:rPr>
        <w:t xml:space="preserve"> higher normal </w:t>
      </w:r>
      <w:r>
        <w:rPr>
          <w:rFonts w:ascii="Times New Roman" w:hAnsi="Times New Roman" w:cs="Times New Roman" w:hint="eastAsia"/>
        </w:rPr>
        <w:t>(</w:t>
      </w:r>
      <w:r w:rsidRPr="00146154">
        <w:rPr>
          <w:rFonts w:ascii="Times New Roman" w:hAnsi="Times New Roman" w:cs="Times New Roman"/>
        </w:rPr>
        <w:t>6</w:t>
      </w:r>
      <w:r w:rsidRPr="009145A1">
        <w:rPr>
          <w:rFonts w:ascii="Times New Roman" w:hAnsi="Times New Roman" w:cs="Times New Roman"/>
        </w:rPr>
        <w:t>–</w:t>
      </w:r>
      <w:r w:rsidRPr="00146154">
        <w:rPr>
          <w:rFonts w:ascii="Times New Roman" w:hAnsi="Times New Roman" w:cs="Times New Roman"/>
        </w:rPr>
        <w:t>10</w:t>
      </w:r>
      <w:r>
        <w:rPr>
          <w:rFonts w:ascii="Times New Roman" w:hAnsi="Times New Roman" w:cs="Times New Roman" w:hint="eastAsia"/>
        </w:rPr>
        <w:t>),</w:t>
      </w:r>
      <w:r w:rsidRPr="00146154">
        <w:rPr>
          <w:rFonts w:ascii="Times New Roman" w:hAnsi="Times New Roman" w:cs="Times New Roman"/>
        </w:rPr>
        <w:t xml:space="preserve"> mild excessive </w:t>
      </w:r>
      <w:r>
        <w:rPr>
          <w:rFonts w:ascii="Times New Roman" w:hAnsi="Times New Roman" w:cs="Times New Roman" w:hint="eastAsia"/>
        </w:rPr>
        <w:t>(</w:t>
      </w:r>
      <w:r w:rsidRPr="00146154">
        <w:rPr>
          <w:rFonts w:ascii="Times New Roman" w:hAnsi="Times New Roman" w:cs="Times New Roman"/>
        </w:rPr>
        <w:t>11</w:t>
      </w:r>
      <w:r w:rsidRPr="009145A1">
        <w:rPr>
          <w:rFonts w:ascii="Times New Roman" w:hAnsi="Times New Roman" w:cs="Times New Roman"/>
        </w:rPr>
        <w:t>–</w:t>
      </w:r>
      <w:r w:rsidRPr="00146154">
        <w:rPr>
          <w:rFonts w:ascii="Times New Roman" w:hAnsi="Times New Roman" w:cs="Times New Roman"/>
        </w:rPr>
        <w:t>12</w:t>
      </w:r>
      <w:r>
        <w:rPr>
          <w:rFonts w:ascii="Times New Roman" w:hAnsi="Times New Roman" w:cs="Times New Roman" w:hint="eastAsia"/>
        </w:rPr>
        <w:t>),</w:t>
      </w:r>
      <w:r w:rsidRPr="00146154">
        <w:rPr>
          <w:rFonts w:ascii="Times New Roman" w:hAnsi="Times New Roman" w:cs="Times New Roman"/>
        </w:rPr>
        <w:t xml:space="preserve"> moderate excessive </w:t>
      </w:r>
      <w:r>
        <w:rPr>
          <w:rFonts w:ascii="Times New Roman" w:hAnsi="Times New Roman" w:cs="Times New Roman" w:hint="eastAsia"/>
        </w:rPr>
        <w:t>(</w:t>
      </w:r>
      <w:r w:rsidRPr="00146154">
        <w:rPr>
          <w:rFonts w:ascii="Times New Roman" w:hAnsi="Times New Roman" w:cs="Times New Roman"/>
        </w:rPr>
        <w:t>13</w:t>
      </w:r>
      <w:r w:rsidRPr="009145A1">
        <w:rPr>
          <w:rFonts w:ascii="Times New Roman" w:hAnsi="Times New Roman" w:cs="Times New Roman"/>
        </w:rPr>
        <w:t>–</w:t>
      </w:r>
      <w:r w:rsidRPr="00146154">
        <w:rPr>
          <w:rFonts w:ascii="Times New Roman" w:hAnsi="Times New Roman" w:cs="Times New Roman"/>
        </w:rPr>
        <w:t>15</w:t>
      </w:r>
      <w:r>
        <w:rPr>
          <w:rFonts w:ascii="Times New Roman" w:hAnsi="Times New Roman" w:cs="Times New Roman" w:hint="eastAsia"/>
        </w:rPr>
        <w:t>),</w:t>
      </w:r>
      <w:r w:rsidRPr="00146154">
        <w:rPr>
          <w:rFonts w:ascii="Times New Roman" w:hAnsi="Times New Roman" w:cs="Times New Roman"/>
        </w:rPr>
        <w:t xml:space="preserve"> and severe excessive </w:t>
      </w:r>
      <w:r>
        <w:rPr>
          <w:rFonts w:ascii="Times New Roman" w:hAnsi="Times New Roman" w:cs="Times New Roman" w:hint="eastAsia"/>
        </w:rPr>
        <w:t>(</w:t>
      </w:r>
      <w:r w:rsidRPr="00146154">
        <w:rPr>
          <w:rFonts w:ascii="Times New Roman" w:hAnsi="Times New Roman" w:cs="Times New Roman"/>
        </w:rPr>
        <w:t>16</w:t>
      </w:r>
      <w:r w:rsidRPr="009145A1">
        <w:rPr>
          <w:rFonts w:ascii="Times New Roman" w:hAnsi="Times New Roman" w:cs="Times New Roman"/>
        </w:rPr>
        <w:t>–</w:t>
      </w:r>
      <w:r w:rsidRPr="00146154">
        <w:rPr>
          <w:rFonts w:ascii="Times New Roman" w:hAnsi="Times New Roman" w:cs="Times New Roman"/>
        </w:rPr>
        <w:t>24</w:t>
      </w:r>
      <w:r>
        <w:rPr>
          <w:rFonts w:ascii="Times New Roman" w:hAnsi="Times New Roman" w:cs="Times New Roman" w:hint="eastAsia"/>
        </w:rPr>
        <w:t xml:space="preserve">) daytime </w:t>
      </w:r>
      <w:r>
        <w:rPr>
          <w:rFonts w:ascii="Times New Roman" w:hAnsi="Times New Roman" w:cs="Times New Roman"/>
        </w:rPr>
        <w:t>sleepiness</w:t>
      </w:r>
      <w:r w:rsidR="00F30A62">
        <w:rPr>
          <w:rFonts w:ascii="Times New Roman" w:hAnsi="Times New Roman" w:cs="Times New Roman" w:hint="eastAsia"/>
        </w:rPr>
        <w:t xml:space="preserve"> </w:t>
      </w:r>
      <w:r w:rsidR="00F30A62">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&lt;EndNote&gt;&lt;Cite&gt;&lt;Author&gt;Johns&lt;/Author&gt;&lt;Year&gt;1991&lt;/Year&gt;&lt;RecNum&gt;22&lt;/RecNum&gt;&lt;DisplayText&gt;(&lt;style face="italic"&gt;45&lt;/style&gt;)&lt;/DisplayText&gt;&lt;record&gt;&lt;rec-number&gt;22&lt;/rec-number&gt;&lt;foreign-keys&gt;&lt;key app="EN" db-id="0zwvdffvypze9tees0av5w9uvv5wtzztw9et" timestamp="1773171428"&gt;22&lt;/key&gt;&lt;/foreign-keys&gt;&lt;ref-type name="Journal Article"&gt;17&lt;/ref-type&gt;&lt;contributors&gt;&lt;authors&gt;&lt;author&gt;Johns, Murray W.&lt;/author&gt;&lt;/authors&gt;&lt;/contributors&gt;&lt;titles&gt;&lt;title&gt;A New Method for Measuring Daytime Sleepiness: The Epworth Sleepiness Scale&lt;/title&gt;&lt;secondary-title&gt;Sleep&lt;/secondary-title&gt;&lt;/titles&gt;&lt;periodical&gt;&lt;full-title&gt;Sleep&lt;/full-title&gt;&lt;/periodical&gt;&lt;pages&gt;540-545&lt;/pages&gt;&lt;volume&gt;14&lt;/volume&gt;&lt;number&gt;6&lt;/number&gt;&lt;dates&gt;&lt;year&gt;1991&lt;/year&gt;&lt;/dates&gt;&lt;isbn&gt;0161-8105&lt;/isbn&gt;&lt;urls&gt;&lt;related-urls&gt;&lt;url&gt;https://doi.org/10.1093/sleep/14.6.540&lt;/url&gt;&lt;/related-urls&gt;&lt;/urls&gt;&lt;electronic-resource-num&gt;10.1093/sleep/14.6.540&lt;/electronic-resource-num&gt;&lt;access-date&gt;2/24/2026&lt;/access-date&gt;&lt;/record&gt;&lt;/Cite&gt;&lt;/EndNote&gt;</w:instrText>
      </w:r>
      <w:r w:rsidR="00F30A62">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45</w:t>
      </w:r>
      <w:r w:rsidR="00F30A62">
        <w:rPr>
          <w:rFonts w:ascii="Times New Roman" w:hAnsi="Times New Roman" w:cs="Times New Roman"/>
          <w:noProof/>
        </w:rPr>
        <w:t>)</w:t>
      </w:r>
      <w:r w:rsidR="00F30A62">
        <w:rPr>
          <w:rFonts w:ascii="Times New Roman" w:hAnsi="Times New Roman" w:cs="Times New Roman"/>
        </w:rPr>
        <w:fldChar w:fldCharType="end"/>
      </w:r>
      <w:r w:rsidRPr="00146154">
        <w:rPr>
          <w:rFonts w:ascii="Times New Roman" w:hAnsi="Times New Roman" w:cs="Times New Roman"/>
        </w:rPr>
        <w:t>. Global PSQI scores</w:t>
      </w:r>
      <w:r w:rsidRPr="006A7993">
        <w:t xml:space="preserve"> </w:t>
      </w:r>
      <w:r w:rsidRPr="006A7993">
        <w:rPr>
          <w:rFonts w:ascii="Times New Roman" w:hAnsi="Times New Roman" w:cs="Times New Roman"/>
        </w:rPr>
        <w:t xml:space="preserve">ranged from 0 to 21 </w:t>
      </w:r>
      <w:r w:rsidRPr="006A7993">
        <w:rPr>
          <w:rFonts w:ascii="Times New Roman" w:hAnsi="Times New Roman" w:cs="Times New Roman"/>
        </w:rPr>
        <w:lastRenderedPageBreak/>
        <w:t>and</w:t>
      </w:r>
      <w:r w:rsidRPr="00146154">
        <w:rPr>
          <w:rFonts w:ascii="Times New Roman" w:hAnsi="Times New Roman" w:cs="Times New Roman"/>
        </w:rPr>
        <w:t xml:space="preserve"> were categorized </w:t>
      </w:r>
      <w:r>
        <w:rPr>
          <w:rFonts w:ascii="Times New Roman" w:hAnsi="Times New Roman" w:cs="Times New Roman" w:hint="eastAsia"/>
        </w:rPr>
        <w:t>as</w:t>
      </w:r>
      <w:r w:rsidRPr="00146154">
        <w:rPr>
          <w:rFonts w:ascii="Times New Roman" w:hAnsi="Times New Roman" w:cs="Times New Roman"/>
        </w:rPr>
        <w:t xml:space="preserve"> good </w:t>
      </w:r>
      <w:r>
        <w:rPr>
          <w:rFonts w:ascii="Times New Roman" w:hAnsi="Times New Roman" w:cs="Times New Roman" w:hint="eastAsia"/>
        </w:rPr>
        <w:t>(</w:t>
      </w:r>
      <w:r w:rsidRPr="00146154">
        <w:rPr>
          <w:rFonts w:ascii="Times New Roman" w:hAnsi="Times New Roman" w:cs="Times New Roman"/>
        </w:rPr>
        <w:t>0</w:t>
      </w:r>
      <w:r w:rsidRPr="009145A1">
        <w:rPr>
          <w:rFonts w:ascii="Times New Roman" w:hAnsi="Times New Roman" w:cs="Times New Roman"/>
        </w:rPr>
        <w:t>–</w:t>
      </w:r>
      <w:r w:rsidRPr="00146154">
        <w:rPr>
          <w:rFonts w:ascii="Times New Roman" w:hAnsi="Times New Roman" w:cs="Times New Roman"/>
        </w:rPr>
        <w:t>5</w:t>
      </w:r>
      <w:r>
        <w:rPr>
          <w:rFonts w:ascii="Times New Roman" w:hAnsi="Times New Roman" w:cs="Times New Roman" w:hint="eastAsia"/>
        </w:rPr>
        <w:t>),</w:t>
      </w:r>
      <w:r w:rsidRPr="00146154">
        <w:rPr>
          <w:rFonts w:ascii="Times New Roman" w:hAnsi="Times New Roman" w:cs="Times New Roman"/>
        </w:rPr>
        <w:t xml:space="preserve"> </w:t>
      </w:r>
      <w:r>
        <w:rPr>
          <w:rFonts w:ascii="Times New Roman" w:hAnsi="Times New Roman" w:cs="Times New Roman" w:hint="eastAsia"/>
        </w:rPr>
        <w:t>average (</w:t>
      </w:r>
      <w:r w:rsidRPr="00146154">
        <w:rPr>
          <w:rFonts w:ascii="Times New Roman" w:hAnsi="Times New Roman" w:cs="Times New Roman"/>
        </w:rPr>
        <w:t>6</w:t>
      </w:r>
      <w:r w:rsidRPr="009145A1">
        <w:rPr>
          <w:rFonts w:ascii="Times New Roman" w:hAnsi="Times New Roman" w:cs="Times New Roman"/>
        </w:rPr>
        <w:t>–</w:t>
      </w:r>
      <w:r w:rsidRPr="00146154">
        <w:rPr>
          <w:rFonts w:ascii="Times New Roman" w:hAnsi="Times New Roman" w:cs="Times New Roman"/>
        </w:rPr>
        <w:t>10</w:t>
      </w:r>
      <w:r>
        <w:rPr>
          <w:rFonts w:ascii="Times New Roman" w:hAnsi="Times New Roman" w:cs="Times New Roman" w:hint="eastAsia"/>
        </w:rPr>
        <w:t>),</w:t>
      </w:r>
      <w:r w:rsidRPr="00146154">
        <w:rPr>
          <w:rFonts w:ascii="Times New Roman" w:hAnsi="Times New Roman" w:cs="Times New Roman"/>
        </w:rPr>
        <w:t xml:space="preserve"> </w:t>
      </w:r>
      <w:r>
        <w:rPr>
          <w:rFonts w:ascii="Times New Roman" w:hAnsi="Times New Roman" w:cs="Times New Roman" w:hint="eastAsia"/>
        </w:rPr>
        <w:t>poor (</w:t>
      </w:r>
      <w:r w:rsidRPr="00146154">
        <w:rPr>
          <w:rFonts w:ascii="Times New Roman" w:hAnsi="Times New Roman" w:cs="Times New Roman"/>
        </w:rPr>
        <w:t>11</w:t>
      </w:r>
      <w:r w:rsidRPr="009145A1">
        <w:rPr>
          <w:rFonts w:ascii="Times New Roman" w:hAnsi="Times New Roman" w:cs="Times New Roman"/>
        </w:rPr>
        <w:t>–</w:t>
      </w:r>
      <w:r w:rsidRPr="00146154">
        <w:rPr>
          <w:rFonts w:ascii="Times New Roman" w:hAnsi="Times New Roman" w:cs="Times New Roman"/>
        </w:rPr>
        <w:t>15</w:t>
      </w:r>
      <w:r>
        <w:rPr>
          <w:rFonts w:ascii="Times New Roman" w:hAnsi="Times New Roman" w:cs="Times New Roman" w:hint="eastAsia"/>
        </w:rPr>
        <w:t>),</w:t>
      </w:r>
      <w:r w:rsidRPr="00146154">
        <w:rPr>
          <w:rFonts w:ascii="Times New Roman" w:hAnsi="Times New Roman" w:cs="Times New Roman"/>
        </w:rPr>
        <w:t xml:space="preserve"> and </w:t>
      </w:r>
      <w:r>
        <w:rPr>
          <w:rFonts w:ascii="Times New Roman" w:hAnsi="Times New Roman" w:cs="Times New Roman" w:hint="eastAsia"/>
        </w:rPr>
        <w:t>very poor</w:t>
      </w:r>
      <w:r w:rsidRPr="00146154">
        <w:rPr>
          <w:rFonts w:ascii="Times New Roman" w:hAnsi="Times New Roman" w:cs="Times New Roman"/>
        </w:rPr>
        <w:t xml:space="preserve"> </w:t>
      </w:r>
      <w:r>
        <w:rPr>
          <w:rFonts w:ascii="Times New Roman" w:hAnsi="Times New Roman" w:cs="Times New Roman" w:hint="eastAsia"/>
        </w:rPr>
        <w:t>(</w:t>
      </w:r>
      <w:r w:rsidRPr="00146154">
        <w:rPr>
          <w:rFonts w:ascii="Times New Roman" w:hAnsi="Times New Roman" w:cs="Times New Roman"/>
        </w:rPr>
        <w:t>16–21</w:t>
      </w:r>
      <w:r>
        <w:rPr>
          <w:rFonts w:ascii="Times New Roman" w:hAnsi="Times New Roman" w:cs="Times New Roman" w:hint="eastAsia"/>
        </w:rPr>
        <w:t>)</w:t>
      </w:r>
      <w:r w:rsidRPr="00146154">
        <w:rPr>
          <w:rFonts w:ascii="Times New Roman" w:hAnsi="Times New Roman" w:cs="Times New Roman"/>
        </w:rPr>
        <w:t xml:space="preserve"> </w:t>
      </w:r>
      <w:r>
        <w:rPr>
          <w:rFonts w:ascii="Times New Roman" w:hAnsi="Times New Roman" w:cs="Times New Roman" w:hint="eastAsia"/>
        </w:rPr>
        <w:t>sleep quality</w:t>
      </w:r>
      <w:r w:rsidR="00F30A62">
        <w:rPr>
          <w:rFonts w:ascii="Times New Roman" w:hAnsi="Times New Roman" w:cs="Times New Roman" w:hint="eastAsia"/>
        </w:rPr>
        <w:t xml:space="preserve"> </w:t>
      </w:r>
      <w:r w:rsidR="00F30A62">
        <w:rPr>
          <w:rFonts w:ascii="Times New Roman" w:hAnsi="Times New Roman" w:cs="Times New Roman"/>
        </w:rPr>
        <w:fldChar w:fldCharType="begin">
          <w:fldData xml:space="preserve">PEVuZE5vdGU+PENpdGU+PEF1dGhvcj5CdXlzc2U7PC9BdXRob3I+PFllYXI+MTk4OTwvWWVhcj48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</w:fldData>
        </w:fldChar>
      </w:r>
      <w:r w:rsidR="00F30A62">
        <w:rPr>
          <w:rFonts w:ascii="Times New Roman" w:hAnsi="Times New Roman" w:cs="Times New Roman"/>
        </w:rPr>
        <w:instrText xml:space="preserve"> ADDIN EN.CITE </w:instrText>
      </w:r>
      <w:r w:rsidR="00F30A62">
        <w:rPr>
          <w:rFonts w:ascii="Times New Roman" w:hAnsi="Times New Roman" w:cs="Times New Roman"/>
        </w:rPr>
        <w:fldChar w:fldCharType="begin">
          <w:fldData xml:space="preserve">PEVuZE5vdGU+PENpdGU+PEF1dGhvcj5CdXlzc2U7PC9BdXRob3I+PFllYXI+MTk4OTwvWWVhcj48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</w:fldData>
        </w:fldChar>
      </w:r>
      <w:r w:rsidR="00F30A62">
        <w:rPr>
          <w:rFonts w:ascii="Times New Roman" w:hAnsi="Times New Roman" w:cs="Times New Roman"/>
        </w:rPr>
        <w:instrText xml:space="preserve"> ADDIN EN.CITE.DATA </w:instrText>
      </w:r>
      <w:r w:rsidR="00F30A62">
        <w:rPr>
          <w:rFonts w:ascii="Times New Roman" w:hAnsi="Times New Roman" w:cs="Times New Roman"/>
        </w:rPr>
      </w:r>
      <w:r w:rsidR="00F30A62">
        <w:rPr>
          <w:rFonts w:ascii="Times New Roman" w:hAnsi="Times New Roman" w:cs="Times New Roman"/>
        </w:rPr>
        <w:fldChar w:fldCharType="end"/>
      </w:r>
      <w:r w:rsidR="00F30A62">
        <w:rPr>
          <w:rFonts w:ascii="Times New Roman" w:hAnsi="Times New Roman" w:cs="Times New Roman"/>
        </w:rPr>
      </w:r>
      <w:r w:rsidR="00F30A62">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46, 47</w:t>
      </w:r>
      <w:r w:rsidR="00F30A62">
        <w:rPr>
          <w:rFonts w:ascii="Times New Roman" w:hAnsi="Times New Roman" w:cs="Times New Roman"/>
          <w:noProof/>
        </w:rPr>
        <w:t>)</w:t>
      </w:r>
      <w:r w:rsidR="00F30A62">
        <w:rPr>
          <w:rFonts w:ascii="Times New Roman" w:hAnsi="Times New Roman" w:cs="Times New Roman"/>
        </w:rPr>
        <w:fldChar w:fldCharType="end"/>
      </w:r>
      <w:r w:rsidRPr="00146154">
        <w:rPr>
          <w:rFonts w:ascii="Times New Roman" w:hAnsi="Times New Roman" w:cs="Times New Roman"/>
        </w:rPr>
        <w:t xml:space="preserve">. </w:t>
      </w:r>
      <w:r w:rsidRPr="006A7993">
        <w:rPr>
          <w:rFonts w:ascii="Times New Roman" w:hAnsi="Times New Roman" w:cs="Times New Roman"/>
        </w:rPr>
        <w:t>FOSQ</w:t>
      </w:r>
      <w:r>
        <w:rPr>
          <w:rFonts w:ascii="Times New Roman" w:hAnsi="Times New Roman" w:cs="Times New Roman"/>
        </w:rPr>
        <w:t>-30</w:t>
      </w:r>
      <w:r w:rsidRPr="006A7993">
        <w:rPr>
          <w:rFonts w:ascii="Times New Roman" w:hAnsi="Times New Roman" w:cs="Times New Roman"/>
        </w:rPr>
        <w:t xml:space="preserve"> global scores ranged from 5 to 20,</w:t>
      </w:r>
      <w:r>
        <w:rPr>
          <w:rFonts w:ascii="Times New Roman" w:hAnsi="Times New Roman" w:cs="Times New Roman" w:hint="eastAsia"/>
        </w:rPr>
        <w:t xml:space="preserve"> with </w:t>
      </w:r>
      <w:r w:rsidRPr="00146154">
        <w:rPr>
          <w:rFonts w:ascii="Times New Roman" w:hAnsi="Times New Roman" w:cs="Times New Roman"/>
        </w:rPr>
        <w:t>score</w:t>
      </w:r>
      <w:r>
        <w:rPr>
          <w:rFonts w:ascii="Times New Roman" w:hAnsi="Times New Roman" w:cs="Times New Roman" w:hint="eastAsia"/>
        </w:rPr>
        <w:t>s</w:t>
      </w:r>
      <w:r w:rsidRPr="00146154">
        <w:rPr>
          <w:rFonts w:ascii="Times New Roman" w:hAnsi="Times New Roman" w:cs="Times New Roman"/>
        </w:rPr>
        <w:t xml:space="preserve"> ≤17.9 </w:t>
      </w:r>
      <w:r w:rsidRPr="00224584">
        <w:rPr>
          <w:rFonts w:ascii="Times New Roman" w:hAnsi="Times New Roman" w:cs="Times New Roman"/>
        </w:rPr>
        <w:t>indicat</w:t>
      </w:r>
      <w:r>
        <w:rPr>
          <w:rFonts w:ascii="Times New Roman" w:hAnsi="Times New Roman" w:cs="Times New Roman" w:hint="eastAsia"/>
        </w:rPr>
        <w:t xml:space="preserve">ing </w:t>
      </w:r>
      <w:r w:rsidRPr="00146154">
        <w:rPr>
          <w:rFonts w:ascii="Times New Roman" w:hAnsi="Times New Roman" w:cs="Times New Roman"/>
        </w:rPr>
        <w:t>functional impairment</w:t>
      </w:r>
      <w:r w:rsidR="00F30A62">
        <w:rPr>
          <w:rFonts w:ascii="Times New Roman" w:hAnsi="Times New Roman" w:cs="Times New Roman" w:hint="eastAsia"/>
          <w:i/>
          <w:noProof/>
        </w:rPr>
        <w:t xml:space="preserve"> </w:t>
      </w:r>
      <w:r w:rsidR="00F30A62">
        <w:rPr>
          <w:rFonts w:ascii="Times New Roman" w:hAnsi="Times New Roman" w:cs="Times New Roman"/>
          <w:i/>
          <w:noProof/>
        </w:rPr>
        <w:fldChar w:fldCharType="begin"/>
      </w:r>
      <w:r w:rsidR="00F30A62">
        <w:rPr>
          <w:rFonts w:ascii="Times New Roman" w:hAnsi="Times New Roman" w:cs="Times New Roman"/>
          <w:i/>
          <w:noProof/>
        </w:rPr>
        <w:instrText xml:space="preserve"> ADDIN EN.CITE &lt;EndNote&gt;&lt;Cite&gt;&lt;Author&gt;Weaver&lt;/Author&gt;&lt;Year&gt;1997&lt;/Year&gt;&lt;RecNum&gt;48&lt;/RecNum&gt;&lt;DisplayText&gt;(&lt;style face="italic"&gt;48&lt;/style&gt;)&lt;/DisplayText&gt;&lt;record&gt;&lt;rec-number&gt;48&lt;/rec-number&gt;&lt;foreign-keys&gt;&lt;key app="EN" db-id="0zwvdffvypze9tees0av5w9uvv5wtzztw9et" timestamp="1773171428"&gt;48&lt;/key&gt;&lt;/foreign-keys&gt;&lt;ref-type name="Journal Article"&gt;17&lt;/ref-type&gt;&lt;contributors&gt;&lt;authors&gt;&lt;author&gt;Weaver, Terri E.&lt;/author&gt;&lt;author&gt;Laizner, Andréa M.&lt;/author&gt;&lt;author&gt;Evans, Lois K.&lt;/author&gt;&lt;author&gt;Maislin, Greg&lt;/author&gt;&lt;author&gt;Chugh, Deepak K.&lt;/author&gt;&lt;author&gt;Lyon, Kerry&lt;/author&gt;&lt;author&gt;Smith, Philip L.&lt;/author&gt;&lt;author&gt;Schwartz, Alan R.&lt;/author&gt;&lt;author&gt;Redline, Susan&lt;/author&gt;&lt;author&gt;Pack, Allan I.&lt;/author&gt;&lt;author&gt;Dinges, David E.&lt;/author&gt;&lt;/authors&gt;&lt;/contributors&gt;&lt;titles&gt;&lt;title&gt;An Instrument to Measure Functional Status Outcomes for Disorders of Excessive Sleepiness&lt;/title&gt;&lt;secondary-title&gt;Sleep&lt;/secondary-title&gt;&lt;/titles&gt;&lt;periodical&gt;&lt;full-title&gt;Sleep&lt;/full-title&gt;&lt;/periodical&gt;&lt;pages&gt;835-843&lt;/pages&gt;&lt;volume&gt;20&lt;/volume&gt;&lt;number&gt;10&lt;/number&gt;&lt;dates&gt;&lt;year&gt;1997&lt;/year&gt;&lt;/dates&gt;&lt;isbn&gt;0161-8105&lt;/isbn&gt;&lt;urls&gt;&lt;related-urls&gt;&lt;url&gt;https://doi.org/10.1093/sleep/20.10.835&lt;/url&gt;&lt;/related-urls&gt;&lt;/urls&gt;&lt;electronic-resource-num&gt;10.1093/sleep/20.10.835&lt;/electronic-resource-num&gt;&lt;access-date&gt;2/24/2026&lt;/access-date&gt;&lt;/record&gt;&lt;/Cite&gt;&lt;/EndNote&gt;</w:instrText>
      </w:r>
      <w:r w:rsidR="00F30A62">
        <w:rPr>
          <w:rFonts w:ascii="Times New Roman" w:hAnsi="Times New Roman" w:cs="Times New Roman"/>
          <w:i/>
          <w:noProof/>
        </w:rPr>
        <w:fldChar w:fldCharType="separate"/>
      </w:r>
      <w:r w:rsidR="00F30A62">
        <w:rPr>
          <w:rFonts w:ascii="Times New Roman" w:hAnsi="Times New Roman" w:cs="Times New Roman"/>
          <w:i/>
          <w:noProof/>
        </w:rPr>
        <w:t>(48)</w:t>
      </w:r>
      <w:r w:rsidR="00F30A62">
        <w:rPr>
          <w:rFonts w:ascii="Times New Roman" w:hAnsi="Times New Roman" w:cs="Times New Roman"/>
          <w:i/>
          <w:noProof/>
        </w:rPr>
        <w:fldChar w:fldCharType="end"/>
      </w:r>
      <w:r w:rsidRPr="00146154">
        <w:rPr>
          <w:rFonts w:ascii="Times New Roman" w:hAnsi="Times New Roman" w:cs="Times New Roman"/>
        </w:rPr>
        <w:t xml:space="preserve">. For analysis, scores were categorized into severe </w:t>
      </w:r>
      <w:r>
        <w:rPr>
          <w:rFonts w:ascii="Times New Roman" w:hAnsi="Times New Roman" w:cs="Times New Roman" w:hint="eastAsia"/>
        </w:rPr>
        <w:t>(</w:t>
      </w:r>
      <w:r w:rsidRPr="00146154">
        <w:rPr>
          <w:rFonts w:ascii="Times New Roman" w:hAnsi="Times New Roman" w:cs="Times New Roman"/>
        </w:rPr>
        <w:t>5</w:t>
      </w:r>
      <w:r w:rsidRPr="009145A1">
        <w:rPr>
          <w:rFonts w:ascii="Times New Roman" w:hAnsi="Times New Roman" w:cs="Times New Roman"/>
        </w:rPr>
        <w:t>–</w:t>
      </w:r>
      <w:r w:rsidRPr="00146154">
        <w:rPr>
          <w:rFonts w:ascii="Times New Roman" w:hAnsi="Times New Roman" w:cs="Times New Roman"/>
        </w:rPr>
        <w:t>12.9</w:t>
      </w:r>
      <w:r>
        <w:rPr>
          <w:rFonts w:ascii="Times New Roman" w:hAnsi="Times New Roman" w:cs="Times New Roman" w:hint="eastAsia"/>
        </w:rPr>
        <w:t xml:space="preserve">), </w:t>
      </w:r>
      <w:r w:rsidRPr="00146154">
        <w:rPr>
          <w:rFonts w:ascii="Times New Roman" w:hAnsi="Times New Roman" w:cs="Times New Roman"/>
        </w:rPr>
        <w:t xml:space="preserve">moderate </w:t>
      </w:r>
      <w:r>
        <w:rPr>
          <w:rFonts w:ascii="Times New Roman" w:hAnsi="Times New Roman" w:cs="Times New Roman" w:hint="eastAsia"/>
        </w:rPr>
        <w:t>(</w:t>
      </w:r>
      <w:r w:rsidRPr="00146154">
        <w:rPr>
          <w:rFonts w:ascii="Times New Roman" w:hAnsi="Times New Roman" w:cs="Times New Roman"/>
        </w:rPr>
        <w:t>13</w:t>
      </w:r>
      <w:r w:rsidRPr="009145A1">
        <w:rPr>
          <w:rFonts w:ascii="Times New Roman" w:hAnsi="Times New Roman" w:cs="Times New Roman"/>
        </w:rPr>
        <w:t>–</w:t>
      </w:r>
      <w:r w:rsidRPr="00146154">
        <w:rPr>
          <w:rFonts w:ascii="Times New Roman" w:hAnsi="Times New Roman" w:cs="Times New Roman"/>
        </w:rPr>
        <w:t>15.9</w:t>
      </w:r>
      <w:r>
        <w:rPr>
          <w:rFonts w:ascii="Times New Roman" w:hAnsi="Times New Roman" w:cs="Times New Roman" w:hint="eastAsia"/>
        </w:rPr>
        <w:t xml:space="preserve">) and </w:t>
      </w:r>
      <w:r w:rsidRPr="00146154">
        <w:rPr>
          <w:rFonts w:ascii="Times New Roman" w:hAnsi="Times New Roman" w:cs="Times New Roman"/>
        </w:rPr>
        <w:t>mild</w:t>
      </w:r>
      <w:r w:rsidRPr="00817479">
        <w:rPr>
          <w:rFonts w:ascii="Times New Roman" w:hAnsi="Times New Roman" w:cs="Times New Roman"/>
        </w:rPr>
        <w:t xml:space="preserve"> </w:t>
      </w:r>
      <w:r w:rsidRPr="00146154">
        <w:rPr>
          <w:rFonts w:ascii="Times New Roman" w:hAnsi="Times New Roman" w:cs="Times New Roman"/>
        </w:rPr>
        <w:t xml:space="preserve">functional </w:t>
      </w:r>
      <w:r>
        <w:rPr>
          <w:rFonts w:ascii="Times New Roman" w:hAnsi="Times New Roman" w:cs="Times New Roman" w:hint="eastAsia"/>
        </w:rPr>
        <w:t>impairment (</w:t>
      </w:r>
      <w:r w:rsidRPr="00146154">
        <w:rPr>
          <w:rFonts w:ascii="Times New Roman" w:hAnsi="Times New Roman" w:cs="Times New Roman"/>
        </w:rPr>
        <w:t>16</w:t>
      </w:r>
      <w:r w:rsidRPr="009145A1">
        <w:rPr>
          <w:rFonts w:ascii="Times New Roman" w:hAnsi="Times New Roman" w:cs="Times New Roman"/>
        </w:rPr>
        <w:t>–</w:t>
      </w:r>
      <w:r w:rsidRPr="00146154">
        <w:rPr>
          <w:rFonts w:ascii="Times New Roman" w:hAnsi="Times New Roman" w:cs="Times New Roman"/>
        </w:rPr>
        <w:t>17.9</w:t>
      </w:r>
      <w:r>
        <w:rPr>
          <w:rFonts w:ascii="Times New Roman" w:hAnsi="Times New Roman" w:cs="Times New Roman" w:hint="eastAsia"/>
        </w:rPr>
        <w:t>),</w:t>
      </w:r>
      <w:r w:rsidRPr="00146154">
        <w:rPr>
          <w:rFonts w:ascii="Times New Roman" w:hAnsi="Times New Roman" w:cs="Times New Roman"/>
        </w:rPr>
        <w:t xml:space="preserve"> </w:t>
      </w:r>
      <w:r>
        <w:rPr>
          <w:rFonts w:ascii="Times New Roman" w:hAnsi="Times New Roman" w:cs="Times New Roman" w:hint="eastAsia"/>
        </w:rPr>
        <w:t>as well as</w:t>
      </w:r>
      <w:r w:rsidRPr="00146154">
        <w:rPr>
          <w:rFonts w:ascii="Times New Roman" w:hAnsi="Times New Roman" w:cs="Times New Roman"/>
        </w:rPr>
        <w:t xml:space="preserve"> normal </w:t>
      </w:r>
      <w:r>
        <w:rPr>
          <w:rFonts w:ascii="Times New Roman" w:hAnsi="Times New Roman" w:cs="Times New Roman" w:hint="eastAsia"/>
        </w:rPr>
        <w:t>(</w:t>
      </w:r>
      <w:r w:rsidRPr="00146154">
        <w:rPr>
          <w:rFonts w:ascii="Times New Roman" w:hAnsi="Times New Roman" w:cs="Times New Roman"/>
        </w:rPr>
        <w:t>18</w:t>
      </w:r>
      <w:r w:rsidRPr="009145A1">
        <w:rPr>
          <w:rFonts w:ascii="Times New Roman" w:hAnsi="Times New Roman" w:cs="Times New Roman"/>
        </w:rPr>
        <w:t>–</w:t>
      </w:r>
      <w:r w:rsidRPr="00146154">
        <w:rPr>
          <w:rFonts w:ascii="Times New Roman" w:hAnsi="Times New Roman" w:cs="Times New Roman"/>
        </w:rPr>
        <w:t>20</w:t>
      </w:r>
      <w:r>
        <w:rPr>
          <w:rFonts w:ascii="Times New Roman" w:hAnsi="Times New Roman" w:cs="Times New Roman" w:hint="eastAsia"/>
        </w:rPr>
        <w:t xml:space="preserve">) </w:t>
      </w:r>
      <w:r w:rsidRPr="00817479">
        <w:rPr>
          <w:rFonts w:ascii="Times New Roman" w:hAnsi="Times New Roman" w:cs="Times New Roman"/>
        </w:rPr>
        <w:t>functional status</w:t>
      </w:r>
      <w:r w:rsidRPr="00146154">
        <w:rPr>
          <w:rFonts w:ascii="Times New Roman" w:hAnsi="Times New Roman" w:cs="Times New Roman"/>
        </w:rPr>
        <w:t xml:space="preserve">. </w:t>
      </w:r>
    </w:p>
    <w:p w14:paraId="47B26AC3" w14:textId="4AB0115E" w:rsidR="00D766A9" w:rsidRPr="00146154" w:rsidRDefault="00D766A9" w:rsidP="00D766A9">
      <w:pPr>
        <w:spacing w:line="276" w:lineRule="auto"/>
        <w:jc w:val="both"/>
        <w:rPr>
          <w:rFonts w:ascii="Times New Roman" w:hAnsi="Times New Roman" w:cs="Times New Roman"/>
        </w:rPr>
      </w:pPr>
      <w:r w:rsidRPr="00C05A32">
        <w:rPr>
          <w:rFonts w:ascii="Times New Roman" w:hAnsi="Times New Roman" w:cs="Times New Roman"/>
          <w:i/>
          <w:iCs/>
        </w:rPr>
        <w:t>PVT test.</w:t>
      </w:r>
      <w:r w:rsidRPr="00146154">
        <w:rPr>
          <w:rFonts w:ascii="Times New Roman" w:hAnsi="Times New Roman" w:cs="Times New Roman"/>
        </w:rPr>
        <w:t xml:space="preserve"> </w:t>
      </w:r>
      <w:r>
        <w:rPr>
          <w:rFonts w:ascii="Times New Roman" w:hAnsi="Times New Roman" w:cs="Times New Roman"/>
        </w:rPr>
        <w:t>D</w:t>
      </w:r>
      <w:r>
        <w:rPr>
          <w:rFonts w:ascii="Times New Roman" w:hAnsi="Times New Roman" w:cs="Times New Roman" w:hint="eastAsia"/>
        </w:rPr>
        <w:t xml:space="preserve">uring the 10-min </w:t>
      </w:r>
      <w:r w:rsidRPr="005A1205">
        <w:rPr>
          <w:rFonts w:ascii="Times New Roman" w:hAnsi="Times New Roman" w:cs="Times New Roman"/>
        </w:rPr>
        <w:t>PVT</w:t>
      </w:r>
      <w:r>
        <w:rPr>
          <w:rFonts w:ascii="Times New Roman" w:hAnsi="Times New Roman" w:cs="Times New Roman" w:hint="eastAsia"/>
        </w:rPr>
        <w:t>, p</w:t>
      </w:r>
      <w:r w:rsidRPr="00923B18">
        <w:rPr>
          <w:rFonts w:ascii="Times New Roman" w:hAnsi="Times New Roman" w:cs="Times New Roman"/>
        </w:rPr>
        <w:t>articipants pressed the spacebar as quickly as possible when a visual stimulus appeared at the center of the screen.</w:t>
      </w:r>
      <w:r w:rsidRPr="00D76860">
        <w:rPr>
          <w:rFonts w:ascii="Times New Roman" w:hAnsi="Times New Roman" w:cs="Times New Roman"/>
        </w:rPr>
        <w:t xml:space="preserve"> Each trial began with a fixation cross followed by the response cue after a randomized delay. Anticipatory responses (RT &lt; 100 ms) and time-out responses (&gt;3000 ms) were excluded. Lapses were defined as RT ≥ 500 ms, and lapse rate was normalized by valid trial count</w:t>
      </w:r>
      <w:r>
        <w:rPr>
          <w:rFonts w:ascii="Times New Roman" w:hAnsi="Times New Roman" w:cs="Times New Roman" w:hint="eastAsia"/>
        </w:rPr>
        <w:t xml:space="preserve"> </w:t>
      </w:r>
      <w:r w:rsidRPr="00146154">
        <w:rPr>
          <w:rFonts w:ascii="Times New Roman" w:hAnsi="Times New Roman" w:cs="Times New Roman"/>
        </w:rPr>
        <w:fldChar w:fldCharType="begin">
          <w:fldData xml:space="preserve">PEVuZE5vdGU+PENpdGU+PEF1dGhvcj5MaW08L0F1dGhvcj48WWVhcj4yMDA4PC9ZZWFyPjxSZWNO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</w:fldData>
        </w:fldChar>
      </w:r>
      <w:r w:rsidR="00F30A62">
        <w:rPr>
          <w:rFonts w:ascii="Times New Roman" w:hAnsi="Times New Roman" w:cs="Times New Roman"/>
        </w:rPr>
        <w:instrText xml:space="preserve"> ADDIN EN.CITE </w:instrText>
      </w:r>
      <w:r w:rsidR="00F30A62">
        <w:rPr>
          <w:rFonts w:ascii="Times New Roman" w:hAnsi="Times New Roman" w:cs="Times New Roman"/>
        </w:rPr>
        <w:fldChar w:fldCharType="begin">
          <w:fldData xml:space="preserve">PEVuZE5vdGU+PENpdGU+PEF1dGhvcj5MaW08L0F1dGhvcj48WWVhcj4yMDA4PC9ZZWFyPjxSZWNO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</w:fldData>
        </w:fldChar>
      </w:r>
      <w:r w:rsidR="00F30A62">
        <w:rPr>
          <w:rFonts w:ascii="Times New Roman" w:hAnsi="Times New Roman" w:cs="Times New Roman"/>
        </w:rPr>
        <w:instrText xml:space="preserve"> ADDIN EN.CITE.DATA </w:instrText>
      </w:r>
      <w:r w:rsidR="00F30A62">
        <w:rPr>
          <w:rFonts w:ascii="Times New Roman" w:hAnsi="Times New Roman" w:cs="Times New Roman"/>
        </w:rPr>
      </w:r>
      <w:r w:rsidR="00F30A62">
        <w:rPr>
          <w:rFonts w:ascii="Times New Roman" w:hAnsi="Times New Roman" w:cs="Times New Roman"/>
        </w:rPr>
        <w:fldChar w:fldCharType="end"/>
      </w:r>
      <w:r w:rsidRPr="00146154">
        <w:rPr>
          <w:rFonts w:ascii="Times New Roman" w:hAnsi="Times New Roman" w:cs="Times New Roman"/>
        </w:rPr>
      </w:r>
      <w:r w:rsidRPr="00146154">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49, 50</w:t>
      </w:r>
      <w:r w:rsidR="00F30A62">
        <w:rPr>
          <w:rFonts w:ascii="Times New Roman" w:hAnsi="Times New Roman" w:cs="Times New Roman"/>
          <w:noProof/>
        </w:rPr>
        <w:t>)</w:t>
      </w:r>
      <w:r w:rsidRPr="00146154">
        <w:rPr>
          <w:rFonts w:ascii="Times New Roman" w:hAnsi="Times New Roman" w:cs="Times New Roman"/>
        </w:rPr>
        <w:fldChar w:fldCharType="end"/>
      </w:r>
      <w:r w:rsidRPr="00D76860">
        <w:rPr>
          <w:rFonts w:ascii="Times New Roman" w:hAnsi="Times New Roman" w:cs="Times New Roman"/>
        </w:rPr>
        <w:t xml:space="preserve">. </w:t>
      </w:r>
      <w:r w:rsidRPr="00357A91">
        <w:rPr>
          <w:rFonts w:ascii="Times New Roman" w:hAnsi="Times New Roman" w:cs="Times New Roman"/>
        </w:rPr>
        <w:t>The primary metric used for subsequent analysis was the mean slowest 10% reaction time, which captures the tail of the reaction-time distribution and is sensitive to vigilance lapses.</w:t>
      </w:r>
    </w:p>
    <w:p w14:paraId="22B686F8" w14:textId="77777777" w:rsidR="00D766A9" w:rsidRDefault="00D766A9" w:rsidP="00D766A9">
      <w:pPr>
        <w:spacing w:line="276" w:lineRule="auto"/>
        <w:jc w:val="both"/>
        <w:rPr>
          <w:rFonts w:ascii="Times New Roman" w:hAnsi="Times New Roman" w:cs="Times New Roman"/>
        </w:rPr>
      </w:pPr>
      <w:r w:rsidRPr="00CB4C09">
        <w:rPr>
          <w:rFonts w:ascii="Times New Roman" w:hAnsi="Times New Roman" w:cs="Times New Roman"/>
          <w:i/>
          <w:iCs/>
        </w:rPr>
        <w:t>Sleep stage scoring.</w:t>
      </w:r>
      <w:r w:rsidRPr="00146154">
        <w:rPr>
          <w:rFonts w:ascii="Times New Roman" w:hAnsi="Times New Roman" w:cs="Times New Roman"/>
        </w:rPr>
        <w:t xml:space="preserve"> </w:t>
      </w:r>
      <w:r w:rsidRPr="00D22DF8">
        <w:rPr>
          <w:rFonts w:ascii="Times New Roman" w:hAnsi="Times New Roman" w:cs="Times New Roman"/>
        </w:rPr>
        <w:t>For participants undergoing PSG, sleep stages (W, N1, N2, N3, and REM) were scored by a trained sleep technician according to American Academy of Sleep Medicine criteria using Natus SleepWorks software. For EarSense-only recordings, sleep stages were manually scored by a trained technician following standardized home-PSG scoring guidelines.</w:t>
      </w:r>
    </w:p>
    <w:p w14:paraId="4F64A08C" w14:textId="77777777" w:rsidR="00D766A9" w:rsidRPr="00EB5CB7" w:rsidRDefault="00D766A9" w:rsidP="00D766A9">
      <w:pPr>
        <w:spacing w:line="276" w:lineRule="auto"/>
        <w:jc w:val="both"/>
        <w:rPr>
          <w:rFonts w:ascii="Times New Roman" w:hAnsi="Times New Roman" w:cs="Times New Roman"/>
          <w:b/>
          <w:bCs/>
        </w:rPr>
      </w:pPr>
      <w:r>
        <w:rPr>
          <w:rFonts w:ascii="Times New Roman" w:hAnsi="Times New Roman" w:cs="Times New Roman" w:hint="eastAsia"/>
          <w:i/>
          <w:iCs/>
        </w:rPr>
        <w:t>Sleep EEG correlation and spindle analysis</w:t>
      </w:r>
      <w:r>
        <w:rPr>
          <w:rFonts w:ascii="Times New Roman" w:hAnsi="Times New Roman" w:cs="Times New Roman"/>
          <w:i/>
          <w:iCs/>
        </w:rPr>
        <w:t>.</w:t>
      </w:r>
      <w:r w:rsidRPr="00146154">
        <w:rPr>
          <w:rFonts w:ascii="Times New Roman" w:hAnsi="Times New Roman" w:cs="Times New Roman"/>
          <w:b/>
          <w:bCs/>
        </w:rPr>
        <w:t xml:space="preserve"> </w:t>
      </w:r>
      <w:r w:rsidRPr="00EB5CB7">
        <w:rPr>
          <w:rFonts w:ascii="Times New Roman" w:hAnsi="Times New Roman" w:cs="Times New Roman"/>
        </w:rPr>
        <w:t xml:space="preserve">Sleep EEG correlation between EarSense and PSG (C4–M1), including the overall spectrogram and canonical band-specific spectral profiles (delta to beta), was assessed using multi-taper–processed EEG signals. </w:t>
      </w:r>
      <w:r w:rsidRPr="00751E90">
        <w:rPr>
          <w:rFonts w:ascii="Times New Roman" w:hAnsi="Times New Roman" w:cs="Times New Roman"/>
        </w:rPr>
        <w:t xml:space="preserve">Sleep spindles were detected during N2 sleep after band-pass filtering within slow (11–13.5 Hz), fast (13.5–16 Hz), and combined (12–16 Hz) spindle bands. Candidate events were identified from the Hilbert-envelope amplitude using thresholds derived from the N2 distribution, with durations constrained to 0.5–2.0 s and gaps &lt;0.2 s merged. </w:t>
      </w:r>
    </w:p>
    <w:p w14:paraId="62700D7F" w14:textId="77777777" w:rsidR="00D766A9" w:rsidRPr="00D93637" w:rsidRDefault="00D766A9" w:rsidP="00D766A9">
      <w:pPr>
        <w:spacing w:line="276" w:lineRule="auto"/>
        <w:jc w:val="both"/>
        <w:rPr>
          <w:rFonts w:ascii="Times New Roman" w:hAnsi="Times New Roman" w:cs="Times New Roman"/>
          <w:u w:val="single"/>
        </w:rPr>
      </w:pPr>
      <w:r>
        <w:rPr>
          <w:rFonts w:ascii="Times New Roman" w:hAnsi="Times New Roman" w:cs="Times New Roman" w:hint="eastAsia"/>
          <w:u w:val="single"/>
        </w:rPr>
        <w:t xml:space="preserve">ML for </w:t>
      </w:r>
      <w:r w:rsidRPr="00D93637">
        <w:rPr>
          <w:rFonts w:ascii="Times New Roman" w:hAnsi="Times New Roman" w:cs="Times New Roman"/>
          <w:u w:val="single"/>
        </w:rPr>
        <w:t xml:space="preserve">ECG reconstruction </w:t>
      </w:r>
      <w:r>
        <w:rPr>
          <w:rFonts w:ascii="Times New Roman" w:hAnsi="Times New Roman" w:cs="Times New Roman" w:hint="eastAsia"/>
          <w:u w:val="single"/>
        </w:rPr>
        <w:t>(ECGnet)</w:t>
      </w:r>
    </w:p>
    <w:p w14:paraId="7FC2BDE4" w14:textId="77777777" w:rsidR="00D766A9" w:rsidRPr="00434A49" w:rsidRDefault="00D766A9" w:rsidP="00D766A9">
      <w:pPr>
        <w:spacing w:line="276" w:lineRule="auto"/>
        <w:jc w:val="both"/>
      </w:pPr>
      <w:r w:rsidRPr="00D93637">
        <w:rPr>
          <w:rFonts w:ascii="Times New Roman" w:hAnsi="Times New Roman" w:cs="Times New Roman"/>
          <w:i/>
          <w:iCs/>
        </w:rPr>
        <w:t xml:space="preserve">Data </w:t>
      </w:r>
      <w:r>
        <w:rPr>
          <w:rFonts w:ascii="Times New Roman" w:hAnsi="Times New Roman" w:cs="Times New Roman" w:hint="eastAsia"/>
          <w:i/>
          <w:iCs/>
        </w:rPr>
        <w:t>p</w:t>
      </w:r>
      <w:r w:rsidRPr="00D93637">
        <w:rPr>
          <w:rFonts w:ascii="Times New Roman" w:hAnsi="Times New Roman" w:cs="Times New Roman"/>
          <w:i/>
          <w:iCs/>
        </w:rPr>
        <w:t xml:space="preserve">reprocessing and </w:t>
      </w:r>
      <w:r>
        <w:rPr>
          <w:rFonts w:ascii="Times New Roman" w:hAnsi="Times New Roman" w:cs="Times New Roman" w:hint="eastAsia"/>
          <w:i/>
          <w:iCs/>
        </w:rPr>
        <w:t>a</w:t>
      </w:r>
      <w:r w:rsidRPr="00D93637">
        <w:rPr>
          <w:rFonts w:ascii="Times New Roman" w:hAnsi="Times New Roman" w:cs="Times New Roman"/>
          <w:i/>
          <w:iCs/>
        </w:rPr>
        <w:t>ugmentation</w:t>
      </w:r>
      <w:r w:rsidRPr="00D93637">
        <w:rPr>
          <w:rFonts w:ascii="Times New Roman" w:hAnsi="Times New Roman" w:cs="Times New Roman" w:hint="eastAsia"/>
          <w:i/>
          <w:iCs/>
        </w:rPr>
        <w:t>.</w:t>
      </w:r>
      <w:r w:rsidRPr="00D93637">
        <w:rPr>
          <w:rFonts w:ascii="Times New Roman" w:hAnsi="Times New Roman" w:cs="Times New Roman" w:hint="eastAsia"/>
        </w:rPr>
        <w:t xml:space="preserve"> </w:t>
      </w:r>
      <w:r w:rsidRPr="00CE0813">
        <w:rPr>
          <w:rFonts w:ascii="Times New Roman" w:hAnsi="Times New Roman" w:cs="Times New Roman"/>
        </w:rPr>
        <w:t>Continuous in-ear composite biopotential</w:t>
      </w:r>
      <w:r>
        <w:rPr>
          <w:rFonts w:ascii="Times New Roman" w:hAnsi="Times New Roman" w:cs="Times New Roman"/>
        </w:rPr>
        <w:t>s</w:t>
      </w:r>
      <w:r w:rsidRPr="00CE0813">
        <w:rPr>
          <w:rFonts w:ascii="Times New Roman" w:hAnsi="Times New Roman" w:cs="Times New Roman"/>
        </w:rPr>
        <w:t xml:space="preserve"> and reference arm ECG were temporally aligned and segmented into overlapping 2-s windows (50% overlap). During training, stochastic augmentation was applied with 50% probability, including random amplitude scaling </w:t>
      </w:r>
      <m:oMath>
        <m:d>
          <m:dPr>
            <m:ctrlPr>
              <w:rPr>
                <w:rFonts w:ascii="Cambria Math" w:hAnsi="Cambria Math" w:cs="Times New Roman"/>
              </w:rPr>
            </m:ctrlPr>
          </m:dPr>
          <m:e>
            <m:r>
              <w:rPr>
                <w:rFonts w:ascii="Cambria Math" w:hAnsi="Cambria Math" w:cs="Times New Roman"/>
              </w:rPr>
              <m:t>U(0.8,1.2)</m:t>
            </m:r>
          </m:e>
        </m:d>
      </m:oMath>
      <w:r w:rsidRPr="00CE0813">
        <w:rPr>
          <w:rFonts w:ascii="Times New Roman" w:hAnsi="Times New Roman" w:cs="Times New Roman"/>
        </w:rPr>
        <w:t xml:space="preserve">and time warping by linear interpolation </w:t>
      </w:r>
      <m:oMath>
        <m:d>
          <m:dPr>
            <m:ctrlPr>
              <w:rPr>
                <w:rFonts w:ascii="Cambria Math" w:hAnsi="Cambria Math" w:cs="Times New Roman"/>
              </w:rPr>
            </m:ctrlPr>
          </m:dPr>
          <m:e>
            <m:r>
              <w:rPr>
                <w:rFonts w:ascii="Cambria Math" w:hAnsi="Cambria Math" w:cs="Times New Roman"/>
              </w:rPr>
              <m:t>U(0.9,1.1)</m:t>
            </m:r>
          </m:e>
        </m:d>
      </m:oMath>
      <w:r w:rsidRPr="00CE0813">
        <w:rPr>
          <w:rFonts w:ascii="Times New Roman" w:hAnsi="Times New Roman" w:cs="Times New Roman"/>
        </w:rPr>
        <w:t>, followed by random cropping.</w:t>
      </w:r>
    </w:p>
    <w:p w14:paraId="6CFBBE39" w14:textId="77777777" w:rsidR="00D766A9" w:rsidRDefault="00D766A9" w:rsidP="00D766A9">
      <w:pPr>
        <w:spacing w:line="276" w:lineRule="auto"/>
        <w:jc w:val="both"/>
        <w:rPr>
          <w:rFonts w:ascii="Times New Roman" w:hAnsi="Times New Roman" w:cs="Times New Roman"/>
        </w:rPr>
      </w:pPr>
      <w:r w:rsidRPr="00D93637">
        <w:rPr>
          <w:rFonts w:ascii="Times New Roman" w:hAnsi="Times New Roman" w:cs="Times New Roman"/>
          <w:i/>
          <w:iCs/>
        </w:rPr>
        <w:t>ECG</w:t>
      </w:r>
      <w:r>
        <w:rPr>
          <w:rFonts w:ascii="Times New Roman" w:hAnsi="Times New Roman" w:cs="Times New Roman" w:hint="eastAsia"/>
          <w:i/>
          <w:iCs/>
        </w:rPr>
        <w:t>n</w:t>
      </w:r>
      <w:r w:rsidRPr="00D93637">
        <w:rPr>
          <w:rFonts w:ascii="Times New Roman" w:hAnsi="Times New Roman" w:cs="Times New Roman"/>
          <w:i/>
          <w:iCs/>
        </w:rPr>
        <w:t xml:space="preserve">et </w:t>
      </w:r>
      <w:r>
        <w:rPr>
          <w:rFonts w:ascii="Times New Roman" w:hAnsi="Times New Roman" w:cs="Times New Roman" w:hint="eastAsia"/>
          <w:i/>
          <w:iCs/>
        </w:rPr>
        <w:t>a</w:t>
      </w:r>
      <w:r w:rsidRPr="00D93637">
        <w:rPr>
          <w:rFonts w:ascii="Times New Roman" w:hAnsi="Times New Roman" w:cs="Times New Roman"/>
          <w:i/>
          <w:iCs/>
        </w:rPr>
        <w:t>rchitecture</w:t>
      </w:r>
      <w:r w:rsidRPr="00D93637">
        <w:rPr>
          <w:rFonts w:ascii="Times New Roman" w:hAnsi="Times New Roman" w:cs="Times New Roman" w:hint="eastAsia"/>
          <w:i/>
          <w:iCs/>
        </w:rPr>
        <w:t>.</w:t>
      </w:r>
      <w:r>
        <w:rPr>
          <w:rFonts w:ascii="Times New Roman" w:hAnsi="Times New Roman" w:cs="Times New Roman" w:hint="eastAsia"/>
        </w:rPr>
        <w:t xml:space="preserve"> </w:t>
      </w:r>
      <w:r w:rsidRPr="00CE0813">
        <w:rPr>
          <w:rFonts w:ascii="Times New Roman" w:hAnsi="Times New Roman" w:cs="Times New Roman"/>
        </w:rPr>
        <w:t>ECGnet</w:t>
      </w:r>
      <w:r>
        <w:rPr>
          <w:rFonts w:ascii="Times New Roman" w:hAnsi="Times New Roman" w:cs="Times New Roman"/>
        </w:rPr>
        <w:t xml:space="preserve"> is</w:t>
      </w:r>
      <w:r w:rsidRPr="00CE0813">
        <w:rPr>
          <w:rFonts w:ascii="Times New Roman" w:hAnsi="Times New Roman" w:cs="Times New Roman"/>
        </w:rPr>
        <w:t xml:space="preserve"> a one-dimensional convolutional encoder–attention–decoder network (</w:t>
      </w:r>
      <w:r w:rsidRPr="00CE0813">
        <w:rPr>
          <w:rFonts w:ascii="Times New Roman" w:hAnsi="Times New Roman" w:cs="Times New Roman"/>
          <w:b/>
          <w:bCs/>
        </w:rPr>
        <w:t>Fig. 2</w:t>
      </w:r>
      <w:r>
        <w:rPr>
          <w:rFonts w:ascii="Times New Roman" w:hAnsi="Times New Roman" w:cs="Times New Roman"/>
          <w:b/>
          <w:bCs/>
        </w:rPr>
        <w:t>L</w:t>
      </w:r>
      <w:r w:rsidRPr="00CE0813">
        <w:rPr>
          <w:rFonts w:ascii="Times New Roman" w:hAnsi="Times New Roman" w:cs="Times New Roman"/>
        </w:rPr>
        <w:t xml:space="preserve">; </w:t>
      </w:r>
      <w:r w:rsidRPr="00CE0813">
        <w:rPr>
          <w:rFonts w:ascii="Times New Roman" w:hAnsi="Times New Roman" w:cs="Times New Roman"/>
          <w:b/>
          <w:bCs/>
        </w:rPr>
        <w:t>fig. S38</w:t>
      </w:r>
      <w:r w:rsidRPr="00CE0813">
        <w:rPr>
          <w:rFonts w:ascii="Times New Roman" w:hAnsi="Times New Roman" w:cs="Times New Roman"/>
        </w:rPr>
        <w:t xml:space="preserve">). The encoder consisted of two convolutional layers (kernel sizes 15 and 11), each followed by instance normalization, ReLU activation, and max pooling (stride = 2). A self-attention block was introduced at the bottleneck to capture long-range dependencies across cardiac cycles. Encoded features were projected into query, key, and value representations using </w:t>
      </w:r>
      <m:oMath>
        <m:r>
          <w:rPr>
            <w:rFonts w:ascii="Cambria Math" w:hAnsi="Cambria Math" w:cs="Times New Roman"/>
          </w:rPr>
          <m:t>1×1</m:t>
        </m:r>
      </m:oMath>
      <w:r w:rsidRPr="00CE0813">
        <w:rPr>
          <w:rFonts w:ascii="Times New Roman" w:hAnsi="Times New Roman" w:cs="Times New Roman"/>
        </w:rPr>
        <w:t xml:space="preserve">convolutions, and the resulting attention-enhanced features were fused with the original features through a residual connection with a learnable scaling factor </w:t>
      </w:r>
      <m:oMath>
        <m:r>
          <w:rPr>
            <w:rFonts w:ascii="Cambria Math" w:hAnsi="Cambria Math" w:cs="Times New Roman"/>
          </w:rPr>
          <m:t>γ</m:t>
        </m:r>
      </m:oMath>
      <w:r w:rsidRPr="00CE0813">
        <w:rPr>
          <w:rFonts w:ascii="Times New Roman" w:hAnsi="Times New Roman" w:cs="Times New Roman"/>
        </w:rPr>
        <w:t>. The decoder used two transposed convolution layers (kernel sizes 11 and 15, stride = 2) to reconstruct a single-channel ECG waveform.</w:t>
      </w:r>
    </w:p>
    <w:p w14:paraId="10BD8E37" w14:textId="77777777" w:rsidR="00D766A9" w:rsidRDefault="00D766A9" w:rsidP="00D766A9">
      <w:pPr>
        <w:spacing w:line="276" w:lineRule="auto"/>
        <w:jc w:val="both"/>
        <w:rPr>
          <w:rFonts w:ascii="Times New Roman" w:hAnsi="Times New Roman" w:cs="Times New Roman"/>
        </w:rPr>
      </w:pPr>
      <w:r>
        <w:rPr>
          <w:rFonts w:ascii="Times New Roman" w:hAnsi="Times New Roman" w:cs="Times New Roman" w:hint="eastAsia"/>
          <w:i/>
          <w:iCs/>
        </w:rPr>
        <w:lastRenderedPageBreak/>
        <w:t>Model training, signal reconstruction and post-processing</w:t>
      </w:r>
      <w:r w:rsidRPr="00B51DBA">
        <w:rPr>
          <w:rFonts w:ascii="Times New Roman" w:hAnsi="Times New Roman" w:cs="Times New Roman" w:hint="eastAsia"/>
          <w:i/>
          <w:iCs/>
        </w:rPr>
        <w:t>.</w:t>
      </w:r>
      <w:r>
        <w:rPr>
          <w:rFonts w:ascii="Times New Roman" w:hAnsi="Times New Roman" w:cs="Times New Roman" w:hint="eastAsia"/>
        </w:rPr>
        <w:t xml:space="preserve"> </w:t>
      </w:r>
      <w:r w:rsidRPr="00CE0813">
        <w:rPr>
          <w:rFonts w:ascii="Times New Roman" w:hAnsi="Times New Roman" w:cs="Times New Roman"/>
        </w:rPr>
        <w:t>To preserve spectral and morphological fidelity, ECGnet was trained using a focal frequency loss together with a multi-scale peak loss computed at the original, 2× downsampled, and 4× downsampled resolutions, weighted by 0.5, 0.3, and 0.2, respectively. Spatial weighting based on the normalized absolute temporal gradient of the reference ECG was further applied to emphasize sharp waveform features such as R-peaks.</w:t>
      </w:r>
    </w:p>
    <w:p w14:paraId="5305910C" w14:textId="77777777" w:rsidR="00D766A9" w:rsidRPr="00D93637" w:rsidRDefault="00D766A9" w:rsidP="00D766A9">
      <w:pPr>
        <w:spacing w:line="276" w:lineRule="auto"/>
        <w:jc w:val="both"/>
        <w:rPr>
          <w:rFonts w:ascii="Times New Roman" w:hAnsi="Times New Roman" w:cs="Times New Roman"/>
        </w:rPr>
      </w:pPr>
      <w:r w:rsidRPr="00CE0813">
        <w:rPr>
          <w:rFonts w:ascii="Times New Roman" w:hAnsi="Times New Roman" w:cs="Times New Roman"/>
        </w:rPr>
        <w:t>Continuous ECG signals were reconstructed using a weighted overlap-add strategy with a Hann window and subsequently smoothed using a one-dimensional Gaussian filter (</w:t>
      </w:r>
      <m:oMath>
        <m:r>
          <w:rPr>
            <w:rFonts w:ascii="Cambria Math" w:hAnsi="Cambria Math" w:cs="Times New Roman"/>
          </w:rPr>
          <m:t>k</m:t>
        </m:r>
        <m:r>
          <m:rPr>
            <m:sty m:val="p"/>
          </m:rPr>
          <w:rPr>
            <w:rFonts w:ascii="Cambria Math" w:hAnsi="Cambria Math" w:cs="Times New Roman"/>
          </w:rPr>
          <m:t>=31</m:t>
        </m:r>
      </m:oMath>
      <w:r w:rsidRPr="00CE0813">
        <w:rPr>
          <w:rFonts w:ascii="Times New Roman" w:hAnsi="Times New Roman" w:cs="Times New Roman"/>
        </w:rPr>
        <w:t xml:space="preserve">, </w:t>
      </w:r>
      <m:oMath>
        <m:r>
          <w:rPr>
            <w:rFonts w:ascii="Cambria Math" w:hAnsi="Cambria Math" w:cs="Times New Roman"/>
          </w:rPr>
          <m:t>σ</m:t>
        </m:r>
        <m:r>
          <m:rPr>
            <m:sty m:val="p"/>
          </m:rPr>
          <w:rPr>
            <w:rFonts w:ascii="Cambria Math" w:hAnsi="Cambria Math" w:cs="Times New Roman"/>
          </w:rPr>
          <m:t>=5.0</m:t>
        </m:r>
      </m:oMath>
      <w:r w:rsidRPr="00CE0813">
        <w:rPr>
          <w:rFonts w:ascii="Times New Roman" w:hAnsi="Times New Roman" w:cs="Times New Roman"/>
        </w:rPr>
        <w:t>). Reconstruction performance relative to the reference arm ECG was evaluated using MSE, MAE, Pearson correlation coefficient (</w:t>
      </w:r>
      <m:oMath>
        <m:r>
          <w:rPr>
            <w:rFonts w:ascii="Cambria Math" w:hAnsi="Cambria Math" w:cs="Times New Roman"/>
          </w:rPr>
          <m:t>r</m:t>
        </m:r>
      </m:oMath>
      <w:r w:rsidRPr="00CE0813">
        <w:rPr>
          <w:rFonts w:ascii="Times New Roman" w:hAnsi="Times New Roman" w:cs="Times New Roman"/>
        </w:rPr>
        <w:t>), cosine similarity, SNR, and percentage root mean square difference (PRD), reported as mean ± s.d. with 95% confidence intervals.</w:t>
      </w:r>
    </w:p>
    <w:p w14:paraId="179A54A0" w14:textId="77777777" w:rsidR="00D766A9" w:rsidRPr="00795D59" w:rsidRDefault="00D766A9" w:rsidP="00D766A9">
      <w:pPr>
        <w:spacing w:line="276" w:lineRule="auto"/>
        <w:jc w:val="both"/>
        <w:rPr>
          <w:rFonts w:ascii="Times New Roman" w:hAnsi="Times New Roman" w:cs="Times New Roman"/>
          <w:u w:val="single"/>
        </w:rPr>
      </w:pPr>
      <w:r>
        <w:rPr>
          <w:rFonts w:ascii="Times New Roman" w:hAnsi="Times New Roman" w:cs="Times New Roman" w:hint="eastAsia"/>
          <w:u w:val="single"/>
        </w:rPr>
        <w:t xml:space="preserve">ML for </w:t>
      </w:r>
      <w:r>
        <w:rPr>
          <w:rFonts w:ascii="Times New Roman" w:hAnsi="Times New Roman" w:cs="Times New Roman"/>
          <w:u w:val="single"/>
        </w:rPr>
        <w:t>a</w:t>
      </w:r>
      <w:r w:rsidRPr="00795D59">
        <w:rPr>
          <w:rFonts w:ascii="Times New Roman" w:hAnsi="Times New Roman" w:cs="Times New Roman"/>
          <w:u w:val="single"/>
        </w:rPr>
        <w:t>ffective</w:t>
      </w:r>
      <w:r>
        <w:rPr>
          <w:rFonts w:ascii="Times New Roman" w:hAnsi="Times New Roman" w:cs="Times New Roman"/>
          <w:u w:val="single"/>
        </w:rPr>
        <w:t xml:space="preserve"> </w:t>
      </w:r>
      <w:r w:rsidRPr="00795D59">
        <w:rPr>
          <w:rFonts w:ascii="Times New Roman" w:hAnsi="Times New Roman" w:cs="Times New Roman"/>
          <w:u w:val="single"/>
        </w:rPr>
        <w:t>state</w:t>
      </w:r>
      <w:r>
        <w:rPr>
          <w:rFonts w:ascii="Times New Roman" w:hAnsi="Times New Roman" w:cs="Times New Roman" w:hint="eastAsia"/>
          <w:u w:val="single"/>
        </w:rPr>
        <w:t xml:space="preserve"> analysis</w:t>
      </w:r>
    </w:p>
    <w:p w14:paraId="16AD3ABF" w14:textId="1615CA0F" w:rsidR="00D766A9" w:rsidRPr="00146154" w:rsidRDefault="00D766A9" w:rsidP="00D766A9">
      <w:pPr>
        <w:spacing w:line="276" w:lineRule="auto"/>
        <w:jc w:val="both"/>
        <w:rPr>
          <w:rFonts w:ascii="Times New Roman" w:hAnsi="Times New Roman" w:cs="Times New Roman"/>
        </w:rPr>
      </w:pPr>
      <w:r w:rsidRPr="00795D59">
        <w:rPr>
          <w:rFonts w:ascii="Times New Roman" w:hAnsi="Times New Roman" w:cs="Times New Roman"/>
          <w:i/>
          <w:iCs/>
        </w:rPr>
        <w:t>Signal processing</w:t>
      </w:r>
      <w:r>
        <w:rPr>
          <w:rFonts w:ascii="Times New Roman" w:hAnsi="Times New Roman" w:cs="Times New Roman" w:hint="eastAsia"/>
          <w:i/>
          <w:iCs/>
        </w:rPr>
        <w:t xml:space="preserve"> and feature </w:t>
      </w:r>
      <w:r>
        <w:rPr>
          <w:rFonts w:ascii="Times New Roman" w:hAnsi="Times New Roman" w:cs="Times New Roman"/>
          <w:i/>
          <w:iCs/>
        </w:rPr>
        <w:t>extraction</w:t>
      </w:r>
      <w:r w:rsidRPr="00795D59">
        <w:rPr>
          <w:rFonts w:ascii="Times New Roman" w:hAnsi="Times New Roman" w:cs="Times New Roman"/>
          <w:i/>
          <w:iCs/>
        </w:rPr>
        <w:t>.</w:t>
      </w:r>
      <w:r w:rsidRPr="00146154">
        <w:rPr>
          <w:rFonts w:ascii="Times New Roman" w:hAnsi="Times New Roman" w:cs="Times New Roman"/>
          <w:b/>
          <w:bCs/>
        </w:rPr>
        <w:t xml:space="preserve"> </w:t>
      </w:r>
      <w:r w:rsidRPr="00CE0813">
        <w:rPr>
          <w:rFonts w:ascii="Times New Roman" w:hAnsi="Times New Roman" w:cs="Times New Roman"/>
        </w:rPr>
        <w:t xml:space="preserve">Raw signals were cleaned by removing missing or non-finite samples and identifying recording gaps. EEG and ECG were band-pass filtered from 1 to 50 Hz, and PPG was separated into pulse-related (0.5–5 Hz) and respiration-related (0.1–0.8 Hz) components. GSR, CBT, and IMU were used without additional filtering. Signals were segmented into synchronized </w:t>
      </w:r>
      <w:ins w:id="46" w:author="Liu, Ruixiao" w:date="2026-03-27T11:52:00Z">
        <w:r w:rsidR="00EC0E0E">
          <w:rPr>
            <w:rFonts w:ascii="Times New Roman" w:hAnsi="Times New Roman" w:cs="Times New Roman"/>
          </w:rPr>
          <w:t xml:space="preserve">non-overlapping </w:t>
        </w:r>
      </w:ins>
      <w:r w:rsidRPr="00CE0813">
        <w:rPr>
          <w:rFonts w:ascii="Times New Roman" w:hAnsi="Times New Roman" w:cs="Times New Roman"/>
        </w:rPr>
        <w:t xml:space="preserve">windows across modalities, using 30 s </w:t>
      </w:r>
      <w:r>
        <w:rPr>
          <w:rFonts w:ascii="Times New Roman" w:hAnsi="Times New Roman" w:cs="Times New Roman" w:hint="eastAsia"/>
        </w:rPr>
        <w:t>epoch</w:t>
      </w:r>
      <w:r w:rsidRPr="00CE0813">
        <w:rPr>
          <w:rFonts w:ascii="Times New Roman" w:hAnsi="Times New Roman" w:cs="Times New Roman"/>
        </w:rPr>
        <w:t>s for EEG, ECG, PPG, GSR, and CBT, and 5 s windows for IMU. Feature sequences were truncated to the minimum window count across modalities to preserve alignment.</w:t>
      </w:r>
    </w:p>
    <w:p w14:paraId="0EB362D8" w14:textId="77777777" w:rsidR="00D766A9" w:rsidRPr="00146154" w:rsidRDefault="00D766A9" w:rsidP="00D766A9">
      <w:pPr>
        <w:spacing w:line="276" w:lineRule="auto"/>
        <w:jc w:val="both"/>
        <w:rPr>
          <w:rFonts w:ascii="Times New Roman" w:hAnsi="Times New Roman" w:cs="Times New Roman"/>
        </w:rPr>
      </w:pPr>
      <w:r w:rsidRPr="00CE0813">
        <w:rPr>
          <w:rFonts w:ascii="Times New Roman" w:hAnsi="Times New Roman" w:cs="Times New Roman"/>
        </w:rPr>
        <w:t xml:space="preserve">Modality-specific features were extracted from each </w:t>
      </w:r>
      <w:r>
        <w:rPr>
          <w:rFonts w:ascii="Times New Roman" w:hAnsi="Times New Roman" w:cs="Times New Roman" w:hint="eastAsia"/>
        </w:rPr>
        <w:t>epoch</w:t>
      </w:r>
      <w:r w:rsidRPr="00CE0813">
        <w:rPr>
          <w:rFonts w:ascii="Times New Roman" w:hAnsi="Times New Roman" w:cs="Times New Roman"/>
        </w:rPr>
        <w:t>. EEG features included Hjorth parameters, band powers, band ratios, spectral entropy, mean and peak frequencies, and time-domain statistics. ECG features included heart rate, RR interval statistics, and time- and frequency-domain HRV metrics. PPG features included pulse rate, beat-interval statistics, respiration features, channel-wise statistics, and cross-channel ratios. GSR, CBT, and IMU features included descriptive statistics together with slope, derivative, motion-intensity, and dominant-frequency measures as appropriate.</w:t>
      </w:r>
    </w:p>
    <w:p w14:paraId="12E3A774" w14:textId="77777777" w:rsidR="00D766A9" w:rsidRDefault="00D766A9" w:rsidP="00D766A9">
      <w:pPr>
        <w:spacing w:line="276" w:lineRule="auto"/>
        <w:jc w:val="both"/>
      </w:pPr>
      <w:r>
        <w:rPr>
          <w:rFonts w:ascii="Times New Roman" w:hAnsi="Times New Roman" w:cs="Times New Roman" w:hint="eastAsia"/>
          <w:i/>
          <w:iCs/>
        </w:rPr>
        <w:t>M</w:t>
      </w:r>
      <w:r w:rsidRPr="00795D59">
        <w:rPr>
          <w:rFonts w:ascii="Times New Roman" w:hAnsi="Times New Roman" w:cs="Times New Roman"/>
          <w:i/>
          <w:iCs/>
        </w:rPr>
        <w:t>odel training</w:t>
      </w:r>
      <w:r>
        <w:rPr>
          <w:rFonts w:ascii="Times New Roman" w:hAnsi="Times New Roman" w:cs="Times New Roman" w:hint="eastAsia"/>
          <w:i/>
          <w:iCs/>
        </w:rPr>
        <w:t xml:space="preserve"> and interpretation</w:t>
      </w:r>
      <w:r w:rsidRPr="00795D59">
        <w:rPr>
          <w:rFonts w:ascii="Times New Roman" w:hAnsi="Times New Roman" w:cs="Times New Roman"/>
          <w:i/>
          <w:iCs/>
        </w:rPr>
        <w:t>.</w:t>
      </w:r>
      <w:r w:rsidRPr="00146154">
        <w:rPr>
          <w:rFonts w:ascii="Times New Roman" w:hAnsi="Times New Roman" w:cs="Times New Roman"/>
        </w:rPr>
        <w:t xml:space="preserve"> </w:t>
      </w:r>
      <w:r w:rsidRPr="00CE0813">
        <w:rPr>
          <w:rFonts w:ascii="Times New Roman" w:hAnsi="Times New Roman" w:cs="Times New Roman"/>
        </w:rPr>
        <w:t xml:space="preserve">Labels were derived from session-level PANAS and STAI-Y1 scores and assigned to all </w:t>
      </w:r>
      <w:r>
        <w:rPr>
          <w:rFonts w:ascii="Times New Roman" w:hAnsi="Times New Roman" w:cs="Times New Roman" w:hint="eastAsia"/>
        </w:rPr>
        <w:t xml:space="preserve">epochs </w:t>
      </w:r>
      <w:r w:rsidRPr="00CE0813">
        <w:rPr>
          <w:rFonts w:ascii="Times New Roman" w:hAnsi="Times New Roman" w:cs="Times New Roman"/>
        </w:rPr>
        <w:t>within the corresponding session. Constant features were removed using a variance threshold. Features were normalized within each subject using baseline recordings and then z-score standardized using parameters estimated from the training folds only. Models were trained and evaluated by cross-validation, with performance assessed exclusively on held-out folds.</w:t>
      </w:r>
      <w:r>
        <w:rPr>
          <w:rFonts w:hint="eastAsia"/>
        </w:rPr>
        <w:t xml:space="preserve"> </w:t>
      </w:r>
    </w:p>
    <w:p w14:paraId="429BBC58" w14:textId="77777777" w:rsidR="00D766A9" w:rsidRPr="00C6002A" w:rsidRDefault="00D766A9" w:rsidP="00D766A9">
      <w:pPr>
        <w:spacing w:line="276" w:lineRule="auto"/>
        <w:jc w:val="both"/>
      </w:pPr>
      <w:r w:rsidRPr="00CE0813">
        <w:rPr>
          <w:rFonts w:ascii="Times New Roman" w:hAnsi="Times New Roman" w:cs="Times New Roman"/>
        </w:rPr>
        <w:t>Model interpretability was assessed using SHAP</w:t>
      </w:r>
      <w:r>
        <w:rPr>
          <w:rFonts w:ascii="Times New Roman" w:hAnsi="Times New Roman" w:cs="Times New Roman" w:hint="eastAsia"/>
        </w:rPr>
        <w:t xml:space="preserve"> (</w:t>
      </w:r>
      <w:r w:rsidRPr="00CE0813">
        <w:rPr>
          <w:rFonts w:ascii="Times New Roman" w:hAnsi="Times New Roman" w:cs="Times New Roman" w:hint="eastAsia"/>
          <w:b/>
          <w:bCs/>
        </w:rPr>
        <w:t>Fig4. K</w:t>
      </w:r>
      <w:r>
        <w:rPr>
          <w:rFonts w:ascii="Times New Roman" w:hAnsi="Times New Roman" w:cs="Times New Roman" w:hint="eastAsia"/>
        </w:rPr>
        <w:t xml:space="preserve"> and </w:t>
      </w:r>
      <w:r w:rsidRPr="00CE0813">
        <w:rPr>
          <w:rFonts w:ascii="Times New Roman" w:hAnsi="Times New Roman" w:cs="Times New Roman" w:hint="eastAsia"/>
          <w:b/>
          <w:bCs/>
        </w:rPr>
        <w:t>L</w:t>
      </w:r>
      <w:r>
        <w:rPr>
          <w:rFonts w:ascii="Times New Roman" w:hAnsi="Times New Roman" w:cs="Times New Roman" w:hint="eastAsia"/>
        </w:rPr>
        <w:t>)</w:t>
      </w:r>
      <w:r w:rsidRPr="00CE0813">
        <w:rPr>
          <w:rFonts w:ascii="Times New Roman" w:hAnsi="Times New Roman" w:cs="Times New Roman"/>
        </w:rPr>
        <w:t>. Tree-based, linear, and other nonlinear models were analyzed using TreeExplainer, LinearExplainer, and KernelExplainer, respectively. SHAP values were computed on held-out test samples and aggregated across folds to generate global attribution and decision plots.</w:t>
      </w:r>
    </w:p>
    <w:p w14:paraId="6B956671" w14:textId="77777777" w:rsidR="00D766A9" w:rsidRPr="00D820BE" w:rsidRDefault="00D766A9" w:rsidP="00D766A9">
      <w:pPr>
        <w:spacing w:line="276" w:lineRule="auto"/>
        <w:jc w:val="both"/>
        <w:rPr>
          <w:rFonts w:ascii="Times New Roman" w:hAnsi="Times New Roman" w:cs="Times New Roman"/>
          <w:u w:val="single"/>
        </w:rPr>
      </w:pPr>
      <w:r>
        <w:rPr>
          <w:rFonts w:ascii="Times New Roman" w:hAnsi="Times New Roman" w:cs="Times New Roman" w:hint="eastAsia"/>
          <w:u w:val="single"/>
        </w:rPr>
        <w:t xml:space="preserve">ML for </w:t>
      </w:r>
      <w:r>
        <w:rPr>
          <w:rFonts w:ascii="Times New Roman" w:hAnsi="Times New Roman" w:cs="Times New Roman"/>
          <w:u w:val="single"/>
        </w:rPr>
        <w:t>s</w:t>
      </w:r>
      <w:r w:rsidRPr="00D820BE">
        <w:rPr>
          <w:rFonts w:ascii="Times New Roman" w:hAnsi="Times New Roman" w:cs="Times New Roman"/>
          <w:u w:val="single"/>
        </w:rPr>
        <w:t xml:space="preserve">leep </w:t>
      </w:r>
      <w:r>
        <w:rPr>
          <w:rFonts w:ascii="Times New Roman" w:hAnsi="Times New Roman" w:cs="Times New Roman" w:hint="eastAsia"/>
          <w:u w:val="single"/>
        </w:rPr>
        <w:t>staging</w:t>
      </w:r>
      <w:r w:rsidRPr="00D820BE">
        <w:rPr>
          <w:rFonts w:ascii="Times New Roman" w:hAnsi="Times New Roman" w:cs="Times New Roman"/>
          <w:u w:val="single"/>
        </w:rPr>
        <w:t xml:space="preserve"> and </w:t>
      </w:r>
      <w:r w:rsidRPr="00D820BE">
        <w:rPr>
          <w:rFonts w:ascii="Times New Roman" w:hAnsi="Times New Roman" w:cs="Times New Roman" w:hint="eastAsia"/>
          <w:u w:val="single"/>
        </w:rPr>
        <w:t xml:space="preserve">functional and cognitive </w:t>
      </w:r>
      <w:r>
        <w:rPr>
          <w:rFonts w:ascii="Times New Roman" w:hAnsi="Times New Roman" w:cs="Times New Roman" w:hint="eastAsia"/>
          <w:u w:val="single"/>
        </w:rPr>
        <w:t xml:space="preserve">performance </w:t>
      </w:r>
      <w:r w:rsidRPr="00D820BE">
        <w:rPr>
          <w:rFonts w:ascii="Times New Roman" w:hAnsi="Times New Roman" w:cs="Times New Roman"/>
          <w:u w:val="single"/>
        </w:rPr>
        <w:t>prediction</w:t>
      </w:r>
    </w:p>
    <w:p w14:paraId="5D87DB29" w14:textId="77777777" w:rsidR="00D766A9" w:rsidRDefault="00D766A9" w:rsidP="00D766A9">
      <w:pPr>
        <w:spacing w:line="276" w:lineRule="auto"/>
        <w:jc w:val="both"/>
        <w:rPr>
          <w:rFonts w:ascii="Times New Roman" w:hAnsi="Times New Roman" w:cs="Times New Roman"/>
        </w:rPr>
      </w:pPr>
      <w:r w:rsidRPr="00795D59">
        <w:rPr>
          <w:rFonts w:ascii="Times New Roman" w:hAnsi="Times New Roman" w:cs="Times New Roman"/>
          <w:i/>
          <w:iCs/>
        </w:rPr>
        <w:lastRenderedPageBreak/>
        <w:t>Signal processing</w:t>
      </w:r>
      <w:r>
        <w:rPr>
          <w:rFonts w:ascii="Times New Roman" w:hAnsi="Times New Roman" w:cs="Times New Roman" w:hint="eastAsia"/>
          <w:i/>
          <w:iCs/>
        </w:rPr>
        <w:t xml:space="preserve"> and </w:t>
      </w:r>
      <w:r w:rsidRPr="007B7780">
        <w:rPr>
          <w:rFonts w:ascii="Times New Roman" w:hAnsi="Times New Roman" w:cs="Times New Roman"/>
          <w:i/>
          <w:iCs/>
        </w:rPr>
        <w:t>contextual input construction</w:t>
      </w:r>
      <w:r w:rsidRPr="00F07567">
        <w:rPr>
          <w:rFonts w:ascii="Times New Roman" w:hAnsi="Times New Roman" w:cs="Times New Roman" w:hint="eastAsia"/>
          <w:i/>
          <w:iCs/>
        </w:rPr>
        <w:t>.</w:t>
      </w:r>
      <w:r>
        <w:rPr>
          <w:rFonts w:ascii="Times New Roman" w:hAnsi="Times New Roman" w:cs="Times New Roman" w:hint="eastAsia"/>
        </w:rPr>
        <w:t xml:space="preserve"> </w:t>
      </w:r>
      <w:r>
        <w:rPr>
          <w:rFonts w:ascii="Times New Roman" w:hAnsi="Times New Roman" w:cs="Times New Roman"/>
        </w:rPr>
        <w:t>E</w:t>
      </w:r>
      <w:r w:rsidRPr="00B3729E">
        <w:rPr>
          <w:rFonts w:ascii="Times New Roman" w:hAnsi="Times New Roman" w:cs="Times New Roman"/>
        </w:rPr>
        <w:t>arSense overnight multimodal recordings in European Data Format were paired with technician-scored hypnograms (Wake, N1, N2, N3, REM)</w:t>
      </w:r>
      <w:r>
        <w:rPr>
          <w:rFonts w:ascii="Times New Roman" w:hAnsi="Times New Roman" w:cs="Times New Roman"/>
        </w:rPr>
        <w:t>, and their</w:t>
      </w:r>
      <w:r w:rsidRPr="00B3729E">
        <w:rPr>
          <w:rFonts w:ascii="Times New Roman" w:hAnsi="Times New Roman" w:cs="Times New Roman"/>
        </w:rPr>
        <w:t xml:space="preserve"> timestamps were aligned</w:t>
      </w:r>
      <w:r>
        <w:rPr>
          <w:rFonts w:ascii="Times New Roman" w:hAnsi="Times New Roman" w:cs="Times New Roman"/>
        </w:rPr>
        <w:t>.</w:t>
      </w:r>
      <w:r w:rsidRPr="00B3729E">
        <w:rPr>
          <w:rFonts w:ascii="Times New Roman" w:hAnsi="Times New Roman" w:cs="Times New Roman"/>
        </w:rPr>
        <w:t xml:space="preserve"> </w:t>
      </w:r>
      <w:r>
        <w:rPr>
          <w:rFonts w:ascii="Times New Roman" w:hAnsi="Times New Roman" w:cs="Times New Roman"/>
        </w:rPr>
        <w:t>Data</w:t>
      </w:r>
      <w:r w:rsidRPr="00B3729E">
        <w:rPr>
          <w:rFonts w:ascii="Times New Roman" w:hAnsi="Times New Roman" w:cs="Times New Roman"/>
        </w:rPr>
        <w:t xml:space="preserve"> were segmented into 30s epochs</w:t>
      </w:r>
      <w:r>
        <w:rPr>
          <w:rFonts w:ascii="Times New Roman" w:hAnsi="Times New Roman" w:cs="Times New Roman"/>
        </w:rPr>
        <w:t xml:space="preserve"> with</w:t>
      </w:r>
      <w:r w:rsidRPr="00B3729E">
        <w:rPr>
          <w:rFonts w:ascii="Times New Roman" w:hAnsi="Times New Roman" w:cs="Times New Roman"/>
        </w:rPr>
        <w:t xml:space="preserve"> a sleep-stage label. All signals were resampled to 100 Hz and band-pass filtered (EEG: 0.5–45 Hz; ECG: 0.5–40 Hz; PPG: 0.5–8 Hz; IMU: 0.1–15 Hz). Each epoch was independently z-score normalized</w:t>
      </w:r>
      <w:r>
        <w:rPr>
          <w:rFonts w:ascii="Times New Roman" w:hAnsi="Times New Roman" w:cs="Times New Roman"/>
        </w:rPr>
        <w:t xml:space="preserve">, and </w:t>
      </w:r>
      <w:r w:rsidRPr="00B3729E">
        <w:rPr>
          <w:rFonts w:ascii="Times New Roman" w:hAnsi="Times New Roman" w:cs="Times New Roman"/>
        </w:rPr>
        <w:t xml:space="preserve">adjacent epochs were concatenated such that the input for target epoch </w:t>
      </w:r>
      <m:oMath>
        <m:r>
          <w:rPr>
            <w:rFonts w:ascii="Cambria Math" w:hAnsi="Cambria Math" w:cs="Times New Roman"/>
          </w:rPr>
          <m:t xml:space="preserve">t </m:t>
        </m:r>
      </m:oMath>
      <w:r w:rsidRPr="00B3729E">
        <w:rPr>
          <w:rFonts w:ascii="Times New Roman" w:hAnsi="Times New Roman" w:cs="Times New Roman"/>
        </w:rPr>
        <w:t xml:space="preserve">was </w:t>
      </w:r>
      <m:oMath>
        <m:d>
          <m:dPr>
            <m:begChr m:val="["/>
            <m:endChr m:val="]"/>
            <m:ctrlPr>
              <w:rPr>
                <w:rFonts w:ascii="Cambria Math" w:hAnsi="Cambria Math" w:cs="Times New Roman"/>
              </w:rPr>
            </m:ctrlPr>
          </m:dPr>
          <m:e>
            <m:r>
              <w:rPr>
                <w:rFonts w:ascii="Cambria Math" w:hAnsi="Cambria Math" w:cs="Times New Roman"/>
              </w:rPr>
              <m:t>t-1,t,t+1</m:t>
            </m:r>
          </m:e>
        </m:d>
      </m:oMath>
      <w:r w:rsidRPr="00B3729E">
        <w:rPr>
          <w:rFonts w:ascii="Times New Roman" w:hAnsi="Times New Roman" w:cs="Times New Roman"/>
        </w:rPr>
        <w:t>. During training, data augmentation was applied with 70% probability, including random temporal shifts (≤80 samples), amplitude scaling (0.9–1.1), Gaussian jitter (</w:t>
      </w:r>
      <m:oMath>
        <m:r>
          <w:rPr>
            <w:rFonts w:ascii="Cambria Math" w:hAnsi="Cambria Math" w:cs="Times New Roman"/>
          </w:rPr>
          <m:t>σ=0.01</m:t>
        </m:r>
      </m:oMath>
      <w:r w:rsidRPr="00B3729E">
        <w:rPr>
          <w:rFonts w:ascii="Times New Roman" w:hAnsi="Times New Roman" w:cs="Times New Roman"/>
        </w:rPr>
        <w:t>), and random masking of up to two temporal segments (maximum length 250 samples).</w:t>
      </w:r>
    </w:p>
    <w:p w14:paraId="3FEF9321" w14:textId="77777777" w:rsidR="00D766A9" w:rsidRPr="00B3729E" w:rsidRDefault="00D766A9" w:rsidP="00D766A9">
      <w:pPr>
        <w:spacing w:line="276" w:lineRule="auto"/>
        <w:jc w:val="both"/>
        <w:rPr>
          <w:rFonts w:ascii="Times New Roman" w:hAnsi="Times New Roman" w:cs="Times New Roman"/>
        </w:rPr>
      </w:pPr>
      <w:r w:rsidRPr="00497571">
        <w:rPr>
          <w:rFonts w:ascii="Times New Roman" w:hAnsi="Times New Roman" w:cs="Times New Roman"/>
          <w:i/>
          <w:iCs/>
        </w:rPr>
        <w:t>Sleep stage classification</w:t>
      </w:r>
      <w:r w:rsidRPr="00497571">
        <w:rPr>
          <w:rFonts w:ascii="Times New Roman" w:hAnsi="Times New Roman" w:cs="Times New Roman" w:hint="eastAsia"/>
          <w:i/>
          <w:iCs/>
        </w:rPr>
        <w:t>.</w:t>
      </w:r>
      <w:r>
        <w:rPr>
          <w:rFonts w:ascii="Times New Roman" w:hAnsi="Times New Roman" w:cs="Times New Roman" w:hint="eastAsia"/>
        </w:rPr>
        <w:t xml:space="preserve"> </w:t>
      </w:r>
      <w:r w:rsidRPr="00B3729E">
        <w:rPr>
          <w:rFonts w:ascii="Times New Roman" w:hAnsi="Times New Roman" w:cs="Times New Roman"/>
        </w:rPr>
        <w:t>Sleep staging was performed using a one-dimensional convolutional neural network with residual connections, squeeze-and-excitation blocks, and dilated convolutions. The network consisted of a stem convolution layer (kernel size 11, stride 2) followed by four stages of residual blocks containing parallel convolutional paths (kernel sizes 5 and 7), dropout (0.15), and squeeze-and-excitation recalibration (</w:t>
      </w:r>
      <m:oMath>
        <m:r>
          <w:rPr>
            <w:rFonts w:ascii="Cambria Math" w:hAnsi="Cambria Math" w:cs="Times New Roman"/>
          </w:rPr>
          <m:t>r</m:t>
        </m:r>
        <m:r>
          <m:rPr>
            <m:sty m:val="p"/>
          </m:rPr>
          <w:rPr>
            <w:rFonts w:ascii="Cambria Math" w:hAnsi="Cambria Math" w:cs="Times New Roman"/>
          </w:rPr>
          <m:t>=8</m:t>
        </m:r>
      </m:oMath>
      <w:r w:rsidRPr="00B3729E">
        <w:rPr>
          <w:rFonts w:ascii="Times New Roman" w:hAnsi="Times New Roman" w:cs="Times New Roman"/>
        </w:rPr>
        <w:t>). Dilation rates increased from 1 to 8, while channel dimensions increased from 32 to 128. Intermediate stages used stride-2 convolutions for temporal downsampling, and final features were aggregated by adaptive average pooling and passed to a two-layer multilayer perceptron classifier.</w:t>
      </w:r>
    </w:p>
    <w:p w14:paraId="64EC2DA8" w14:textId="77777777" w:rsidR="00D766A9" w:rsidRDefault="00D766A9" w:rsidP="00D766A9">
      <w:pPr>
        <w:spacing w:line="276" w:lineRule="auto"/>
        <w:jc w:val="both"/>
        <w:rPr>
          <w:rFonts w:ascii="Times New Roman" w:hAnsi="Times New Roman" w:cs="Times New Roman"/>
        </w:rPr>
      </w:pPr>
      <w:r w:rsidRPr="00B3729E">
        <w:rPr>
          <w:rFonts w:ascii="Times New Roman" w:hAnsi="Times New Roman" w:cs="Times New Roman"/>
        </w:rPr>
        <w:t xml:space="preserve">To address class imbalance and the ambiguity of N1 sleep, a two-stage cascade strategy was used. Stage 1 was trained as a binary classifier to distinguish N1 from all other stages using inverse-square-root weighted sampling. Stage 2 classified non-N1 epochs into Wake, N2, N3, and REM using inverse-frequency sampling. Both stages were optimized with AdamW (learning rate </w:t>
      </w:r>
      <m:oMath>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-3</m:t>
            </m:r>
          </m:sup>
        </m:sSup>
      </m:oMath>
      <w:r w:rsidRPr="00B3729E">
        <w:rPr>
          <w:rFonts w:ascii="Times New Roman" w:hAnsi="Times New Roman" w:cs="Times New Roman"/>
        </w:rPr>
        <w:t xml:space="preserve">, weight decay </w:t>
      </w:r>
      <m:oMath>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-4</m:t>
            </m:r>
          </m:sup>
        </m:sSup>
      </m:oMath>
      <w:r w:rsidRPr="00B3729E">
        <w:rPr>
          <w:rFonts w:ascii="Times New Roman" w:hAnsi="Times New Roman" w:cs="Times New Roman"/>
        </w:rPr>
        <w:t>) and cosine-annealing scheduling. The loss combined focal loss (</w:t>
      </w:r>
      <m:oMath>
        <m:r>
          <w:rPr>
            <w:rFonts w:ascii="Cambria Math" w:hAnsi="Cambria Math" w:cs="Times New Roman"/>
          </w:rPr>
          <m:t>γ</m:t>
        </m:r>
        <m:r>
          <m:rPr>
            <m:sty m:val="p"/>
          </m:rPr>
          <w:rPr>
            <w:rFonts w:ascii="Cambria Math" w:hAnsi="Cambria Math" w:cs="Times New Roman"/>
          </w:rPr>
          <m:t>=2.0</m:t>
        </m:r>
      </m:oMath>
      <w:r w:rsidRPr="00B3729E">
        <w:rPr>
          <w:rFonts w:ascii="Times New Roman" w:hAnsi="Times New Roman" w:cs="Times New Roman"/>
        </w:rPr>
        <w:t>) with label smoothing (0.03 for Stage 1; 0.05 for Stage 2). During inference, the Stage 1 N1 probability was nonlinearly down-weighted (</w:t>
      </w:r>
      <m:oMath>
        <m:r>
          <w:rPr>
            <w:rFonts w:ascii="Cambria Math" w:hAnsi="Cambria Math" w:cs="Times New Roman"/>
          </w:rPr>
          <m:t>α</m:t>
        </m:r>
        <m:r>
          <m:rPr>
            <m:sty m:val="p"/>
          </m:rPr>
          <w:rPr>
            <w:rFonts w:ascii="Cambria Math" w:hAnsi="Cambria Math" w:cs="Times New Roman"/>
          </w:rPr>
          <m:t>=1.4</m:t>
        </m:r>
      </m:oMath>
      <w:r w:rsidRPr="00B3729E">
        <w:rPr>
          <w:rFonts w:ascii="Times New Roman" w:hAnsi="Times New Roman" w:cs="Times New Roman"/>
        </w:rPr>
        <w:t>), and the remaining probability mass was redistributed across the Stage 2 outputs to reconstruct the final five-class probability distribution.</w:t>
      </w:r>
    </w:p>
    <w:p w14:paraId="53A0699C" w14:textId="77777777" w:rsidR="00D766A9" w:rsidRPr="000F5BFE" w:rsidRDefault="00D766A9" w:rsidP="00D766A9">
      <w:pPr>
        <w:rPr>
          <w:rFonts w:ascii="Times New Roman" w:hAnsi="Times New Roman" w:cs="Times New Roman"/>
        </w:rPr>
      </w:pPr>
      <w:r w:rsidRPr="000F5BFE">
        <w:rPr>
          <w:rFonts w:ascii="Times New Roman" w:hAnsi="Times New Roman" w:cs="Times New Roman"/>
          <w:i/>
          <w:iCs/>
        </w:rPr>
        <w:t>Sleep-derived</w:t>
      </w:r>
      <w:r>
        <w:rPr>
          <w:rFonts w:ascii="Times New Roman" w:hAnsi="Times New Roman" w:cs="Times New Roman" w:hint="eastAsia"/>
          <w:i/>
          <w:iCs/>
        </w:rPr>
        <w:t xml:space="preserve"> functional and cognitive performance </w:t>
      </w:r>
      <w:r w:rsidRPr="000F5BFE">
        <w:rPr>
          <w:rFonts w:ascii="Times New Roman" w:hAnsi="Times New Roman" w:cs="Times New Roman"/>
          <w:i/>
          <w:iCs/>
        </w:rPr>
        <w:t>prediction.</w:t>
      </w:r>
      <w:r w:rsidRPr="000F5BFE">
        <w:rPr>
          <w:rFonts w:ascii="Times New Roman" w:hAnsi="Times New Roman" w:cs="Times New Roman"/>
        </w:rPr>
        <w:br/>
      </w:r>
      <w:r>
        <w:rPr>
          <w:rFonts w:ascii="Times New Roman" w:hAnsi="Times New Roman" w:cs="Times New Roman" w:hint="eastAsia"/>
        </w:rPr>
        <w:t>E</w:t>
      </w:r>
      <w:r w:rsidRPr="000F5BFE">
        <w:rPr>
          <w:rFonts w:ascii="Times New Roman" w:hAnsi="Times New Roman" w:cs="Times New Roman"/>
        </w:rPr>
        <w:t xml:space="preserve">ach epoch was converted into a multimodal feature vector containing time- and frequency-domain descriptors. EEG features included summary statistics and canonical band powers. ECG and PPG features included amplitude and variability descriptors together with peak-rate proxies, whereas IMU features were derived from the magnitude of the three-axis acceleration. </w:t>
      </w:r>
      <w:r w:rsidRPr="00B3729E">
        <w:rPr>
          <w:rFonts w:ascii="Times New Roman" w:hAnsi="Times New Roman" w:cs="Times New Roman"/>
        </w:rPr>
        <w:t>Epoch-level features were aggregated into subject-level representations using mean, standard deviation, selected quantiles (</w:t>
      </w:r>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10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50</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90</m:t>
            </m:r>
          </m:sub>
        </m:sSub>
      </m:oMath>
      <w:r w:rsidRPr="00B3729E">
        <w:rPr>
          <w:rFonts w:ascii="Times New Roman" w:hAnsi="Times New Roman" w:cs="Times New Roman"/>
        </w:rPr>
        <w:t xml:space="preserve">), temporal-instability measures, and coarse sleep-architecture surrogates, and concatenated into the final feature vector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B3729E">
        <w:rPr>
          <w:rFonts w:ascii="Times New Roman" w:hAnsi="Times New Roman" w:cs="Times New Roman"/>
        </w:rPr>
        <w:t>.</w:t>
      </w:r>
    </w:p>
    <w:p w14:paraId="4C006EDF" w14:textId="77777777" w:rsidR="00D766A9" w:rsidRPr="00B3729E" w:rsidRDefault="00D766A9" w:rsidP="00D766A9">
      <w:pPr>
        <w:jc w:val="both"/>
        <w:rPr>
          <w:rFonts w:ascii="Times New Roman" w:hAnsi="Times New Roman" w:cs="Times New Roman"/>
        </w:rPr>
      </w:pPr>
      <w:r w:rsidRPr="00B3729E">
        <w:rPr>
          <w:rFonts w:ascii="Times New Roman" w:hAnsi="Times New Roman" w:cs="Times New Roman"/>
        </w:rPr>
        <w:t xml:space="preserve">ESS, FOSQ-30, and PSQI outcomes were grouped into discrete categories and predicted using multinomial logistic regression with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2</m:t>
            </m:r>
          </m:sub>
        </m:sSub>
      </m:oMath>
      <w:r w:rsidRPr="00B3729E">
        <w:rPr>
          <w:rFonts w:ascii="Times New Roman" w:hAnsi="Times New Roman" w:cs="Times New Roman"/>
        </w:rPr>
        <w:t xml:space="preserve">regularization, inverse-frequency class weights, and leave-one-subject-out validation. Next-day vigilance was predicted from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oMath>
      <w:r w:rsidRPr="00B3729E">
        <w:rPr>
          <w:rFonts w:ascii="Times New Roman" w:hAnsi="Times New Roman" w:cs="Times New Roman"/>
        </w:rPr>
        <w:t xml:space="preserve">using a multilayer perceptron regressor with fully connected layers and ReLU activations, with the mean slowest 10% reaction time as the target. Regression performance was evaluated using MAE, RMSE, and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B3729E">
        <w:rPr>
          <w:rFonts w:ascii="Times New Roman" w:hAnsi="Times New Roman" w:cs="Times New Roman"/>
        </w:rPr>
        <w:t>.</w:t>
      </w:r>
      <w:r w:rsidRPr="00B3729E">
        <w:rPr>
          <w:rFonts w:ascii="Times New Roman" w:hAnsi="Times New Roman" w:cs="Times New Roman"/>
          <w:b/>
          <w:bCs/>
        </w:rPr>
        <w:t xml:space="preserve"> </w:t>
      </w:r>
    </w:p>
    <w:p w14:paraId="47AA3BC0" w14:textId="77777777" w:rsidR="00D766A9" w:rsidRPr="0000290F" w:rsidRDefault="00D766A9" w:rsidP="00D766A9">
      <w:pPr>
        <w:jc w:val="both"/>
        <w:rPr>
          <w:b/>
          <w:bCs/>
        </w:rPr>
      </w:pPr>
      <w:r w:rsidRPr="00801B56">
        <w:rPr>
          <w:rFonts w:ascii="Times New Roman" w:hAnsi="Times New Roman" w:cs="Times New Roman"/>
          <w:b/>
          <w:bCs/>
        </w:rPr>
        <w:lastRenderedPageBreak/>
        <w:t xml:space="preserve">Text S1 </w:t>
      </w:r>
      <w:r w:rsidRPr="0000290F">
        <w:rPr>
          <w:rFonts w:ascii="Times New Roman" w:hAnsi="Times New Roman" w:cs="Times New Roman"/>
          <w:b/>
          <w:bCs/>
        </w:rPr>
        <w:t xml:space="preserve">Physiological and anatomical basis of </w:t>
      </w:r>
      <w:r>
        <w:rPr>
          <w:rFonts w:ascii="Times New Roman" w:hAnsi="Times New Roman" w:cs="Times New Roman" w:hint="eastAsia"/>
          <w:b/>
          <w:bCs/>
        </w:rPr>
        <w:t>integrated brain-body</w:t>
      </w:r>
      <w:r w:rsidRPr="0000290F">
        <w:rPr>
          <w:rFonts w:ascii="Times New Roman" w:hAnsi="Times New Roman" w:cs="Times New Roman"/>
          <w:b/>
          <w:bCs/>
        </w:rPr>
        <w:t xml:space="preserve"> sensing from the ear</w:t>
      </w:r>
    </w:p>
    <w:p w14:paraId="68C30D50" w14:textId="77777777" w:rsidR="00D766A9" w:rsidRPr="009A1CDE" w:rsidRDefault="00D766A9" w:rsidP="00D766A9">
      <w:pPr>
        <w:jc w:val="both"/>
        <w:rPr>
          <w:rFonts w:ascii="Times New Roman" w:hAnsi="Times New Roman" w:cs="Times New Roman"/>
        </w:rPr>
      </w:pPr>
      <w:r w:rsidRPr="00FB6CFA">
        <w:rPr>
          <w:rFonts w:ascii="Times New Roman" w:hAnsi="Times New Roman" w:cs="Times New Roman"/>
        </w:rPr>
        <w:t xml:space="preserve">The human ear provides a unique anatomical and physiological site for </w:t>
      </w:r>
      <w:r>
        <w:rPr>
          <w:rFonts w:ascii="Times New Roman" w:hAnsi="Times New Roman" w:cs="Times New Roman" w:hint="eastAsia"/>
        </w:rPr>
        <w:t>integrated</w:t>
      </w:r>
      <w:r w:rsidRPr="00FB6CFA">
        <w:rPr>
          <w:rFonts w:ascii="Times New Roman" w:hAnsi="Times New Roman" w:cs="Times New Roman"/>
        </w:rPr>
        <w:t xml:space="preserve"> multimodal sensing. Conventional physiological monitoring distributes sensors across multiple body locations, such as the scalp for electroencephalography (EEG), the chest for electrocardiography (ECG), </w:t>
      </w:r>
      <w:r>
        <w:rPr>
          <w:rFonts w:ascii="Times New Roman" w:hAnsi="Times New Roman" w:cs="Times New Roman" w:hint="eastAsia"/>
        </w:rPr>
        <w:t>peripheral sites</w:t>
      </w:r>
      <w:r w:rsidRPr="00FB6CFA">
        <w:rPr>
          <w:rFonts w:ascii="Times New Roman" w:hAnsi="Times New Roman" w:cs="Times New Roman"/>
        </w:rPr>
        <w:t xml:space="preserve"> for photoplethysmography (PPG)</w:t>
      </w:r>
      <w:r>
        <w:rPr>
          <w:rFonts w:ascii="Times New Roman" w:hAnsi="Times New Roman" w:cs="Times New Roman" w:hint="eastAsia"/>
        </w:rPr>
        <w:t>,</w:t>
      </w:r>
      <w:r w:rsidRPr="00FB6CFA">
        <w:rPr>
          <w:rFonts w:ascii="Times New Roman" w:hAnsi="Times New Roman" w:cs="Times New Roman"/>
        </w:rPr>
        <w:t xml:space="preserve"> respiration, and temperature. In contrast, the ear’s compact structure and vascular connectivity enable simultaneous access to neural, cardiac, respiratory, thermal, and autonomic signals from a single location. This capability arises from the proximity of the auditory canal to cortical structures, the propagation of cardiac electrical fields through conductive tissues, the rich vascularization of the auricular region, and the thermal coupling between the tympanic membrane and central circulation</w:t>
      </w:r>
      <w:r w:rsidRPr="00FB6CFA">
        <w:rPr>
          <w:rFonts w:ascii="Times New Roman" w:hAnsi="Times New Roman" w:cs="Times New Roman" w:hint="eastAsia"/>
        </w:rPr>
        <w:t xml:space="preserve"> </w:t>
      </w:r>
      <w:r w:rsidRPr="009A1CDE">
        <w:rPr>
          <w:rFonts w:ascii="Times New Roman" w:hAnsi="Times New Roman" w:cs="Times New Roman" w:hint="eastAsia"/>
        </w:rPr>
        <w:t>(</w:t>
      </w:r>
      <w:r w:rsidRPr="006E39B3">
        <w:rPr>
          <w:rFonts w:ascii="Times New Roman" w:hAnsi="Times New Roman" w:cs="Times New Roman" w:hint="eastAsia"/>
          <w:b/>
          <w:bCs/>
        </w:rPr>
        <w:t>Fig. 1A</w:t>
      </w:r>
      <w:r w:rsidRPr="009A1CDE">
        <w:rPr>
          <w:rFonts w:ascii="Times New Roman" w:hAnsi="Times New Roman" w:cs="Times New Roman" w:hint="eastAsia"/>
        </w:rPr>
        <w:t>)</w:t>
      </w:r>
      <w:r w:rsidRPr="009A1CDE">
        <w:rPr>
          <w:rFonts w:ascii="Times New Roman" w:hAnsi="Times New Roman" w:cs="Times New Roman"/>
        </w:rPr>
        <w:t>.</w:t>
      </w:r>
    </w:p>
    <w:p w14:paraId="1DE2AABA" w14:textId="1CF0F8D9" w:rsidR="00D766A9" w:rsidRDefault="00D766A9" w:rsidP="00D766A9">
      <w:pPr>
        <w:jc w:val="both"/>
        <w:rPr>
          <w:rFonts w:ascii="Times New Roman" w:hAnsi="Times New Roman" w:cs="Times New Roman"/>
        </w:rPr>
      </w:pPr>
      <w:r w:rsidRPr="00FB6CFA">
        <w:rPr>
          <w:rFonts w:ascii="Times New Roman" w:hAnsi="Times New Roman" w:cs="Times New Roman"/>
        </w:rPr>
        <w:t xml:space="preserve">The ear canal lies </w:t>
      </w:r>
      <w:r>
        <w:rPr>
          <w:rFonts w:ascii="Times New Roman" w:hAnsi="Times New Roman" w:cs="Times New Roman" w:hint="eastAsia"/>
        </w:rPr>
        <w:t>in close proximity to</w:t>
      </w:r>
      <w:r w:rsidRPr="00FB6CFA">
        <w:rPr>
          <w:rFonts w:ascii="Times New Roman" w:hAnsi="Times New Roman" w:cs="Times New Roman"/>
        </w:rPr>
        <w:t xml:space="preserve"> cortical regions </w:t>
      </w:r>
      <w:r>
        <w:rPr>
          <w:rFonts w:ascii="Times New Roman" w:hAnsi="Times New Roman" w:cs="Times New Roman" w:hint="eastAsia"/>
        </w:rPr>
        <w:t>that generate</w:t>
      </w:r>
      <w:r w:rsidRPr="00FB6CFA">
        <w:rPr>
          <w:rFonts w:ascii="Times New Roman" w:hAnsi="Times New Roman" w:cs="Times New Roman"/>
        </w:rPr>
        <w:t xml:space="preserve"> prominent EEG rhythms. Compared with scalp recordings, which </w:t>
      </w:r>
      <w:r>
        <w:rPr>
          <w:rFonts w:ascii="Times New Roman" w:hAnsi="Times New Roman" w:cs="Times New Roman" w:hint="eastAsia"/>
        </w:rPr>
        <w:t>are affected by</w:t>
      </w:r>
      <w:r w:rsidRPr="00FB6CFA">
        <w:rPr>
          <w:rFonts w:ascii="Times New Roman" w:hAnsi="Times New Roman" w:cs="Times New Roman"/>
        </w:rPr>
        <w:t xml:space="preserve"> hair, skin, and cranial musculature, the ear canal provides a near-hairless conductive pathway that reduces signal attenuation. The temporal and temporoparietal cortices, </w:t>
      </w:r>
      <w:r>
        <w:rPr>
          <w:rFonts w:ascii="Times New Roman" w:hAnsi="Times New Roman" w:cs="Times New Roman" w:hint="eastAsia"/>
        </w:rPr>
        <w:t>involved</w:t>
      </w:r>
      <w:r w:rsidRPr="00FB6CFA">
        <w:rPr>
          <w:rFonts w:ascii="Times New Roman" w:hAnsi="Times New Roman" w:cs="Times New Roman"/>
        </w:rPr>
        <w:t xml:space="preserve"> in sensory processing, attention, and sleep regulation, </w:t>
      </w:r>
      <w:r>
        <w:rPr>
          <w:rFonts w:ascii="Times New Roman" w:hAnsi="Times New Roman" w:cs="Times New Roman" w:hint="eastAsia"/>
        </w:rPr>
        <w:t xml:space="preserve">are located </w:t>
      </w:r>
      <w:r w:rsidRPr="00FB6CFA">
        <w:rPr>
          <w:rFonts w:ascii="Times New Roman" w:hAnsi="Times New Roman" w:cs="Times New Roman"/>
        </w:rPr>
        <w:t>adjacent to the auditory canal</w:t>
      </w:r>
      <w:r>
        <w:rPr>
          <w:rFonts w:ascii="Times New Roman" w:hAnsi="Times New Roman" w:cs="Times New Roman" w:hint="eastAsia"/>
        </w:rPr>
        <w:t>, allowing n</w:t>
      </w:r>
      <w:r w:rsidRPr="00FB6CFA">
        <w:rPr>
          <w:rFonts w:ascii="Times New Roman" w:hAnsi="Times New Roman" w:cs="Times New Roman"/>
        </w:rPr>
        <w:t xml:space="preserve">eural </w:t>
      </w:r>
      <w:r>
        <w:rPr>
          <w:rFonts w:ascii="Times New Roman" w:hAnsi="Times New Roman" w:cs="Times New Roman" w:hint="eastAsia"/>
        </w:rPr>
        <w:t xml:space="preserve">activity to be detected </w:t>
      </w:r>
      <w:r w:rsidRPr="00FB6CFA">
        <w:rPr>
          <w:rFonts w:ascii="Times New Roman" w:hAnsi="Times New Roman" w:cs="Times New Roman"/>
        </w:rPr>
        <w:t>using in-ear or peri-auricular electrodes</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&lt;EndNote&gt;&lt;Cite&gt;&lt;Author&gt;Mikkelsen&lt;/Author&gt;&lt;Year&gt;2015&lt;/Year&gt;&lt;RecNum&gt;110&lt;/RecNum&gt;&lt;DisplayText&gt;(&lt;style face="italic"&gt;51&lt;/style&gt;)&lt;/DisplayText&gt;&lt;record&gt;&lt;rec-number&gt;110&lt;/rec-number&gt;&lt;foreign-keys&gt;&lt;key app="EN" db-id="0zwvdffvypze9tees0av5w9uvv5wtzztw9et" timestamp="1773171478"&gt;110&lt;/key&gt;&lt;/foreign-keys&gt;&lt;ref-type name="Journal Article"&gt;17&lt;/ref-type&gt;&lt;contributors&gt;&lt;authors&gt;&lt;author&gt;Mikkelsen,Kaare B.&lt;/author&gt;&lt;author&gt;Kappel,Simon L.&lt;/author&gt;&lt;author&gt;Mandic,Danilo P.&lt;/author&gt;&lt;author&gt;Kidmose,Preben&lt;/author&gt;&lt;/authors&gt;&lt;/contributors&gt;&lt;auth-address&gt;Preben Kidmose,Department of Engineering, Aarhus University,Aarhus, Denmark,pki@ece.au.dk&lt;/auth-address&gt;&lt;titles&gt;&lt;title&gt;EEG Recorded from the Ear: Characterizing the Ear-EEG Method&lt;/title&gt;&lt;secondary-title&gt;Frontiers in Neuroscience&lt;/secondary-title&gt;&lt;short-title&gt;EEG recorded from the ear: Characterizing the ear-EEG method&lt;/short-title&gt;&lt;/titles&gt;&lt;periodical&gt;&lt;full-title&gt;Frontiers in Neuroscience&lt;/full-title&gt;&lt;abbr-1&gt;Front. Neurosci.&lt;/abbr-1&gt;&lt;/periodical&gt;&lt;pages&gt;438&lt;/pages&gt;&lt;volume&gt;9&lt;/volume&gt;&lt;section&gt;438&lt;/section&gt;&lt;keywords&gt;&lt;keyword&gt;Auditory Evoked Potentials,auditory steady state response,Alpha band power,ear-EEG,Mobile EEG system&lt;/keyword&gt;&lt;/keywords&gt;&lt;dates&gt;&lt;year&gt;2015&lt;/year&gt;&lt;pub-dates&gt;&lt;date&gt;2015-November-18&lt;/date&gt;&lt;/pub-dates&gt;&lt;/dates&gt;&lt;isbn&gt;1662-453X&lt;/isbn&gt;&lt;work-type&gt;Technology Report&lt;/work-type&gt;&lt;urls&gt;&lt;related-urls&gt;&lt;url&gt;https://www.frontiersin.org/journals/neuroscience/articles/10.3389/fnins.2015.00438&lt;/url&gt;&lt;/related-urls&gt;&lt;/urls&gt;&lt;electronic-resource-num&gt;10.3389/fnins.2015.00438&lt;/electronic-resource-num&gt;&lt;language&gt;English&lt;/language&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51</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 xml:space="preserve">. </w:t>
      </w:r>
      <w:r>
        <w:rPr>
          <w:rFonts w:ascii="Times New Roman" w:hAnsi="Times New Roman" w:cs="Times New Roman" w:hint="eastAsia"/>
        </w:rPr>
        <w:t>T</w:t>
      </w:r>
      <w:r w:rsidRPr="00FB6CFA">
        <w:rPr>
          <w:rFonts w:ascii="Times New Roman" w:hAnsi="Times New Roman" w:cs="Times New Roman"/>
        </w:rPr>
        <w:t xml:space="preserve">he semi-enclosed geometry of the ear canal </w:t>
      </w:r>
      <w:r>
        <w:rPr>
          <w:rFonts w:ascii="Times New Roman" w:hAnsi="Times New Roman" w:cs="Times New Roman" w:hint="eastAsia"/>
        </w:rPr>
        <w:t>further reduces</w:t>
      </w:r>
      <w:r w:rsidRPr="00FB6CFA">
        <w:rPr>
          <w:rFonts w:ascii="Times New Roman" w:hAnsi="Times New Roman" w:cs="Times New Roman"/>
        </w:rPr>
        <w:t xml:space="preserve"> environmental </w:t>
      </w:r>
      <w:r>
        <w:rPr>
          <w:rFonts w:ascii="Times New Roman" w:hAnsi="Times New Roman" w:cs="Times New Roman" w:hint="eastAsia"/>
        </w:rPr>
        <w:t>interference</w:t>
      </w:r>
      <w:r w:rsidRPr="00FB6CFA">
        <w:rPr>
          <w:rFonts w:ascii="Times New Roman" w:hAnsi="Times New Roman" w:cs="Times New Roman"/>
        </w:rPr>
        <w:t xml:space="preserve"> and mechanical artifacts </w:t>
      </w:r>
      <w:r>
        <w:rPr>
          <w:rFonts w:ascii="Times New Roman" w:hAnsi="Times New Roman" w:cs="Times New Roman" w:hint="eastAsia"/>
        </w:rPr>
        <w:t>from</w:t>
      </w:r>
      <w:r w:rsidRPr="00FB6CFA">
        <w:rPr>
          <w:rFonts w:ascii="Times New Roman" w:hAnsi="Times New Roman" w:cs="Times New Roman"/>
        </w:rPr>
        <w:t xml:space="preserve"> facial </w:t>
      </w:r>
      <w:r>
        <w:rPr>
          <w:rFonts w:ascii="Times New Roman" w:hAnsi="Times New Roman" w:cs="Times New Roman" w:hint="eastAsia"/>
        </w:rPr>
        <w:t xml:space="preserve">and jaw </w:t>
      </w:r>
      <w:r w:rsidRPr="00FB6CFA">
        <w:rPr>
          <w:rFonts w:ascii="Times New Roman" w:hAnsi="Times New Roman" w:cs="Times New Roman"/>
        </w:rPr>
        <w:t>movements.</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PEVuZE5vdGU+PENpdGU+PEF1dGhvcj5Mb29uZXk8L0F1dGhvcj48WWVhcj4yMDEyPC9ZZWFyPjxS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</w:fldData>
        </w:fldChar>
      </w:r>
      <w:r w:rsidR="00F30A62">
        <w:rPr>
          <w:rFonts w:ascii="Times New Roman" w:hAnsi="Times New Roman" w:cs="Times New Roman"/>
        </w:rPr>
        <w:instrText xml:space="preserve"> ADDIN EN.CITE </w:instrText>
      </w:r>
      <w:r w:rsidR="00F30A62">
        <w:rPr>
          <w:rFonts w:ascii="Times New Roman" w:hAnsi="Times New Roman" w:cs="Times New Roman"/>
        </w:rPr>
        <w:fldChar w:fldCharType="begin">
          <w:fldData xml:space="preserve">PEVuZE5vdGU+PENpdGU+PEF1dGhvcj5Mb29uZXk8L0F1dGhvcj48WWVhcj4yMDEyPC9ZZWFyPjxS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</w:fldData>
        </w:fldChar>
      </w:r>
      <w:r w:rsidR="00F30A62">
        <w:rPr>
          <w:rFonts w:ascii="Times New Roman" w:hAnsi="Times New Roman" w:cs="Times New Roman"/>
        </w:rPr>
        <w:instrText xml:space="preserve"> ADDIN EN.CITE.DATA </w:instrText>
      </w:r>
      <w:r w:rsidR="00F30A62">
        <w:rPr>
          <w:rFonts w:ascii="Times New Roman" w:hAnsi="Times New Roman" w:cs="Times New Roman"/>
        </w:rPr>
      </w:r>
      <w:r w:rsidR="00F30A62">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52, 53</w:t>
      </w:r>
      <w:r w:rsidR="00F30A62">
        <w:rPr>
          <w:rFonts w:ascii="Times New Roman" w:hAnsi="Times New Roman" w:cs="Times New Roman"/>
          <w:noProof/>
        </w:rPr>
        <w:t>)</w:t>
      </w:r>
      <w:r>
        <w:rPr>
          <w:rFonts w:ascii="Times New Roman" w:hAnsi="Times New Roman" w:cs="Times New Roman"/>
        </w:rPr>
        <w:fldChar w:fldCharType="end"/>
      </w:r>
      <w:r>
        <w:rPr>
          <w:rFonts w:ascii="Times New Roman" w:hAnsi="Times New Roman" w:cs="Times New Roman" w:hint="eastAsia"/>
        </w:rPr>
        <w:t>, enabling</w:t>
      </w:r>
      <w:r w:rsidRPr="009A1CDE">
        <w:rPr>
          <w:rFonts w:ascii="Times New Roman" w:hAnsi="Times New Roman" w:cs="Times New Roman"/>
        </w:rPr>
        <w:t xml:space="preserve"> </w:t>
      </w:r>
      <w:r w:rsidRPr="00FB6CFA">
        <w:rPr>
          <w:rFonts w:ascii="Times New Roman" w:hAnsi="Times New Roman" w:cs="Times New Roman"/>
        </w:rPr>
        <w:t xml:space="preserve">reliable detection of canonical EEG </w:t>
      </w:r>
      <w:r>
        <w:rPr>
          <w:rFonts w:ascii="Times New Roman" w:hAnsi="Times New Roman" w:cs="Times New Roman" w:hint="eastAsia"/>
        </w:rPr>
        <w:t>features</w:t>
      </w:r>
      <w:r w:rsidRPr="00FB6CFA">
        <w:rPr>
          <w:rFonts w:ascii="Times New Roman" w:hAnsi="Times New Roman" w:cs="Times New Roman"/>
        </w:rPr>
        <w:t xml:space="preserve">, including alpha and theta </w:t>
      </w:r>
      <w:r>
        <w:rPr>
          <w:rFonts w:ascii="Times New Roman" w:hAnsi="Times New Roman" w:cs="Times New Roman" w:hint="eastAsia"/>
        </w:rPr>
        <w:t>rhythms</w:t>
      </w:r>
      <w:r w:rsidRPr="00FB6CFA">
        <w:rPr>
          <w:rFonts w:ascii="Times New Roman" w:hAnsi="Times New Roman" w:cs="Times New Roman"/>
        </w:rPr>
        <w:t xml:space="preserve">, slow-wave </w:t>
      </w:r>
      <w:r>
        <w:rPr>
          <w:rFonts w:ascii="Times New Roman" w:hAnsi="Times New Roman" w:cs="Times New Roman" w:hint="eastAsia"/>
        </w:rPr>
        <w:t>activity</w:t>
      </w:r>
      <w:r w:rsidRPr="00FB6CFA">
        <w:rPr>
          <w:rFonts w:ascii="Times New Roman" w:hAnsi="Times New Roman" w:cs="Times New Roman"/>
        </w:rPr>
        <w:t>, and transient events such as sleep spindles.</w:t>
      </w:r>
    </w:p>
    <w:p w14:paraId="1BBC744B" w14:textId="404292A4" w:rsidR="00D766A9" w:rsidRDefault="00D766A9" w:rsidP="00D766A9">
      <w:pPr>
        <w:jc w:val="both"/>
        <w:rPr>
          <w:rFonts w:ascii="Times New Roman" w:hAnsi="Times New Roman" w:cs="Times New Roman"/>
        </w:rPr>
      </w:pPr>
      <w:r w:rsidRPr="00FB6CFA">
        <w:rPr>
          <w:rFonts w:ascii="Times New Roman" w:hAnsi="Times New Roman" w:cs="Times New Roman"/>
        </w:rPr>
        <w:t xml:space="preserve">Cardiac activity </w:t>
      </w:r>
      <w:r>
        <w:rPr>
          <w:rFonts w:ascii="Times New Roman" w:hAnsi="Times New Roman" w:cs="Times New Roman" w:hint="eastAsia"/>
        </w:rPr>
        <w:t>is also</w:t>
      </w:r>
      <w:r w:rsidRPr="00FB6CFA">
        <w:rPr>
          <w:rFonts w:ascii="Times New Roman" w:hAnsi="Times New Roman" w:cs="Times New Roman"/>
        </w:rPr>
        <w:t xml:space="preserve"> detec</w:t>
      </w:r>
      <w:r>
        <w:rPr>
          <w:rFonts w:ascii="Times New Roman" w:hAnsi="Times New Roman" w:cs="Times New Roman" w:hint="eastAsia"/>
        </w:rPr>
        <w:t>table</w:t>
      </w:r>
      <w:r w:rsidRPr="00FB6CFA">
        <w:rPr>
          <w:rFonts w:ascii="Times New Roman" w:hAnsi="Times New Roman" w:cs="Times New Roman"/>
        </w:rPr>
        <w:t xml:space="preserve"> at the ear through volume conduction. </w:t>
      </w:r>
      <w:r>
        <w:rPr>
          <w:rFonts w:ascii="Times New Roman" w:hAnsi="Times New Roman" w:cs="Times New Roman" w:hint="eastAsia"/>
        </w:rPr>
        <w:t>E</w:t>
      </w:r>
      <w:r w:rsidRPr="00FB6CFA">
        <w:rPr>
          <w:rFonts w:ascii="Times New Roman" w:hAnsi="Times New Roman" w:cs="Times New Roman"/>
        </w:rPr>
        <w:t>lectrical activity generate</w:t>
      </w:r>
      <w:r>
        <w:rPr>
          <w:rFonts w:ascii="Times New Roman" w:hAnsi="Times New Roman" w:cs="Times New Roman"/>
        </w:rPr>
        <w:t>d by the heart propagates throughout the body as</w:t>
      </w:r>
      <w:r w:rsidRPr="00FB6CFA">
        <w:rPr>
          <w:rFonts w:ascii="Times New Roman" w:hAnsi="Times New Roman" w:cs="Times New Roman"/>
        </w:rPr>
        <w:t xml:space="preserve"> a time-varying dipole field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&lt;EndNote&gt;&lt;Cite&gt;&lt;Author&gt;Geselowitz&lt;/Author&gt;&lt;Year&gt;1989&lt;/Year&gt;&lt;RecNum&gt;18&lt;/RecNum&gt;&lt;DisplayText&gt;(&lt;style face="italic"&gt;54&lt;/style&gt;)&lt;/DisplayText&gt;&lt;record&gt;&lt;rec-number&gt;18&lt;/rec-number&gt;&lt;foreign-keys&gt;&lt;key app="EN" db-id="0zwvdffvypze9tees0av5w9uvv5wtzztw9et" timestamp="1773171428"&gt;18&lt;/key&gt;&lt;/foreign-keys&gt;&lt;ref-type name="Journal Article"&gt;17&lt;/ref-type&gt;&lt;contributors&gt;&lt;authors&gt;&lt;author&gt;D. B. Geselowitz&lt;/author&gt;&lt;/authors&gt;&lt;/contributors&gt;&lt;titles&gt;&lt;title&gt;On the theory of the electrocardiogram&lt;/title&gt;&lt;secondary-title&gt;Proceedings of the IEEE&lt;/secondary-title&gt;&lt;/titles&gt;&lt;periodical&gt;&lt;full-title&gt;Proceedings of the IEEE&lt;/full-title&gt;&lt;abbr-1&gt;Proc. IEEE&lt;/abbr-1&gt;&lt;/periodical&gt;&lt;pages&gt;857-876&lt;/pages&gt;&lt;volume&gt;77&lt;/volume&gt;&lt;number&gt;6&lt;/number&gt;&lt;keywords&gt;&lt;keyword&gt;Bioelectric phenomena&lt;/keyword&gt;&lt;keyword&gt;Electric potential&lt;/keyword&gt;&lt;keyword&gt;Biomedical engineering&lt;/keyword&gt;&lt;keyword&gt;Heart&lt;/keyword&gt;&lt;keyword&gt;Physics&lt;/keyword&gt;&lt;keyword&gt;Electrocardiography&lt;/keyword&gt;&lt;keyword&gt;Engineering in medicine and biology&lt;/keyword&gt;&lt;keyword&gt;Humans&lt;/keyword&gt;&lt;keyword&gt;Instruments&lt;/keyword&gt;&lt;keyword&gt;Application software&lt;/keyword&gt;&lt;/keywords&gt;&lt;dates&gt;&lt;year&gt;1989&lt;/year&gt;&lt;/dates&gt;&lt;isbn&gt;1558-2256&lt;/isbn&gt;&lt;urls&gt;&lt;/urls&gt;&lt;electronic-resource-num&gt;10.1109/5.29327&lt;/electronic-resource-num&gt;&lt;/record&gt;&lt;/Cite&gt;&lt;/EndNote&gt;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54</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w:t>
      </w:r>
      <w:r>
        <w:rPr>
          <w:rFonts w:ascii="Times New Roman" w:hAnsi="Times New Roman" w:cs="Times New Roman"/>
        </w:rPr>
        <w:t xml:space="preserve"> B</w:t>
      </w:r>
      <w:r w:rsidRPr="00FB6CFA">
        <w:rPr>
          <w:rFonts w:ascii="Times New Roman" w:hAnsi="Times New Roman" w:cs="Times New Roman"/>
        </w:rPr>
        <w:t>lood</w:t>
      </w:r>
      <w:r>
        <w:rPr>
          <w:rFonts w:ascii="Times New Roman" w:hAnsi="Times New Roman" w:cs="Times New Roman"/>
        </w:rPr>
        <w:t>, as</w:t>
      </w:r>
      <w:r w:rsidRPr="00FB6CFA">
        <w:rPr>
          <w:rFonts w:ascii="Times New Roman" w:hAnsi="Times New Roman" w:cs="Times New Roman"/>
        </w:rPr>
        <w:t xml:space="preserve"> a highly conductive medium, </w:t>
      </w:r>
      <w:r w:rsidRPr="003F12FE">
        <w:rPr>
          <w:rFonts w:ascii="Times New Roman" w:hAnsi="Times New Roman" w:cs="Times New Roman"/>
        </w:rPr>
        <w:t>facilitates transmission of these signals along vascular pathways supplying the head</w:t>
      </w:r>
      <w:r w:rsidRPr="00FB6CFA">
        <w:rPr>
          <w:rFonts w:ascii="Times New Roman" w:hAnsi="Times New Roman" w:cs="Times New Roman"/>
        </w:rPr>
        <w:t xml:space="preserve">. </w:t>
      </w:r>
      <w:r w:rsidRPr="001426BD">
        <w:rPr>
          <w:rFonts w:ascii="Times New Roman" w:hAnsi="Times New Roman" w:cs="Times New Roman"/>
        </w:rPr>
        <w:t>The carotid arteries pass near the ear and branch into vessels supplying the auricular and temporal regions, while the internal carotid artery traverses the temporal bone near the middle and inner ear</w:t>
      </w:r>
      <w:r w:rsidRPr="00FB6CFA">
        <w:rPr>
          <w:rFonts w:ascii="Times New Roman" w:hAnsi="Times New Roman" w:cs="Times New Roman"/>
        </w:rPr>
        <w:t xml:space="preserve">. </w:t>
      </w:r>
      <w:r w:rsidRPr="001426BD">
        <w:rPr>
          <w:rFonts w:ascii="Times New Roman" w:hAnsi="Times New Roman" w:cs="Times New Roman"/>
        </w:rPr>
        <w:t>These pathways enable cardiac potentials to reach the ear, allowing detection of R-peaks and beat-to-beat timing</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&lt;EndNote&gt;&lt;Cite&gt;&lt;Author&gt;Dirlich&lt;/Author&gt;&lt;Year&gt;1997&lt;/Year&gt;&lt;RecNum&gt;103&lt;/RecNum&gt;&lt;DisplayText&gt;(&lt;style face="italic"&gt;55&lt;/style&gt;)&lt;/DisplayText&gt;&lt;record&gt;&lt;rec-number&gt;103&lt;/rec-number&gt;&lt;foreign-keys&gt;&lt;key app="EN" db-id="vsdez2av30rvdjerdv2vsxxywz2txxwvae0e" timestamp="1771393674"&gt;103&lt;/key&gt;&lt;/foreign-keys&gt;&lt;ref-type name="Journal Article"&gt;17&lt;/ref-type&gt;&lt;contributors&gt;&lt;authors&gt;&lt;author&gt;Dirlich, G.&lt;/author&gt;&lt;author&gt;Vogl, L.&lt;/author&gt;&lt;author&gt;Plaschke, M.&lt;/author&gt;&lt;author&gt;Strian, F.&lt;/author&gt;&lt;/authors&gt;&lt;/contributors&gt;&lt;titles&gt;&lt;title&gt;Cardiac field effects on the EEG&lt;/title&gt;&lt;secondary-title&gt;Electroencephalography and Clinical Neurophysiology&lt;/secondary-title&gt;&lt;/titles&gt;&lt;pages&gt;307-315&lt;/pages&gt;&lt;volume&gt;102&lt;/volume&gt;&lt;number&gt;4&lt;/number&gt;&lt;keywords&gt;&lt;keyword&gt;Cardiac electrical field&lt;/keyword&gt;&lt;keyword&gt;Vector electrocardiogram&lt;/keyword&gt;&lt;keyword&gt;Electrocardiographic body surface mapping&lt;/keyword&gt;&lt;keyword&gt;Cardiosynchronous brain activity&lt;/keyword&gt;&lt;keyword&gt;Heart evoked potentials&lt;/keyword&gt;&lt;/keywords&gt;&lt;dates&gt;&lt;year&gt;1997&lt;/year&gt;&lt;pub-dates&gt;&lt;date&gt;1997/04/01/&lt;/date&gt;&lt;/pub-dates&gt;&lt;/dates&gt;&lt;isbn&gt;0013-4694&lt;/isbn&gt;&lt;urls&gt;&lt;related-urls&gt;&lt;url&gt;https://www.sciencedirect.com/science/article/pii/S0013469496965062&lt;/url&gt;&lt;/related-urls&gt;&lt;/urls&gt;&lt;electronic-resource-num&gt;https://doi.org/10.1016/S0013-4694(96)96506-2&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55</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 xml:space="preserve">. </w:t>
      </w:r>
      <w:r w:rsidRPr="001426BD">
        <w:rPr>
          <w:rFonts w:ascii="Times New Roman" w:hAnsi="Times New Roman" w:cs="Times New Roman"/>
        </w:rPr>
        <w:t>Although signal amplitudes are smaller than at the chest, they remain sufficient for extracting heart rate and heart-rate variability</w:t>
      </w:r>
      <w:r w:rsidRPr="00FB6CFA">
        <w:rPr>
          <w:rFonts w:ascii="Times New Roman" w:hAnsi="Times New Roman" w:cs="Times New Roman"/>
        </w:rPr>
        <w:t>.</w:t>
      </w:r>
    </w:p>
    <w:p w14:paraId="27C6291B" w14:textId="15D339DF" w:rsidR="00D766A9" w:rsidRPr="009A1CDE" w:rsidRDefault="00D766A9" w:rsidP="00D766A9">
      <w:pPr>
        <w:jc w:val="both"/>
        <w:rPr>
          <w:rFonts w:ascii="Times New Roman" w:hAnsi="Times New Roman" w:cs="Times New Roman"/>
        </w:rPr>
      </w:pPr>
      <w:r w:rsidRPr="006C266B">
        <w:rPr>
          <w:rFonts w:ascii="Times New Roman" w:hAnsi="Times New Roman" w:cs="Times New Roman"/>
        </w:rPr>
        <w:t>Respiratory dynamics can be inferred from cardiovascular modulation preserved in the auricular vasculature</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&lt;EndNote&gt;&lt;Cite&gt;&lt;Author&gt;BERNTSON&lt;/Author&gt;&lt;Year&gt;1997&lt;/Year&gt;&lt;RecNum&gt;4&lt;/RecNum&gt;&lt;DisplayText&gt;(&lt;style face="italic"&gt;56&lt;/style&gt;)&lt;/DisplayText&gt;&lt;record&gt;&lt;rec-number&gt;4&lt;/rec-number&gt;&lt;foreign-keys&gt;&lt;key app="EN" db-id="0zwvdffvypze9tees0av5w9uvv5wtzztw9et" timestamp="1773171428"&gt;4&lt;/key&gt;&lt;/foreign-keys&gt;&lt;ref-type name="Journal Article"&gt;17&lt;/ref-type&gt;&lt;contributors&gt;&lt;authors&gt;&lt;author&gt;BERNTSON, GARY G.&lt;/author&gt;&lt;author&gt;THOMAS BIGGER JR., J.&lt;/author&gt;&lt;author&gt;ECKBERG, DWAIN L.&lt;/author&gt;&lt;author&gt;GROSSMAN, PAUL&lt;/author&gt;&lt;author&gt;KAUFMANN, PETER G.&lt;/author&gt;&lt;author&gt;MALIK, MAREK&lt;/author&gt;&lt;author&gt;NAGARAJA, HAIKADY N.&lt;/author&gt;&lt;author&gt;PORGES, STEPHEN W.&lt;/author&gt;&lt;author&gt;SAUL, J. PHILIP&lt;/author&gt;&lt;author&gt;STONE, PETER H.&lt;/author&gt;&lt;author&gt;VAN DER MOLEN, MAUROTS W.&lt;/author&gt;&lt;/authors&gt;&lt;/contributors&gt;&lt;titles&gt;&lt;title&gt;Heart rate variability: Origins, methods, and interpretive caveats&lt;/title&gt;&lt;secondary-title&gt;Psychophysiology&lt;/secondary-title&gt;&lt;/titles&gt;&lt;periodical&gt;&lt;full-title&gt;Psychophysiology&lt;/full-title&gt;&lt;abbr-1&gt;Psychophysiol.&lt;/abbr-1&gt;&lt;/periodical&gt;&lt;pages&gt;623-648&lt;/pages&gt;&lt;volume&gt;34&lt;/volume&gt;&lt;number&gt;6&lt;/number&gt;&lt;dates&gt;&lt;year&gt;1997&lt;/year&gt;&lt;/dates&gt;&lt;isbn&gt;0048-5772&lt;/isbn&gt;&lt;urls&gt;&lt;related-urls&gt;&lt;url&gt;https://onlinelibrary.wiley.com/doi/abs/10.1111/j.1469-8986.1997.tb02140.x&lt;/url&gt;&lt;/related-urls&gt;&lt;/urls&gt;&lt;electronic-resource-num&gt;https://doi.org/10.1111/j.1469-8986.1997.tb02140.x&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56</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w:t>
      </w:r>
      <w:r w:rsidRPr="009A1CDE">
        <w:rPr>
          <w:rFonts w:ascii="Times New Roman" w:hAnsi="Times New Roman" w:cs="Times New Roman" w:hint="eastAsia"/>
        </w:rPr>
        <w:t xml:space="preserve"> </w:t>
      </w:r>
      <w:r w:rsidRPr="006C266B">
        <w:rPr>
          <w:rFonts w:ascii="Times New Roman" w:hAnsi="Times New Roman" w:cs="Times New Roman"/>
        </w:rPr>
        <w:t xml:space="preserve">The ear is highly vascularized, providing strong pulsatile signals suitable for PPG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&lt;EndNote&gt;&lt;Cite&gt;&lt;Author&gt;Shelley&lt;/Author&gt;&lt;Year&gt;2007&lt;/Year&gt;&lt;RecNum&gt;40&lt;/RecNum&gt;&lt;DisplayText&gt;(&lt;style face="italic"&gt;57&lt;/style&gt;)&lt;/DisplayText&gt;&lt;record&gt;&lt;rec-number&gt;40&lt;/rec-number&gt;&lt;foreign-keys&gt;&lt;key app="EN" db-id="0zwvdffvypze9tees0av5w9uvv5wtzztw9et" timestamp="1773171428"&gt;40&lt;/key&gt;&lt;/foreign-keys&gt;&lt;ref-type name="Journal Article"&gt;17&lt;/ref-type&gt;&lt;contributors&gt;&lt;authors&gt;&lt;author&gt;Shelley, Kirk H.&lt;/author&gt;&lt;/authors&gt;&lt;/contributors&gt;&lt;titles&gt;&lt;title&gt;Photoplethysmography: Beyond the Calculation of Arterial Oxygen Saturation and Heart Rate&lt;/title&gt;&lt;secondary-title&gt;Anesthesia &amp;amp; Analgesia&lt;/secondary-title&gt;&lt;/titles&gt;&lt;periodical&gt;&lt;full-title&gt;Anesthesia &amp;amp; Analgesia&lt;/full-title&gt;&lt;abbr-1&gt;Anesth. Analg.&lt;/abbr-1&gt;&lt;/periodical&gt;&lt;pages&gt;S31-S36&lt;/pages&gt;&lt;volume&gt;105&lt;/volume&gt;&lt;number&gt;6&lt;/number&gt;&lt;dates&gt;&lt;year&gt;2007&lt;/year&gt;&lt;/dates&gt;&lt;isbn&gt;0003-2999&lt;/isbn&gt;&lt;accession-num&gt;00000539-200712001-00006&lt;/accession-num&gt;&lt;urls&gt;&lt;related-urls&gt;&lt;url&gt;https://journals.lww.com/anesthesia-analgesia/fulltext/2007/12001/photoplethysmography__beyond_the_calculation_of.6.aspx&lt;/url&gt;&lt;/related-urls&gt;&lt;/urls&gt;&lt;electronic-resource-num&gt;10.1213/01.ane.0000269512.82836.c9&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57</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 xml:space="preserve">. </w:t>
      </w:r>
      <w:r w:rsidRPr="006C266B">
        <w:rPr>
          <w:rFonts w:ascii="Times New Roman" w:hAnsi="Times New Roman" w:cs="Times New Roman"/>
        </w:rPr>
        <w:t>Respiratory cycles modulate intrathoracic pressure, influencing venous return, stroke volume, and arterial pressure, which manifest as periodic amplitude variations in PPG signals. Compared with peripheral sites prone to vasoconstriction and motion artifacts, the ear canal maintains relatively stable perfusion, enabling reliable extraction of respiration rate and respiratory-coupled cardiovascular dynamics</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&lt;EndNote&gt;&lt;Cite&gt;&lt;Author&gt;Elstad&lt;/Author&gt;&lt;Year&gt;2001&lt;/Year&gt;&lt;RecNum&gt;11&lt;/RecNum&gt;&lt;DisplayText&gt;(&lt;style face="italic"&gt;58&lt;/style&gt;)&lt;/DisplayText&gt;&lt;record&gt;&lt;rec-number&gt;11&lt;/rec-number&gt;&lt;foreign-keys&gt;&lt;key app="EN" db-id="0zwvdffvypze9tees0av5w9uvv5wtzztw9et" timestamp="1773171428"&gt;11&lt;/key&gt;&lt;/foreign-keys&gt;&lt;ref-type name="Journal Article"&gt;17&lt;/ref-type&gt;&lt;contributors&gt;&lt;authors&gt;&lt;author&gt;Elstad, Maja&lt;/author&gt;&lt;author&gt;Toska, Karin&lt;/author&gt;&lt;author&gt;Chon, Ki H.&lt;/author&gt;&lt;author&gt;Raeder, Ernst A.&lt;/author&gt;&lt;author&gt;Cohen, Richard J.&lt;/author&gt;&lt;/authors&gt;&lt;/contributors&gt;&lt;titles&gt;&lt;title&gt;Respiratory sinus arrhythmia: opposite effects on systolic and mean arterial pressure in supine humans&lt;/title&gt;&lt;secondary-title&gt;Journal of Physiology&lt;/secondary-title&gt;&lt;/titles&gt;&lt;periodical&gt;&lt;full-title&gt;Journal of Physiology&lt;/full-title&gt;&lt;abbr-1&gt;J. Physiol.&lt;/abbr-1&gt;&lt;/periodical&gt;&lt;pages&gt;251-259&lt;/pages&gt;&lt;volume&gt;536&lt;/volume&gt;&lt;number&gt;1&lt;/number&gt;&lt;dates&gt;&lt;year&gt;2001&lt;/year&gt;&lt;/dates&gt;&lt;isbn&gt;0022-3751&lt;/isbn&gt;&lt;urls&gt;&lt;related-urls&gt;&lt;url&gt;https://physoc.onlinelibrary.wiley.com/doi/abs/10.1111/j.1469-7793.2001.t01-1-00251.x&lt;/url&gt;&lt;/related-urls&gt;&lt;/urls&gt;&lt;electronic-resource-num&gt;https://doi.org/10.1111/j.1469-7793.2001.t01-1-00251.x&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58</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w:t>
      </w:r>
    </w:p>
    <w:p w14:paraId="7823ABB3" w14:textId="5000402D" w:rsidR="00D766A9" w:rsidRDefault="00D766A9" w:rsidP="00D766A9">
      <w:pPr>
        <w:jc w:val="both"/>
        <w:rPr>
          <w:rFonts w:ascii="Times New Roman" w:hAnsi="Times New Roman" w:cs="Times New Roman"/>
        </w:rPr>
      </w:pPr>
      <w:r w:rsidRPr="005479E3">
        <w:rPr>
          <w:rFonts w:ascii="Times New Roman" w:hAnsi="Times New Roman" w:cs="Times New Roman"/>
        </w:rPr>
        <w:t xml:space="preserve">The tympanic membrane provides a robust proxy for core body temperature </w:t>
      </w:r>
      <w:r w:rsidRPr="009A1CDE">
        <w:rPr>
          <w:rFonts w:ascii="Times New Roman" w:hAnsi="Times New Roman" w:cs="Times New Roman" w:hint="eastAsia"/>
        </w:rPr>
        <w:t>(CBT)</w:t>
      </w:r>
      <w:r w:rsidRPr="009A1CDE">
        <w:rPr>
          <w:rFonts w:ascii="Times New Roman" w:hAnsi="Times New Roman" w:cs="Times New Roman"/>
        </w:rPr>
        <w:t xml:space="preserve">. </w:t>
      </w:r>
      <w:r w:rsidRPr="00373276">
        <w:rPr>
          <w:rFonts w:ascii="Times New Roman" w:hAnsi="Times New Roman" w:cs="Times New Roman"/>
        </w:rPr>
        <w:t>It is thin, highly vascularized, and supplied by branches of both the external and internal carotid arteries</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&lt;EndNote&gt;&lt;Cite&gt;&lt;Author&gt;Standring&lt;/Author&gt;&lt;Year&gt;2005&lt;/Year&gt;&lt;RecNum&gt;107&lt;/RecNum&gt;&lt;DisplayText&gt;(&lt;style face="italic"&gt;59&lt;/style&gt;)&lt;/DisplayText&gt;&lt;record&gt;&lt;rec-number&gt;107&lt;/rec-number&gt;&lt;foreign-keys&gt;&lt;key app="EN" db-id="vsdez2av30rvdjerdv2vsxxywz2txxwvae0e" timestamp="1771394759"&gt;107&lt;/key&gt;&lt;/foreign-keys&gt;&lt;ref-type name="Book"&gt;6&lt;/ref-type&gt;&lt;contributors&gt;&lt;authors&gt;&lt;author&gt;Susan Standring&lt;/author&gt;&lt;/authors&gt;&lt;/contributors&gt;&lt;titles&gt;&lt;title&gt;Gray&amp;apos;s Anatomy: The Anatomical Basis of Clinical Practice&lt;/title&gt;&lt;/titles&gt;&lt;edition&gt;39th&lt;/edition&gt;&lt;dates&gt;&lt;year&gt;2005&lt;/year&gt;&lt;/dates&gt;&lt;publisher&gt;Churchill Livingstone&lt;/publisher&gt;&lt;isbn&gt;978-0443071683&lt;/isbn&gt;&lt;work-type&gt;January 5, 2005&lt;/work-type&gt;&lt;urls&gt;&lt;/urls&gt;&lt;/record&gt;&lt;/Cite&gt;&lt;/EndNote&gt;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59</w:t>
      </w:r>
      <w:r w:rsidR="00F30A62">
        <w:rPr>
          <w:rFonts w:ascii="Times New Roman" w:hAnsi="Times New Roman" w:cs="Times New Roman"/>
          <w:noProof/>
        </w:rPr>
        <w:t>)</w:t>
      </w:r>
      <w:r>
        <w:rPr>
          <w:rFonts w:ascii="Times New Roman" w:hAnsi="Times New Roman" w:cs="Times New Roman"/>
        </w:rPr>
        <w:fldChar w:fldCharType="end"/>
      </w:r>
      <w:r w:rsidRPr="009A1CDE">
        <w:rPr>
          <w:rFonts w:ascii="Times New Roman" w:hAnsi="Times New Roman" w:cs="Times New Roman"/>
        </w:rPr>
        <w:t>, carry</w:t>
      </w:r>
      <w:r>
        <w:rPr>
          <w:rFonts w:ascii="Times New Roman" w:hAnsi="Times New Roman" w:cs="Times New Roman"/>
        </w:rPr>
        <w:t>ing</w:t>
      </w:r>
      <w:r w:rsidRPr="009A1CDE">
        <w:rPr>
          <w:rFonts w:ascii="Times New Roman" w:hAnsi="Times New Roman" w:cs="Times New Roman"/>
        </w:rPr>
        <w:t xml:space="preserve"> blood representative of the central circulation. </w:t>
      </w:r>
      <w:r w:rsidRPr="00373276">
        <w:rPr>
          <w:rFonts w:ascii="Times New Roman" w:hAnsi="Times New Roman" w:cs="Times New Roman"/>
        </w:rPr>
        <w:t xml:space="preserve">Its direct thermal coupling to cerebral blood flow allows tympanic temperature to closely track brain temperature. The semi-enclosed ear </w:t>
      </w:r>
      <w:r w:rsidRPr="00373276">
        <w:rPr>
          <w:rFonts w:ascii="Times New Roman" w:hAnsi="Times New Roman" w:cs="Times New Roman"/>
        </w:rPr>
        <w:lastRenderedPageBreak/>
        <w:t>canal minimizes heat exchange with the environment, improving measurement stability compared with skin temperature. These properties underpin the widespread clinical use of tympanic thermometry as a noninvasive indicator of CBT</w:t>
      </w:r>
      <w:r w:rsidRPr="009A1CDE">
        <w:rPr>
          <w:rFonts w:ascii="Times New Roman" w:hAnsi="Times New Roman" w:cs="Times New Roman"/>
        </w:rPr>
        <w:t>.</w:t>
      </w:r>
    </w:p>
    <w:p w14:paraId="0B7EE964" w14:textId="2331F7FA" w:rsidR="00D766A9" w:rsidRPr="009A1CDE" w:rsidRDefault="00D766A9" w:rsidP="00D766A9">
      <w:pPr>
        <w:jc w:val="both"/>
        <w:rPr>
          <w:rFonts w:ascii="Times New Roman" w:hAnsi="Times New Roman" w:cs="Times New Roman"/>
        </w:rPr>
      </w:pPr>
      <w:r w:rsidRPr="00373276">
        <w:rPr>
          <w:rFonts w:ascii="Times New Roman" w:hAnsi="Times New Roman" w:cs="Times New Roman"/>
        </w:rPr>
        <w:t>The peri-auricular region also enables monitoring of autonomic activity through electrodermal signals. The postauricular skin contains eccrine sweat glands innervated by sympathetic cholinergic fibers</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&lt;EndNote&gt;&lt;Cite&gt;&lt;Author&gt;Standring&lt;/Author&gt;&lt;Year&gt;2005&lt;/Year&gt;&lt;RecNum&gt;107&lt;/RecNum&gt;&lt;DisplayText&gt;(&lt;style face="italic"&gt;59, 60&lt;/style&gt;)&lt;/DisplayText&gt;&lt;record&gt;&lt;rec-number&gt;107&lt;/rec-number&gt;&lt;foreign-keys&gt;&lt;key app="EN" db-id="vsdez2av30rvdjerdv2vsxxywz2txxwvae0e" timestamp="1771394759"&gt;107&lt;/key&gt;&lt;/foreign-keys&gt;&lt;ref-type name="Book"&gt;6&lt;/ref-type&gt;&lt;contributors&gt;&lt;authors&gt;&lt;author&gt;Susan Standring&lt;/author&gt;&lt;/authors&gt;&lt;/contributors&gt;&lt;titles&gt;&lt;title&gt;Gray&amp;apos;s Anatomy: The Anatomical Basis of Clinical Practice&lt;/title&gt;&lt;/titles&gt;&lt;edition&gt;39th&lt;/edition&gt;&lt;dates&gt;&lt;year&gt;2005&lt;/year&gt;&lt;/dates&gt;&lt;publisher&gt;Churchill Livingstone&lt;/publisher&gt;&lt;isbn&gt;978-0443071683&lt;/isbn&gt;&lt;work-type&gt;January 5, 2005&lt;/work-type&gt;&lt;urls&gt;&lt;/urls&gt;&lt;/record&gt;&lt;/Cite&gt;&lt;Cite&gt;&lt;Author&gt;Shibasaki&lt;/Author&gt;&lt;Year&gt;2010&lt;/Year&gt;&lt;RecNum&gt;41&lt;/RecNum&gt;&lt;record&gt;&lt;rec-number&gt;41&lt;/rec-number&gt;&lt;foreign-keys&gt;&lt;key app="EN" db-id="0zwvdffvypze9tees0av5w9uvv5wtzztw9et" timestamp="1773171428"&gt;41&lt;/key&gt;&lt;/foreign-keys&gt;&lt;ref-type name="Journal Article"&gt;17&lt;/ref-type&gt;&lt;contributors&gt;&lt;authors&gt;&lt;author&gt;Manabu Shibasaki&lt;/author&gt;&lt;author&gt;Craig G. Crandall&lt;/author&gt;&lt;/authors&gt;&lt;/contributors&gt;&lt;titles&gt;&lt;title&gt;Mechanisms and controllers of eccrine sweating in humans&lt;/title&gt;&lt;secondary-title&gt;Front. Biosci. (Schol Ed)&lt;/secondary-title&gt;&lt;/titles&gt;&lt;periodical&gt;&lt;full-title&gt;Frontiers in Bioscience-Scholar&lt;/full-title&gt;&lt;abbr-1&gt;Front. Biosci. (Schol Ed)&lt;/abbr-1&gt;&lt;/periodical&gt;&lt;pages&gt;685-696&lt;/pages&gt;&lt;volume&gt;2&lt;/volume&gt;&lt;number&gt;2&lt;/number&gt;&lt;dates&gt;&lt;year&gt;2010&lt;/year&gt;&lt;pub-dates&gt;&lt;date&gt;2010-01-01&lt;/date&gt;&lt;/pub-dates&gt;&lt;/dates&gt;&lt;urls&gt;&lt;related-urls&gt;&lt;url&gt;https://www.imrpress.com/journal/FBS/2/2/10.2741/S94&lt;/url&gt;&lt;/related-urls&gt;&lt;/urls&gt;&lt;electronic-resource-num&gt;10.2741/s94&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59, 60</w:t>
      </w:r>
      <w:r w:rsidR="00F30A62">
        <w:rPr>
          <w:rFonts w:ascii="Times New Roman" w:hAnsi="Times New Roman" w:cs="Times New Roman"/>
          <w:noProof/>
        </w:rPr>
        <w:t>)</w:t>
      </w:r>
      <w:r>
        <w:rPr>
          <w:rFonts w:ascii="Times New Roman" w:hAnsi="Times New Roman" w:cs="Times New Roman"/>
        </w:rPr>
        <w:fldChar w:fldCharType="end"/>
      </w:r>
      <w:r w:rsidRPr="00DB20EE">
        <w:rPr>
          <w:rFonts w:ascii="Times New Roman" w:hAnsi="Times New Roman" w:cs="Times New Roman"/>
        </w:rPr>
        <w:t xml:space="preserve">, allowing changes in autonomic arousal to manifest as measurable variations in skin conductance. </w:t>
      </w:r>
      <w:r w:rsidRPr="007C4026">
        <w:rPr>
          <w:rFonts w:ascii="Times New Roman" w:hAnsi="Times New Roman" w:cs="Times New Roman"/>
        </w:rPr>
        <w:t>This region is relatively protected from airflow and mechanical disturbance, providing a stable site for electrodermal sensing</w:t>
      </w:r>
      <w:r w:rsidRPr="00DB20EE">
        <w:rPr>
          <w:rFonts w:ascii="Times New Roman" w:hAnsi="Times New Roman" w:cs="Times New Roman"/>
        </w:rPr>
        <w:t>.</w:t>
      </w:r>
    </w:p>
    <w:p w14:paraId="1ECC6271" w14:textId="77777777" w:rsidR="00D766A9" w:rsidRDefault="00D766A9" w:rsidP="00D766A9">
      <w:pPr>
        <w:jc w:val="both"/>
        <w:rPr>
          <w:rFonts w:ascii="Times New Roman" w:eastAsia="宋体" w:hAnsi="Times New Roman" w:cs="Times New Roman"/>
          <w:kern w:val="0"/>
        </w:rPr>
      </w:pPr>
      <w:r w:rsidRPr="007C4026">
        <w:rPr>
          <w:rFonts w:ascii="Times New Roman" w:hAnsi="Times New Roman" w:cs="Times New Roman"/>
        </w:rPr>
        <w:t>Together, these anatomical and physiological features establish the ear as a compact and integrated sensing site where neural, cardiovascular, respiratory, thermal, and autonomic signals converge. This co-localization enables synchronized monitoring of multiple physiological systems from a single wearable interface and supports integrated analysis of brain–body dynamics in applications such as sleep, stress, and cognitive performance</w:t>
      </w:r>
      <w:r w:rsidRPr="00FB6CFA">
        <w:rPr>
          <w:rFonts w:ascii="Times New Roman" w:hAnsi="Times New Roman" w:cs="Times New Roman"/>
        </w:rPr>
        <w:t>.</w:t>
      </w:r>
    </w:p>
    <w:p w14:paraId="21E95CF9" w14:textId="77777777" w:rsidR="00D766A9" w:rsidRDefault="00D766A9" w:rsidP="00D766A9">
      <w:pPr>
        <w:jc w:val="both"/>
        <w:rPr>
          <w:rFonts w:ascii="Times New Roman" w:hAnsi="Times New Roman" w:cs="Times New Roman"/>
          <w:b/>
          <w:bCs/>
        </w:rPr>
      </w:pPr>
    </w:p>
    <w:p w14:paraId="10A080B8" w14:textId="77777777" w:rsidR="00D766A9" w:rsidRPr="0000290F" w:rsidRDefault="00D766A9" w:rsidP="00D766A9">
      <w:pPr>
        <w:jc w:val="both"/>
        <w:rPr>
          <w:rFonts w:ascii="Times New Roman" w:hAnsi="Times New Roman" w:cs="Times New Roman"/>
        </w:rPr>
      </w:pPr>
      <w:r w:rsidRPr="008F45EA">
        <w:rPr>
          <w:rFonts w:ascii="Times New Roman" w:hAnsi="Times New Roman" w:cs="Times New Roman"/>
          <w:b/>
          <w:bCs/>
        </w:rPr>
        <w:t>Text S</w:t>
      </w:r>
      <w:r w:rsidRPr="008F45EA">
        <w:rPr>
          <w:rFonts w:ascii="Times New Roman" w:hAnsi="Times New Roman" w:cs="Times New Roman" w:hint="eastAsia"/>
          <w:b/>
          <w:bCs/>
        </w:rPr>
        <w:t>2</w:t>
      </w:r>
      <w:r w:rsidRPr="008F45EA">
        <w:rPr>
          <w:rFonts w:ascii="Times New Roman" w:hAnsi="Times New Roman" w:cs="Times New Roman"/>
          <w:b/>
          <w:bCs/>
        </w:rPr>
        <w:t xml:space="preserve"> </w:t>
      </w:r>
      <w:r w:rsidRPr="0000290F">
        <w:rPr>
          <w:rFonts w:ascii="Times New Roman" w:hAnsi="Times New Roman" w:cs="Times New Roman"/>
          <w:b/>
          <w:bCs/>
        </w:rPr>
        <w:t>Mechanism of the bilayer PDMS-SMA actuator</w:t>
      </w:r>
    </w:p>
    <w:p w14:paraId="7876D886" w14:textId="77777777" w:rsidR="00D766A9" w:rsidRDefault="00D766A9" w:rsidP="00D766A9">
      <w:pPr>
        <w:jc w:val="both"/>
        <w:rPr>
          <w:rFonts w:ascii="Times New Roman" w:hAnsi="Times New Roman" w:cs="Times New Roman"/>
        </w:rPr>
      </w:pPr>
      <w:r w:rsidRPr="009A1CDE">
        <w:rPr>
          <w:rFonts w:ascii="Times New Roman" w:hAnsi="Times New Roman" w:cs="Times New Roman"/>
        </w:rPr>
        <w:t>The actuation and recovery of a PDMS–SMA bilayer can be described as the temperature-dependent equilibrium of a perfectly bonded composite beam driven by mismatched eigenstrains. Consider a slender bilayer of</w:t>
      </w:r>
      <w:r>
        <w:rPr>
          <w:rFonts w:ascii="Times New Roman" w:hAnsi="Times New Roman" w:cs="Times New Roman" w:hint="eastAsia"/>
        </w:rPr>
        <w:t xml:space="preserve"> </w:t>
      </w:r>
      <w:r>
        <w:rPr>
          <w:rFonts w:ascii="Times New Roman" w:hAnsi="Times New Roman" w:cs="Times New Roman"/>
        </w:rPr>
        <w:t xml:space="preserve">width </w:t>
      </w:r>
      <w:r w:rsidRPr="007A75FB">
        <w:rPr>
          <w:rFonts w:ascii="Cambria Math" w:hAnsi="Cambria Math" w:cs="Cambria Math"/>
          <w:i/>
          <w:iCs/>
        </w:rPr>
        <w:t>b</w:t>
      </w:r>
      <w:r w:rsidRPr="009A1CDE">
        <w:rPr>
          <w:rFonts w:ascii="Times New Roman" w:hAnsi="Times New Roman" w:cs="Times New Roman"/>
        </w:rPr>
        <w:t xml:space="preserve"> consisting of a PDMS layer of thickness </w:t>
      </w:r>
      <w:r w:rsidRPr="007A75FB">
        <w:rPr>
          <w:rFonts w:ascii="Cambria Math" w:hAnsi="Cambria Math" w:cs="Cambria Math" w:hint="eastAsia"/>
          <w:i/>
          <w:iCs/>
        </w:rPr>
        <w:t>t</w:t>
      </w:r>
      <w:r w:rsidRPr="007A75FB">
        <w:rPr>
          <w:rFonts w:ascii="Cambria Math" w:hAnsi="Cambria Math" w:cs="Cambria Math" w:hint="eastAsia"/>
          <w:i/>
          <w:iCs/>
          <w:vertAlign w:val="subscript"/>
        </w:rPr>
        <w:t>p</w:t>
      </w:r>
      <w:r w:rsidRPr="009A1CDE">
        <w:rPr>
          <w:rFonts w:ascii="Times New Roman" w:hAnsi="Times New Roman" w:cs="Times New Roman"/>
        </w:rPr>
        <w:t xml:space="preserve"> bonded to an NiTi SMA sheet of thickness </w:t>
      </w:r>
      <w:r w:rsidRPr="007A75FB">
        <w:rPr>
          <w:rFonts w:ascii="Times New Roman" w:hAnsi="Times New Roman" w:cs="Times New Roman" w:hint="eastAsia"/>
          <w:i/>
          <w:iCs/>
        </w:rPr>
        <w:t>t</w:t>
      </w:r>
      <w:r w:rsidRPr="007A75FB">
        <w:rPr>
          <w:rFonts w:ascii="Times New Roman" w:hAnsi="Times New Roman" w:cs="Times New Roman" w:hint="eastAsia"/>
          <w:i/>
          <w:iCs/>
          <w:vertAlign w:val="subscript"/>
        </w:rPr>
        <w:t>s</w:t>
      </w:r>
      <w:r w:rsidRPr="009A1CDE">
        <w:rPr>
          <w:rFonts w:ascii="Times New Roman" w:hAnsi="Times New Roman" w:cs="Times New Roman"/>
        </w:rPr>
        <w:t xml:space="preserve">. Let z denote the through-thickness coordinate with </w:t>
      </w:r>
      <w:r w:rsidRPr="007A75FB">
        <w:rPr>
          <w:rFonts w:ascii="Times New Roman" w:hAnsi="Times New Roman" w:cs="Times New Roman"/>
          <w:i/>
          <w:iCs/>
        </w:rPr>
        <w:t>z=0</w:t>
      </w:r>
      <w:r w:rsidRPr="009A1CDE">
        <w:rPr>
          <w:rFonts w:ascii="Times New Roman" w:hAnsi="Times New Roman" w:cs="Times New Roman"/>
        </w:rPr>
        <w:t xml:space="preserve"> at the interface, </w:t>
      </w:r>
      <w:r w:rsidRPr="007A75FB">
        <w:rPr>
          <w:rFonts w:ascii="Times New Roman" w:hAnsi="Times New Roman" w:cs="Times New Roman"/>
          <w:i/>
          <w:iCs/>
        </w:rPr>
        <w:t>z&gt;0</w:t>
      </w:r>
      <w:r w:rsidRPr="009A1CDE">
        <w:rPr>
          <w:rFonts w:ascii="Times New Roman" w:hAnsi="Times New Roman" w:cs="Times New Roman"/>
        </w:rPr>
        <w:t xml:space="preserve"> within PDMS, and </w:t>
      </w:r>
      <w:r w:rsidRPr="007A75FB">
        <w:rPr>
          <w:rFonts w:ascii="Times New Roman" w:hAnsi="Times New Roman" w:cs="Times New Roman"/>
          <w:i/>
          <w:iCs/>
        </w:rPr>
        <w:t>z&lt;0</w:t>
      </w:r>
      <w:r w:rsidRPr="009A1CDE">
        <w:rPr>
          <w:rFonts w:ascii="Times New Roman" w:hAnsi="Times New Roman" w:cs="Times New Roman"/>
        </w:rPr>
        <w:t xml:space="preserve"> within SMA. </w:t>
      </w:r>
    </w:p>
    <w:p w14:paraId="025D8A0A"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Under Euler–Bernoulli kinematics, the axial strain field is assumed linear through thickness,</w:t>
      </w:r>
    </w:p>
    <w:p w14:paraId="598550C3" w14:textId="749D06AE" w:rsidR="00D766A9" w:rsidRPr="009A1CDE" w:rsidRDefault="00D766A9" w:rsidP="005660D6">
      <w:pPr>
        <w:jc w:val="right"/>
        <w:rPr>
          <w:rFonts w:ascii="Times New Roman" w:hAnsi="Times New Roman" w:cs="Times New Roman"/>
        </w:rPr>
      </w:pPr>
      <w:r w:rsidRPr="009A1CDE">
        <w:rPr>
          <w:rFonts w:ascii="Times New Roman" w:hAnsi="Times New Roman" w:cs="Times New Roman"/>
        </w:rPr>
        <w:t>ε(z)=ε0​+κz</w:t>
      </w:r>
      <w:r>
        <w:rPr>
          <w:rFonts w:ascii="Times New Roman" w:hAnsi="Times New Roman" w:cs="Times New Roman" w:hint="eastAsia"/>
        </w:rPr>
        <w:t xml:space="preserve">                                                              (</w:t>
      </w:r>
      <w:r w:rsidR="005660D6">
        <w:rPr>
          <w:rFonts w:ascii="Times New Roman" w:hAnsi="Times New Roman" w:cs="Times New Roman"/>
        </w:rPr>
        <w:t>6</w:t>
      </w:r>
      <w:r>
        <w:rPr>
          <w:rFonts w:ascii="Times New Roman" w:hAnsi="Times New Roman" w:cs="Times New Roman" w:hint="eastAsia"/>
        </w:rPr>
        <w:t>.1)</w:t>
      </w:r>
    </w:p>
    <w:p w14:paraId="6A782C58"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where ε0 is the uniform axial strain of the composite midline and k is the curvature of the bilayer. The mechanical strain that generates stress in each layer is the deviation of εz from that layer’s eigenstrain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i</m:t>
            </m:r>
          </m:sub>
          <m:sup>
            <m:r>
              <m:rPr>
                <m:nor/>
              </m:rPr>
              <w:rPr>
                <w:rFonts w:ascii="Times New Roman" w:hAnsi="Times New Roman" w:cs="Times New Roman"/>
              </w:rPr>
              <m:t>\*</m:t>
            </m:r>
          </m:sup>
        </m:sSub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which represents the strain the layer would adopt if unconstrained at temperature </w:t>
      </w:r>
      <m:oMath>
        <m:r>
          <w:rPr>
            <w:rFonts w:ascii="Cambria Math" w:hAnsi="Cambria Math" w:cs="Times New Roman"/>
          </w:rPr>
          <m:t>T</m:t>
        </m:r>
      </m:oMath>
      <w:r w:rsidRPr="009A1CDE">
        <w:rPr>
          <w:rFonts w:ascii="Times New Roman" w:hAnsi="Times New Roman" w:cs="Times New Roman"/>
        </w:rPr>
        <w:t>.</w:t>
      </w:r>
    </w:p>
    <w:p w14:paraId="1F4A2534"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For PDMS, the dominant eigenstrain comes from the pre-stretch during bonding. Assume the PDMS have original free length </w:t>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0</m:t>
            </m:r>
          </m:sub>
        </m:sSub>
      </m:oMath>
      <w:r w:rsidRPr="009A1CDE">
        <w:rPr>
          <w:rFonts w:ascii="Times New Roman" w:hAnsi="Times New Roman" w:cs="Times New Roman"/>
        </w:rPr>
        <w:t xml:space="preserve"> and is stretched to </w:t>
      </w:r>
      <m:oMath>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0</m:t>
            </m:r>
          </m:sub>
        </m:sSub>
      </m:oMath>
      <w:r w:rsidRPr="009A1CDE">
        <w:rPr>
          <w:rFonts w:ascii="Times New Roman" w:hAnsi="Times New Roman" w:cs="Times New Roman"/>
        </w:rPr>
        <w:t xml:space="preserve"> during bonding, the pre-stretch eigenstrain can be approximated as </w:t>
      </w:r>
      <m:oMath>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pre</m:t>
            </m:r>
          </m:sub>
        </m:sSub>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-1</m:t>
        </m:r>
      </m:oMath>
      <w:r w:rsidRPr="009A1CDE">
        <w:rPr>
          <w:rFonts w:ascii="Times New Roman" w:hAnsi="Times New Roman" w:cs="Times New Roman"/>
        </w:rPr>
        <w:t>. Including thermal expansion of PDMS, the PDMS eigenstrain can be written as</w:t>
      </w:r>
    </w:p>
    <w:p w14:paraId="7A8211AE" w14:textId="6C7FCCCE" w:rsidR="00D766A9" w:rsidRPr="009A1CDE" w:rsidRDefault="00000000" w:rsidP="005660D6">
      <w:pPr>
        <w:jc w:val="right"/>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p</m:t>
            </m:r>
          </m:sub>
          <m:sup>
            <m:r>
              <m:rPr>
                <m:nor/>
              </m:rPr>
              <w:rPr>
                <w:rFonts w:ascii="Times New Roman" w:hAnsi="Times New Roman" w:cs="Times New Roman"/>
              </w:rPr>
              <m:t>\*</m:t>
            </m:r>
          </m:sup>
        </m:sSub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pre</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r>
          <m:rPr>
            <m:nor/>
          </m:rPr>
          <w:rPr>
            <w:rFonts w:ascii="Times New Roman" w:hAnsi="Times New Roman" w:cs="Times New Roman"/>
          </w:rPr>
          <m:t> </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bond</m:t>
            </m:r>
          </m:sub>
        </m:sSub>
        <m:r>
          <m:rPr>
            <m:sty m:val="p"/>
          </m:rPr>
          <w:rPr>
            <w:rFonts w:ascii="Cambria Math" w:hAnsi="Cambria Math" w:cs="Times New Roman"/>
          </w:rPr>
          <m:t>)</m:t>
        </m:r>
      </m:oMath>
      <w:r w:rsidR="00D766A9">
        <w:rPr>
          <w:rFonts w:ascii="Times New Roman" w:hAnsi="Times New Roman" w:cs="Times New Roman" w:hint="eastAsia"/>
        </w:rPr>
        <w:t xml:space="preserve">                                             (</w:t>
      </w:r>
      <w:r w:rsidR="005660D6">
        <w:rPr>
          <w:rFonts w:ascii="Times New Roman" w:hAnsi="Times New Roman" w:cs="Times New Roman"/>
        </w:rPr>
        <w:t>6</w:t>
      </w:r>
      <w:r w:rsidR="00D766A9">
        <w:rPr>
          <w:rFonts w:ascii="Times New Roman" w:hAnsi="Times New Roman" w:cs="Times New Roman" w:hint="eastAsia"/>
        </w:rPr>
        <w:t>.2)</w:t>
      </w:r>
    </w:p>
    <w:p w14:paraId="6AED3F96"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p</m:t>
            </m:r>
          </m:sub>
        </m:sSub>
      </m:oMath>
      <w:r w:rsidRPr="009A1CDE">
        <w:rPr>
          <w:rFonts w:ascii="Times New Roman" w:hAnsi="Times New Roman" w:cs="Times New Roman"/>
        </w:rPr>
        <w:t xml:space="preserve"> is the coefficient of thermal expansion (CTE) of PDMS and </w:t>
      </w: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bond</m:t>
            </m:r>
          </m:sub>
        </m:sSub>
      </m:oMath>
      <w:r w:rsidRPr="009A1CDE">
        <w:rPr>
          <w:rFonts w:ascii="Times New Roman" w:hAnsi="Times New Roman" w:cs="Times New Roman"/>
        </w:rPr>
        <w:t xml:space="preserve"> is the bonding temperature. </w:t>
      </w:r>
    </w:p>
    <w:p w14:paraId="2AAD559B"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For SMA, the eigenstrain contains a transformation component and thermal expansion,</w:t>
      </w:r>
    </w:p>
    <w:p w14:paraId="56B9D561" w14:textId="37661D51" w:rsidR="00D766A9" w:rsidRPr="009A1CDE" w:rsidRDefault="00000000" w:rsidP="005660D6">
      <w:pPr>
        <w:jc w:val="right"/>
        <w:rPr>
          <w:rFonts w:ascii="Times New Roman" w:hAnsi="Times New Roman" w:cs="Times New Roman"/>
        </w:rPr>
      </w:pP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s</m:t>
            </m:r>
          </m:sub>
          <m:sup>
            <m:r>
              <m:rPr>
                <m:nor/>
              </m:rPr>
              <w:rPr>
                <w:rFonts w:ascii="Times New Roman" w:hAnsi="Times New Roman" w:cs="Times New Roman"/>
              </w:rPr>
              <m:t>\*</m:t>
            </m:r>
          </m:sup>
        </m:sSub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tr</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r>
          <m:rPr>
            <m:nor/>
          </m:rPr>
          <w:rPr>
            <w:rFonts w:ascii="Times New Roman" w:hAnsi="Times New Roman" w:cs="Times New Roman"/>
          </w:rPr>
          <m:t> </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bond</m:t>
            </m:r>
          </m:sub>
        </m:sSub>
        <m:r>
          <m:rPr>
            <m:sty m:val="p"/>
          </m:rPr>
          <w:rPr>
            <w:rFonts w:ascii="Cambria Math" w:hAnsi="Cambria Math" w:cs="Times New Roman"/>
          </w:rPr>
          <m:t>)</m:t>
        </m:r>
      </m:oMath>
      <w:r w:rsidR="00D766A9">
        <w:rPr>
          <w:rFonts w:ascii="Times New Roman" w:hAnsi="Times New Roman" w:cs="Times New Roman" w:hint="eastAsia"/>
        </w:rPr>
        <w:t xml:space="preserve">                                           (</w:t>
      </w:r>
      <w:r w:rsidR="005660D6">
        <w:rPr>
          <w:rFonts w:ascii="Times New Roman" w:hAnsi="Times New Roman" w:cs="Times New Roman"/>
        </w:rPr>
        <w:t>6</w:t>
      </w:r>
      <w:r w:rsidR="00D766A9">
        <w:rPr>
          <w:rFonts w:ascii="Times New Roman" w:hAnsi="Times New Roman" w:cs="Times New Roman" w:hint="eastAsia"/>
        </w:rPr>
        <w:t>.3)</w:t>
      </w:r>
    </w:p>
    <w:p w14:paraId="323BBB50"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tr</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is the temperature-dependent transformation eigenstrain associated with the martensite–austenite transition and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m:t>
            </m:r>
          </m:sub>
        </m:sSub>
      </m:oMath>
      <w:r w:rsidRPr="009A1CDE">
        <w:rPr>
          <w:rFonts w:ascii="Times New Roman" w:hAnsi="Times New Roman" w:cs="Times New Roman"/>
        </w:rPr>
        <w:t xml:space="preserve"> is the SMA CTE. The SMA elastic modulus is also temperature dependent,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transitioning from a lower martensitic modulus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m:t>
            </m:r>
          </m:sub>
        </m:sSub>
      </m:oMath>
      <w:r w:rsidRPr="009A1CDE">
        <w:rPr>
          <w:rFonts w:ascii="Times New Roman" w:hAnsi="Times New Roman" w:cs="Times New Roman"/>
        </w:rPr>
        <w:t xml:space="preserve"> to a higher austenitic modulus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m:t>
            </m:r>
          </m:sub>
        </m:sSub>
      </m:oMath>
      <w:r w:rsidRPr="009A1CDE">
        <w:rPr>
          <w:rFonts w:ascii="Times New Roman" w:hAnsi="Times New Roman" w:cs="Times New Roman"/>
        </w:rPr>
        <w:t xml:space="preserve">. The PDMS modulus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m:t>
            </m:r>
          </m:sub>
        </m:sSub>
      </m:oMath>
      <w:r w:rsidRPr="009A1CDE">
        <w:rPr>
          <w:rFonts w:ascii="Times New Roman" w:hAnsi="Times New Roman" w:cs="Times New Roman"/>
        </w:rPr>
        <w:t xml:space="preserve"> is treated as an effective tangent modulus about the operating strain.</w:t>
      </w:r>
    </w:p>
    <w:p w14:paraId="388DB412"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With these definitions, the axial stresses in the two layers can be expressed as,</w:t>
      </w:r>
    </w:p>
    <w:p w14:paraId="2F41DF5F" w14:textId="637F6BF7" w:rsidR="00D766A9" w:rsidRPr="00FB6CFA" w:rsidRDefault="00000000" w:rsidP="005660D6">
      <w:pPr>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p</m:t>
            </m:r>
          </m:sub>
        </m:sSub>
        <m:d>
          <m:dPr>
            <m:ctrlPr>
              <w:rPr>
                <w:rFonts w:ascii="Cambria Math" w:hAnsi="Cambria Math" w:cs="Times New Roman"/>
              </w:rPr>
            </m:ctrlPr>
          </m:dPr>
          <m:e>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κz</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p</m:t>
                </m:r>
              </m:sub>
              <m:sup>
                <m:r>
                  <m:rPr>
                    <m:nor/>
                  </m:rPr>
                  <w:rPr>
                    <w:rFonts w:ascii="Times New Roman" w:hAnsi="Times New Roman" w:cs="Times New Roman"/>
                  </w:rPr>
                  <m:t>\*</m:t>
                </m:r>
              </m:sup>
            </m:sSubSup>
            <m:d>
              <m:dPr>
                <m:ctrlPr>
                  <w:rPr>
                    <w:rFonts w:ascii="Cambria Math" w:hAnsi="Cambria Math" w:cs="Times New Roman"/>
                  </w:rPr>
                </m:ctrlPr>
              </m:dPr>
              <m:e>
                <m:r>
                  <w:rPr>
                    <w:rFonts w:ascii="Cambria Math" w:hAnsi="Cambria Math" w:cs="Times New Roman"/>
                  </w:rPr>
                  <m:t>T</m:t>
                </m:r>
              </m:e>
            </m:d>
          </m:e>
        </m:d>
        <m:r>
          <m:rPr>
            <m:sty m:val="p"/>
          </m:rPr>
          <w:rPr>
            <w:rFonts w:ascii="Cambria Math" w:hAnsi="Cambria Math" w:cs="Times New Roman"/>
          </w:rPr>
          <m:t>,0≤</m:t>
        </m:r>
        <m:r>
          <w:rPr>
            <w:rFonts w:ascii="Cambria Math" w:hAnsi="Cambria Math" w:cs="Times New Roman"/>
          </w:rPr>
          <m:t>z</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oMath>
      <w:r w:rsidR="00D766A9">
        <w:rPr>
          <w:rFonts w:ascii="Times New Roman" w:hAnsi="Times New Roman" w:cs="Times New Roman" w:hint="eastAsia"/>
        </w:rPr>
        <w:t xml:space="preserve">                          (</w:t>
      </w:r>
      <w:r w:rsidR="005660D6">
        <w:rPr>
          <w:rFonts w:ascii="Times New Roman" w:hAnsi="Times New Roman" w:cs="Times New Roman"/>
        </w:rPr>
        <w:t>6</w:t>
      </w:r>
      <w:r w:rsidR="00D766A9">
        <w:rPr>
          <w:rFonts w:ascii="Times New Roman" w:hAnsi="Times New Roman" w:cs="Times New Roman" w:hint="eastAsia"/>
        </w:rPr>
        <w:t>.4)</w:t>
      </w:r>
    </w:p>
    <w:p w14:paraId="0D230845" w14:textId="2A5DBDC5" w:rsidR="00D766A9" w:rsidRPr="009A1CDE" w:rsidRDefault="00000000" w:rsidP="005660D6">
      <w:pPr>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κz</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s</m:t>
            </m:r>
          </m:sub>
          <m:sup>
            <m:r>
              <m:rPr>
                <m:nor/>
              </m:rPr>
              <w:rPr>
                <w:rFonts w:ascii="Times New Roman" w:hAnsi="Times New Roman" w:cs="Times New Roman"/>
              </w:rPr>
              <m:t>\*</m:t>
            </m:r>
          </m:sup>
        </m:sSubSup>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≤0</m:t>
        </m:r>
      </m:oMath>
      <w:r w:rsidR="00D766A9">
        <w:rPr>
          <w:rFonts w:ascii="Times New Roman" w:hAnsi="Times New Roman" w:cs="Times New Roman" w:hint="eastAsia"/>
        </w:rPr>
        <w:t xml:space="preserve">                       (</w:t>
      </w:r>
      <w:r w:rsidR="005660D6">
        <w:rPr>
          <w:rFonts w:ascii="Times New Roman" w:hAnsi="Times New Roman" w:cs="Times New Roman"/>
        </w:rPr>
        <w:t>6</w:t>
      </w:r>
      <w:r w:rsidR="00D766A9">
        <w:rPr>
          <w:rFonts w:ascii="Times New Roman" w:hAnsi="Times New Roman" w:cs="Times New Roman" w:hint="eastAsia"/>
        </w:rPr>
        <w:t>.5)</w:t>
      </w:r>
    </w:p>
    <w:p w14:paraId="140100DB"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Because the actuator is free-standing, the cross-sectional resultants must satisfy net axial force </w:t>
      </w:r>
      <m:oMath>
        <m:r>
          <w:rPr>
            <w:rFonts w:ascii="Cambria Math" w:hAnsi="Cambria Math" w:cs="Times New Roman"/>
          </w:rPr>
          <m:t>N</m:t>
        </m:r>
        <m:r>
          <m:rPr>
            <m:sty m:val="p"/>
          </m:rPr>
          <w:rPr>
            <w:rFonts w:ascii="Cambria Math" w:hAnsi="Cambria Math" w:cs="Times New Roman"/>
          </w:rPr>
          <m:t>=0</m:t>
        </m:r>
      </m:oMath>
      <w:r w:rsidRPr="009A1CDE">
        <w:rPr>
          <w:rFonts w:ascii="Times New Roman" w:hAnsi="Times New Roman" w:cs="Times New Roman"/>
        </w:rPr>
        <w:t xml:space="preserve"> and net bending moment </w:t>
      </w:r>
      <m:oMath>
        <m:r>
          <w:rPr>
            <w:rFonts w:ascii="Cambria Math" w:hAnsi="Cambria Math" w:cs="Times New Roman"/>
          </w:rPr>
          <m:t>M</m:t>
        </m:r>
        <m:r>
          <m:rPr>
            <m:sty m:val="p"/>
          </m:rPr>
          <w:rPr>
            <w:rFonts w:ascii="Cambria Math" w:hAnsi="Cambria Math" w:cs="Times New Roman"/>
          </w:rPr>
          <m:t>=0</m:t>
        </m:r>
      </m:oMath>
      <w:r w:rsidRPr="009A1CDE">
        <w:rPr>
          <w:rFonts w:ascii="Times New Roman" w:hAnsi="Times New Roman" w:cs="Times New Roman"/>
        </w:rPr>
        <w:t>:</w:t>
      </w:r>
    </w:p>
    <w:p w14:paraId="058A9778" w14:textId="6945FCA4" w:rsidR="00D766A9" w:rsidRPr="009A1CDE" w:rsidRDefault="00D766A9" w:rsidP="005660D6">
      <w:pPr>
        <w:jc w:val="right"/>
        <w:rPr>
          <w:rFonts w:ascii="Times New Roman" w:hAnsi="Times New Roman" w:cs="Times New Roman"/>
        </w:rPr>
      </w:pP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nary>
              <m:naryPr>
                <m:limLoc m:val="subSup"/>
                <m:grow m:val="1"/>
                <m:ctrlPr>
                  <w:rPr>
                    <w:rFonts w:ascii="Cambria Math" w:hAnsi="Cambria Math" w:cs="Times New Roman"/>
                  </w:rPr>
                </m:ctrlPr>
              </m:naryPr>
              <m:sub>
                <m:r>
                  <m:rPr>
                    <m:sty m:val="p"/>
                  </m:rP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sup>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p</m:t>
                    </m:r>
                  </m:sub>
                </m:sSub>
                <m:r>
                  <w:rPr>
                    <w:rFonts w:ascii="Cambria Math" w:hAnsi="Cambria Math" w:cs="Times New Roman"/>
                  </w:rPr>
                  <m:t>dz</m:t>
                </m:r>
              </m:e>
            </m:nary>
            <m:r>
              <m:rPr>
                <m:sty m:val="p"/>
              </m:rPr>
              <w:rPr>
                <w:rFonts w:ascii="Cambria Math" w:hAnsi="Cambria Math" w:cs="Times New Roman"/>
              </w:rPr>
              <m:t>+</m:t>
            </m:r>
            <m:nary>
              <m:naryPr>
                <m:limLoc m:val="subSup"/>
                <m:grow m:val="1"/>
                <m:ctrlPr>
                  <w:rPr>
                    <w:rFonts w:ascii="Cambria Math" w:hAnsi="Cambria Math" w:cs="Times New Roman"/>
                  </w:rPr>
                </m:ctrlPr>
              </m:naryPr>
              <m: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sub>
              <m:sup>
                <m:r>
                  <m:rPr>
                    <m:sty m:val="p"/>
                  </m:rPr>
                  <w:rPr>
                    <w:rFonts w:ascii="Cambria Math" w:hAnsi="Cambria Math" w:cs="Times New Roman"/>
                  </w:rPr>
                  <m:t>0</m:t>
                </m:r>
              </m:sup>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r>
                  <w:rPr>
                    <w:rFonts w:ascii="Cambria Math" w:hAnsi="Cambria Math" w:cs="Times New Roman"/>
                  </w:rPr>
                  <m:t>dz</m:t>
                </m:r>
              </m:e>
            </m:nary>
          </m:e>
        </m:d>
        <m:r>
          <m:rPr>
            <m:sty m:val="p"/>
          </m:rPr>
          <w:rPr>
            <w:rFonts w:ascii="Cambria Math" w:hAnsi="Cambria Math" w:cs="Times New Roman"/>
          </w:rPr>
          <m:t>=0</m:t>
        </m:r>
      </m:oMath>
      <w:r>
        <w:rPr>
          <w:rFonts w:ascii="Times New Roman" w:hAnsi="Times New Roman" w:cs="Times New Roman" w:hint="eastAsia"/>
        </w:rPr>
        <w:t xml:space="preserve">                                           (</w:t>
      </w:r>
      <w:r w:rsidR="005660D6">
        <w:rPr>
          <w:rFonts w:ascii="Times New Roman" w:hAnsi="Times New Roman" w:cs="Times New Roman"/>
        </w:rPr>
        <w:t>6</w:t>
      </w:r>
      <w:r>
        <w:rPr>
          <w:rFonts w:ascii="Times New Roman" w:hAnsi="Times New Roman" w:cs="Times New Roman" w:hint="eastAsia"/>
        </w:rPr>
        <w:t>.6)</w:t>
      </w:r>
    </w:p>
    <w:p w14:paraId="30E19C21" w14:textId="3CFA03C2" w:rsidR="00D766A9" w:rsidRPr="009A1CDE" w:rsidRDefault="00D766A9" w:rsidP="005660D6">
      <w:pPr>
        <w:jc w:val="right"/>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nary>
          <m:naryPr>
            <m:limLoc m:val="subSup"/>
            <m:grow m:val="1"/>
            <m:ctrlPr>
              <w:rPr>
                <w:rFonts w:ascii="Cambria Math" w:hAnsi="Cambria Math" w:cs="Times New Roman"/>
              </w:rPr>
            </m:ctrlPr>
          </m:naryPr>
          <m:sub>
            <m:r>
              <m:rPr>
                <m:sty m:val="p"/>
              </m:rP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sup>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p</m:t>
                </m:r>
              </m:sub>
            </m:sSub>
            <m:r>
              <w:rPr>
                <w:rFonts w:ascii="Cambria Math" w:hAnsi="Cambria Math" w:cs="Times New Roman"/>
              </w:rPr>
              <m:t>zdz</m:t>
            </m:r>
          </m:e>
        </m:nary>
        <m:r>
          <m:rPr>
            <m:sty m:val="p"/>
          </m:rPr>
          <w:rPr>
            <w:rFonts w:ascii="Cambria Math" w:hAnsi="Cambria Math" w:cs="Times New Roman"/>
          </w:rPr>
          <m:t>+</m:t>
        </m:r>
        <m:nary>
          <m:naryPr>
            <m:limLoc m:val="subSup"/>
            <m:grow m:val="1"/>
            <m:ctrlPr>
              <w:rPr>
                <w:rFonts w:ascii="Cambria Math" w:hAnsi="Cambria Math" w:cs="Times New Roman"/>
              </w:rPr>
            </m:ctrlPr>
          </m:naryPr>
          <m: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sub>
          <m:sup>
            <m:r>
              <m:rPr>
                <m:sty m:val="p"/>
              </m:rPr>
              <w:rPr>
                <w:rFonts w:ascii="Cambria Math" w:hAnsi="Cambria Math" w:cs="Times New Roman"/>
              </w:rPr>
              <m:t>0</m:t>
            </m:r>
          </m:sup>
          <m:e>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r>
              <w:rPr>
                <w:rFonts w:ascii="Cambria Math" w:hAnsi="Cambria Math" w:cs="Times New Roman"/>
              </w:rPr>
              <m:t>zdz</m:t>
            </m:r>
          </m:e>
        </m:nary>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s</m:t>
            </m:r>
          </m:sub>
        </m:sSub>
        <m:r>
          <w:rPr>
            <w:rFonts w:ascii="Cambria Math" w:hAnsi="Cambria Math" w:cs="Times New Roman"/>
          </w:rPr>
          <m:t>z</m:t>
        </m:r>
        <m:r>
          <m:rPr>
            <m:sty m:val="p"/>
          </m:rPr>
          <w:rPr>
            <w:rFonts w:ascii="Cambria Math" w:hAnsi="Cambria Math" w:cs="Times New Roman"/>
          </w:rPr>
          <m:t>)=0</m:t>
        </m:r>
      </m:oMath>
      <w:r>
        <w:rPr>
          <w:rFonts w:ascii="Times New Roman" w:hAnsi="Times New Roman" w:cs="Times New Roman" w:hint="eastAsia"/>
        </w:rPr>
        <w:t xml:space="preserve">                                       (</w:t>
      </w:r>
      <w:r w:rsidR="005660D6">
        <w:rPr>
          <w:rFonts w:ascii="Times New Roman" w:hAnsi="Times New Roman" w:cs="Times New Roman"/>
        </w:rPr>
        <w:t>6</w:t>
      </w:r>
      <w:r>
        <w:rPr>
          <w:rFonts w:ascii="Times New Roman" w:hAnsi="Times New Roman" w:cs="Times New Roman" w:hint="eastAsia"/>
        </w:rPr>
        <w:t>.7)</w:t>
      </w:r>
    </w:p>
    <w:p w14:paraId="5A2F670B"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Carrying out these integrations yields two coupled linear conditions for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oMath>
      <w:r w:rsidRPr="009A1CDE">
        <w:rPr>
          <w:rFonts w:ascii="Times New Roman" w:hAnsi="Times New Roman" w:cs="Times New Roman"/>
        </w:rPr>
        <w:t xml:space="preserve"> and </w:t>
      </w:r>
      <m:oMath>
        <m:r>
          <w:rPr>
            <w:rFonts w:ascii="Cambria Math" w:hAnsi="Cambria Math" w:cs="Times New Roman"/>
          </w:rPr>
          <m:t>κ</m:t>
        </m:r>
      </m:oMath>
      <w:r w:rsidRPr="009A1CDE">
        <w:rPr>
          <w:rFonts w:ascii="Times New Roman" w:hAnsi="Times New Roman" w:cs="Times New Roman"/>
        </w:rPr>
        <w:t>:</w:t>
      </w:r>
    </w:p>
    <w:p w14:paraId="6790EEA8" w14:textId="5E6EFDB2" w:rsidR="00D766A9" w:rsidRDefault="00000000" w:rsidP="005660D6">
      <w:pPr>
        <w:jc w:val="right"/>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p</m:t>
            </m:r>
          </m:sub>
          <m:sup>
            <m:r>
              <m:rPr>
                <m:nor/>
              </m:rPr>
              <w:rPr>
                <w:rFonts w:ascii="Times New Roman" w:hAnsi="Times New Roman"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w:rPr>
            <w:rFonts w:ascii="Cambria Math" w:hAnsi="Cambria Math" w:cs="Times New Roman"/>
          </w:rPr>
          <m:t>κ</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p</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s</m:t>
            </m:r>
          </m:sub>
          <m:sup>
            <m:r>
              <m:rPr>
                <m:nor/>
              </m:rPr>
              <w:rPr>
                <w:rFonts w:ascii="Times New Roman" w:hAnsi="Times New Roman" w:cs="Times New Roman"/>
              </w:rPr>
              <m:t>\*</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s</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2</m:t>
            </m:r>
          </m:den>
        </m:f>
        <m:r>
          <w:rPr>
            <w:rFonts w:ascii="Cambria Math" w:hAnsi="Cambria Math" w:cs="Times New Roman"/>
          </w:rPr>
          <m:t>κ</m:t>
        </m:r>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s</m:t>
            </m:r>
          </m:sub>
          <m:sup>
            <m:r>
              <m:rPr>
                <m:sty m:val="p"/>
              </m:rPr>
              <w:rPr>
                <w:rFonts w:ascii="Cambria Math" w:hAnsi="Cambria Math" w:cs="Times New Roman"/>
              </w:rPr>
              <m:t>2</m:t>
            </m:r>
          </m:sup>
        </m:sSubSup>
        <m:r>
          <m:rPr>
            <m:sty m:val="p"/>
          </m:rPr>
          <w:rPr>
            <w:rFonts w:ascii="Cambria Math" w:hAnsi="Cambria Math" w:cs="Times New Roman"/>
          </w:rPr>
          <m:t>]=0</m:t>
        </m:r>
      </m:oMath>
      <w:r w:rsidR="00D766A9">
        <w:rPr>
          <w:rFonts w:ascii="Times New Roman" w:hAnsi="Times New Roman" w:cs="Times New Roman" w:hint="eastAsia"/>
        </w:rPr>
        <w:t xml:space="preserve">                      (</w:t>
      </w:r>
      <w:r w:rsidR="005660D6">
        <w:rPr>
          <w:rFonts w:ascii="Times New Roman" w:hAnsi="Times New Roman" w:cs="Times New Roman"/>
        </w:rPr>
        <w:t>6</w:t>
      </w:r>
      <w:r w:rsidR="00D766A9">
        <w:rPr>
          <w:rFonts w:ascii="Times New Roman" w:hAnsi="Times New Roman" w:cs="Times New Roman" w:hint="eastAsia"/>
        </w:rPr>
        <w:t>.8)</w:t>
      </w:r>
    </w:p>
    <w:p w14:paraId="3E207ED2" w14:textId="630775CC" w:rsidR="00D766A9" w:rsidRPr="009A1CDE" w:rsidRDefault="00D766A9" w:rsidP="005660D6">
      <w:pPr>
        <w:jc w:val="right"/>
        <w:rPr>
          <w:rFonts w:ascii="Times New Roman" w:hAnsi="Times New Roman" w:cs="Times New Roman"/>
        </w:rPr>
      </w:pP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p</m:t>
            </m:r>
          </m:sub>
          <m:sup>
            <m:r>
              <m:rPr>
                <m:nor/>
              </m:rPr>
              <w:rPr>
                <w:rFonts w:ascii="Times New Roman" w:hAnsi="Times New Roman" w:cs="Times New Roman"/>
              </w:rPr>
              <m:t>\*</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p</m:t>
                </m:r>
              </m:sub>
              <m:sup>
                <m:r>
                  <m:rPr>
                    <m:sty m:val="p"/>
                  </m:rPr>
                  <w:rPr>
                    <w:rFonts w:ascii="Cambria Math" w:hAnsi="Cambria Math" w:cs="Times New Roman"/>
                  </w:rPr>
                  <m:t>2</m:t>
                </m:r>
              </m:sup>
            </m:sSubSup>
          </m:num>
          <m:den>
            <m:r>
              <m:rPr>
                <m:sty m:val="p"/>
              </m:rP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κ</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p</m:t>
                </m:r>
              </m:sub>
              <m:sup>
                <m:r>
                  <m:rPr>
                    <m:sty m:val="p"/>
                  </m:rPr>
                  <w:rPr>
                    <w:rFonts w:ascii="Cambria Math" w:hAnsi="Cambria Math" w:cs="Times New Roman"/>
                  </w:rPr>
                  <m:t>3</m:t>
                </m:r>
              </m:sup>
            </m:sSubSup>
          </m:num>
          <m:den>
            <m:r>
              <m:rPr>
                <m:sty m:val="p"/>
              </m:rPr>
              <w:rPr>
                <w:rFonts w:ascii="Cambria Math" w:hAnsi="Cambria Math" w:cs="Times New Roman"/>
              </w:rPr>
              <m:t>3</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s</m:t>
            </m:r>
          </m:sub>
          <m:sup>
            <m:r>
              <m:rPr>
                <m:nor/>
              </m:rPr>
              <w:rPr>
                <w:rFonts w:ascii="Times New Roman" w:hAnsi="Times New Roman" w:cs="Times New Roman"/>
              </w:rPr>
              <m:t>\*</m:t>
            </m:r>
          </m:sup>
        </m:sSubSup>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s</m:t>
                </m:r>
              </m:sub>
              <m:sup>
                <m:r>
                  <m:rPr>
                    <m:sty m:val="p"/>
                  </m:rPr>
                  <w:rPr>
                    <w:rFonts w:ascii="Cambria Math" w:hAnsi="Cambria Math" w:cs="Times New Roman"/>
                  </w:rPr>
                  <m:t>2</m:t>
                </m:r>
              </m:sup>
            </m:sSubSup>
          </m:num>
          <m:den>
            <m:r>
              <m:rPr>
                <m:sty m:val="p"/>
              </m:rP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κ</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s</m:t>
                </m:r>
              </m:sub>
              <m:sup>
                <m:r>
                  <m:rPr>
                    <m:sty m:val="p"/>
                  </m:rPr>
                  <w:rPr>
                    <w:rFonts w:ascii="Cambria Math" w:hAnsi="Cambria Math" w:cs="Times New Roman"/>
                  </w:rPr>
                  <m:t>3</m:t>
                </m:r>
              </m:sup>
            </m:sSubSup>
          </m:num>
          <m:den>
            <m:r>
              <m:rPr>
                <m:sty m:val="p"/>
              </m:rPr>
              <w:rPr>
                <w:rFonts w:ascii="Cambria Math" w:hAnsi="Cambria Math" w:cs="Times New Roman"/>
              </w:rPr>
              <m:t>3</m:t>
            </m:r>
          </m:den>
        </m:f>
        <m:r>
          <m:rPr>
            <m:sty m:val="p"/>
          </m:rPr>
          <w:rPr>
            <w:rFonts w:ascii="Cambria Math" w:hAnsi="Cambria Math" w:cs="Times New Roman"/>
          </w:rPr>
          <m:t>]=0</m:t>
        </m:r>
      </m:oMath>
      <w:r>
        <w:rPr>
          <w:rFonts w:ascii="Times New Roman" w:hAnsi="Times New Roman" w:cs="Times New Roman" w:hint="eastAsia"/>
        </w:rPr>
        <w:t xml:space="preserve">                       (</w:t>
      </w:r>
      <w:r w:rsidR="005660D6">
        <w:rPr>
          <w:rFonts w:ascii="Times New Roman" w:hAnsi="Times New Roman" w:cs="Times New Roman"/>
        </w:rPr>
        <w:t>6</w:t>
      </w:r>
      <w:r>
        <w:rPr>
          <w:rFonts w:ascii="Times New Roman" w:hAnsi="Times New Roman" w:cs="Times New Roman" w:hint="eastAsia"/>
        </w:rPr>
        <w:t>.9)</w:t>
      </w:r>
    </w:p>
    <w:p w14:paraId="7FAE0551"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Solving these equations gives the temperature-dependent equilibrium curvature </w:t>
      </w:r>
      <m:oMath>
        <m:r>
          <w:rPr>
            <w:rFonts w:ascii="Cambria Math" w:hAnsi="Cambria Math" w:cs="Times New Roman"/>
          </w:rPr>
          <m:t>κ</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and average axial strain </w:t>
      </w:r>
      <m:oMath>
        <m:sSub>
          <m:sSubPr>
            <m:ctrlPr>
              <w:rPr>
                <w:rFonts w:ascii="Cambria Math" w:hAnsi="Cambria Math" w:cs="Times New Roman"/>
              </w:rPr>
            </m:ctrlPr>
          </m:sSubPr>
          <m:e>
            <m:r>
              <w:rPr>
                <w:rFonts w:ascii="Cambria Math" w:hAnsi="Cambria Math" w:cs="Times New Roman"/>
              </w:rPr>
              <m:t>ε</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It shows that bending is not controlled by the stress level of one layer alone but by how the eigenstrain mismatch and stiffness contrast shape the self-equilibrated force and moment resultants.</w:t>
      </w:r>
    </w:p>
    <w:p w14:paraId="520EFC1F"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In the room-temperature state, the SMA is predominantly martensitic, so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m:t>
            </m:r>
          </m:sub>
        </m:sSub>
      </m:oMath>
      <w:r w:rsidRPr="009A1CDE">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tr</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is small relative to the large PDMS pre-stretch eigenstrain. The effective mismatch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p</m:t>
            </m:r>
          </m:sub>
          <m:sup>
            <m:r>
              <m:rPr>
                <m:nor/>
              </m:rPr>
              <w:rPr>
                <w:rFonts w:ascii="Times New Roman" w:hAnsi="Times New Roman"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s</m:t>
            </m:r>
          </m:sub>
          <m:sup>
            <m:r>
              <m:rPr>
                <m:nor/>
              </m:rPr>
              <w:rPr>
                <w:rFonts w:ascii="Times New Roman" w:hAnsi="Times New Roman" w:cs="Times New Roman"/>
              </w:rPr>
              <m:t>\*</m:t>
            </m:r>
          </m:sup>
        </m:sSubSup>
      </m:oMath>
      <w:r w:rsidRPr="009A1CDE">
        <w:rPr>
          <w:rFonts w:ascii="Times New Roman" w:hAnsi="Times New Roman" w:cs="Times New Roman"/>
        </w:rPr>
        <w:t xml:space="preserve"> is therefore large, and the equilibrium solution typically yields a substantial curvature. Physically, the structure lowers elastic energy by redistributing the large PDMS pre-stretch through thickness via bending rather than attempting a uniform contraction that would require larger incompatible axial forces. The PDMS is globally still longer than its original </w:t>
      </w:r>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0</m:t>
            </m:r>
          </m:sub>
        </m:sSub>
      </m:oMath>
      <w:r w:rsidRPr="009A1CDE">
        <w:rPr>
          <w:rFonts w:ascii="Times New Roman" w:hAnsi="Times New Roman" w:cs="Times New Roman"/>
        </w:rPr>
        <w:t xml:space="preserve">, so it remains predominantly in tensile stress relative to the </w:t>
      </w:r>
      <m:oMath>
        <m:sSub>
          <m:sSubPr>
            <m:ctrlPr>
              <w:rPr>
                <w:rFonts w:ascii="Cambria Math" w:hAnsi="Cambria Math" w:cs="Times New Roman"/>
              </w:rPr>
            </m:ctrlPr>
          </m:sSubPr>
          <m:e>
            <m:r>
              <w:rPr>
                <w:rFonts w:ascii="Cambria Math" w:hAnsi="Cambria Math" w:cs="Times New Roman"/>
              </w:rPr>
              <m:t>L</m:t>
            </m:r>
          </m:e>
          <m:sub>
            <m:r>
              <m:rPr>
                <m:sty m:val="p"/>
              </m:rPr>
              <w:rPr>
                <w:rFonts w:ascii="Cambria Math" w:hAnsi="Cambria Math" w:cs="Times New Roman"/>
              </w:rPr>
              <m:t>0</m:t>
            </m:r>
          </m:sub>
        </m:sSub>
      </m:oMath>
      <w:r w:rsidRPr="009A1CDE">
        <w:rPr>
          <w:rFonts w:ascii="Times New Roman" w:hAnsi="Times New Roman" w:cs="Times New Roman"/>
        </w:rPr>
        <w:t xml:space="preserve"> reference, while the SMA carries the complementary stress required by </w:t>
      </w:r>
      <m:oMath>
        <m:r>
          <w:rPr>
            <w:rFonts w:ascii="Cambria Math" w:hAnsi="Cambria Math" w:cs="Times New Roman"/>
          </w:rPr>
          <m:t>N</m:t>
        </m:r>
        <m:r>
          <m:rPr>
            <m:sty m:val="p"/>
          </m:rPr>
          <w:rPr>
            <w:rFonts w:ascii="Cambria Math" w:hAnsi="Cambria Math" w:cs="Times New Roman"/>
          </w:rPr>
          <m:t>=0</m:t>
        </m:r>
      </m:oMath>
      <w:r w:rsidRPr="009A1CDE">
        <w:rPr>
          <w:rFonts w:ascii="Times New Roman" w:hAnsi="Times New Roman" w:cs="Times New Roman"/>
        </w:rPr>
        <w:t xml:space="preserve"> and </w:t>
      </w:r>
      <m:oMath>
        <m:r>
          <w:rPr>
            <w:rFonts w:ascii="Cambria Math" w:hAnsi="Cambria Math" w:cs="Times New Roman"/>
          </w:rPr>
          <m:t>M</m:t>
        </m:r>
        <m:r>
          <m:rPr>
            <m:sty m:val="p"/>
          </m:rPr>
          <w:rPr>
            <w:rFonts w:ascii="Cambria Math" w:hAnsi="Cambria Math" w:cs="Times New Roman"/>
          </w:rPr>
          <m:t>=0</m:t>
        </m:r>
      </m:oMath>
      <w:r w:rsidRPr="009A1CDE">
        <w:rPr>
          <w:rFonts w:ascii="Times New Roman" w:hAnsi="Times New Roman" w:cs="Times New Roman"/>
        </w:rPr>
        <w:t>.</w:t>
      </w:r>
    </w:p>
    <w:p w14:paraId="23EB094E" w14:textId="77777777" w:rsidR="00D766A9" w:rsidRPr="009A1CDE" w:rsidRDefault="00D766A9" w:rsidP="00D766A9">
      <w:pPr>
        <w:jc w:val="both"/>
        <w:rPr>
          <w:rFonts w:ascii="Times New Roman" w:hAnsi="Times New Roman" w:cs="Times New Roman"/>
        </w:rPr>
      </w:pPr>
      <w:r w:rsidRPr="009A1CDE">
        <w:rPr>
          <w:rFonts w:ascii="Times New Roman" w:hAnsi="Times New Roman" w:cs="Times New Roman"/>
        </w:rPr>
        <w:t xml:space="preserve">Upon heating, two concurrent SMA effects drive straightening. First,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increases significantly toward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m:t>
            </m:r>
          </m:sub>
        </m:sSub>
      </m:oMath>
      <w:r w:rsidRPr="009A1CDE">
        <w:rPr>
          <w:rFonts w:ascii="Times New Roman" w:hAnsi="Times New Roman" w:cs="Times New Roman"/>
        </w:rPr>
        <w:t xml:space="preserve">, giving the SMA stronger leverage in both force and moment balance. Second, </w:t>
      </w:r>
      <m:oMath>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tr</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w:t>
      </w:r>
      <w:r w:rsidRPr="009A1CDE">
        <w:rPr>
          <w:rFonts w:ascii="Times New Roman" w:hAnsi="Times New Roman" w:cs="Times New Roman"/>
        </w:rPr>
        <w:lastRenderedPageBreak/>
        <w:t xml:space="preserve">evolves toward the trained austenitic state, and its preferred austenitic length is close to the bonding length, the effective eigenstrain mismatch decreases with temperature. In the equilibrium equations, these changes shift the solution toward smaller </w:t>
      </w:r>
      <m:oMath>
        <m:r>
          <m:rPr>
            <m:sty m:val="p"/>
          </m:rPr>
          <w:rPr>
            <w:rFonts w:ascii="Cambria Math" w:hAnsi="Cambria Math" w:cs="Times New Roman"/>
          </w:rPr>
          <m:t>∣</m:t>
        </m:r>
        <m:r>
          <w:rPr>
            <w:rFonts w:ascii="Cambria Math" w:hAnsi="Cambria Math" w:cs="Times New Roman"/>
          </w:rPr>
          <m:t>κ</m:t>
        </m:r>
        <m:r>
          <m:rPr>
            <m:sty m:val="p"/>
          </m:rPr>
          <w:rPr>
            <w:rFonts w:ascii="Cambria Math" w:hAnsi="Cambria Math" w:cs="Times New Roman"/>
          </w:rPr>
          <m:t>∣</m:t>
        </m:r>
      </m:oMath>
      <w:r w:rsidRPr="009A1CDE">
        <w:rPr>
          <w:rFonts w:ascii="Times New Roman" w:hAnsi="Times New Roman" w:cs="Times New Roman"/>
        </w:rPr>
        <w:t xml:space="preserve">. The hot-state actuator is therefore nearly straight, because the through-thickness stress distribution rearranges to make the net bending moment small while maintaining zero net axial force. Because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p</m:t>
            </m:r>
          </m:sub>
        </m:sSub>
      </m:oMath>
      <w:r w:rsidRPr="009A1CDE">
        <w:rPr>
          <w:rFonts w:ascii="Times New Roman" w:hAnsi="Times New Roman" w:cs="Times New Roman"/>
        </w:rPr>
        <w:t xml:space="preserve">, only a very small additional mechanical strain in the SMA is required to balance substantial PDMS-driven internal forces, so the actuator realizes a “near-complete straightening” state with only a small residual curvature. On cooling,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decreases back toward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M</m:t>
            </m:r>
          </m:sub>
        </m:sSub>
      </m:oMath>
      <w:r w:rsidRPr="009A1CDE">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ε</m:t>
            </m:r>
          </m:e>
          <m:sub>
            <m:r>
              <m:rPr>
                <m:nor/>
              </m:rPr>
              <w:rPr>
                <w:rFonts w:ascii="Times New Roman" w:hAnsi="Times New Roman" w:cs="Times New Roman"/>
              </w:rPr>
              <m:t>tr</m:t>
            </m:r>
          </m:sub>
        </m:sSub>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oMath>
      <w:r w:rsidRPr="009A1CDE">
        <w:rPr>
          <w:rFonts w:ascii="Times New Roman" w:hAnsi="Times New Roman" w:cs="Times New Roman"/>
        </w:rPr>
        <w:t xml:space="preserve"> reverses along a hysteretic path, rebuilding the mismatch and restoring the cold-state curvature. Within this eigenstrain–equilibrium framework, the reversible sequence of bent at low temperature, nearly straight at high temperature, and bent again on cooling emerges naturally from compatibility, temperature-programmable SMA eigenstrain, and the strong modulus contrast between soft PDMS and phase-transforming SMA.</w:t>
      </w:r>
    </w:p>
    <w:p w14:paraId="0AD0B939" w14:textId="77777777" w:rsidR="00D766A9" w:rsidRDefault="00D766A9" w:rsidP="00D766A9">
      <w:pPr>
        <w:jc w:val="both"/>
        <w:rPr>
          <w:rFonts w:ascii="Times New Roman" w:hAnsi="Times New Roman" w:cs="Times New Roman"/>
          <w:b/>
          <w:bCs/>
        </w:rPr>
      </w:pPr>
    </w:p>
    <w:p w14:paraId="045E88EA" w14:textId="77777777" w:rsidR="00D766A9" w:rsidRPr="0000290F" w:rsidRDefault="00D766A9" w:rsidP="00D766A9">
      <w:pPr>
        <w:jc w:val="both"/>
        <w:rPr>
          <w:rFonts w:ascii="Times New Roman" w:hAnsi="Times New Roman" w:cs="Times New Roman"/>
          <w:b/>
          <w:bCs/>
        </w:rPr>
      </w:pPr>
      <w:r w:rsidRPr="008F45EA">
        <w:rPr>
          <w:rFonts w:ascii="Times New Roman" w:hAnsi="Times New Roman" w:cs="Times New Roman"/>
          <w:b/>
          <w:bCs/>
        </w:rPr>
        <w:t>Text S</w:t>
      </w:r>
      <w:r w:rsidRPr="008F45EA">
        <w:rPr>
          <w:rFonts w:ascii="Times New Roman" w:hAnsi="Times New Roman" w:cs="Times New Roman" w:hint="eastAsia"/>
          <w:b/>
          <w:bCs/>
        </w:rPr>
        <w:t>3</w:t>
      </w:r>
      <w:r w:rsidRPr="008F45EA">
        <w:rPr>
          <w:rFonts w:ascii="Times New Roman" w:hAnsi="Times New Roman" w:cs="Times New Roman"/>
          <w:b/>
          <w:bCs/>
        </w:rPr>
        <w:t xml:space="preserve"> </w:t>
      </w:r>
      <w:r w:rsidRPr="0000290F">
        <w:rPr>
          <w:rFonts w:ascii="Times New Roman" w:hAnsi="Times New Roman" w:cs="Times New Roman"/>
          <w:b/>
          <w:bCs/>
        </w:rPr>
        <w:t>Thermal aging of NiTi SMA</w:t>
      </w:r>
    </w:p>
    <w:p w14:paraId="39B73E3E" w14:textId="77777777" w:rsidR="00D766A9" w:rsidRPr="002C6D97" w:rsidRDefault="00D766A9" w:rsidP="00D766A9">
      <w:pPr>
        <w:jc w:val="both"/>
        <w:rPr>
          <w:rFonts w:ascii="Times New Roman" w:hAnsi="Times New Roman" w:cs="Times New Roman"/>
        </w:rPr>
      </w:pPr>
      <w:r w:rsidRPr="002C6D97">
        <w:rPr>
          <w:rFonts w:ascii="Times New Roman" w:hAnsi="Times New Roman" w:cs="Times New Roman"/>
        </w:rPr>
        <w:t xml:space="preserve">Thermal aging of near-equiatomic NiTi </w:t>
      </w:r>
      <w:r>
        <w:rPr>
          <w:rFonts w:ascii="Times New Roman" w:hAnsi="Times New Roman" w:cs="Times New Roman"/>
        </w:rPr>
        <w:t>SMA</w:t>
      </w:r>
      <w:r w:rsidRPr="002C6D97">
        <w:rPr>
          <w:rFonts w:ascii="Times New Roman" w:hAnsi="Times New Roman" w:cs="Times New Roman"/>
        </w:rPr>
        <w:t xml:space="preserve"> at 400 °C for ~8 h induces coupled changes in thermodynamics, microstructure, and functional response that link precipitation chemistry to calorimetric kinetics and lattice geometry. Differential scanning calorimetry (DSC) shows that before aging the NiTi alloy features </w:t>
      </w:r>
      <w:bookmarkStart w:id="47" w:name="_Hlk221212957"/>
      <w:r w:rsidRPr="002C6D97">
        <w:rPr>
          <w:rFonts w:ascii="Times New Roman" w:hAnsi="Times New Roman" w:cs="Times New Roman"/>
        </w:rPr>
        <w:t xml:space="preserve">austenite start </w:t>
      </w:r>
      <w:bookmarkEnd w:id="47"/>
      <w:r w:rsidRPr="002C6D97">
        <w:rPr>
          <w:rFonts w:ascii="Times New Roman" w:hAnsi="Times New Roman" w:cs="Times New Roman"/>
        </w:rPr>
        <w:t>(A</w:t>
      </w:r>
      <w:r w:rsidRPr="002C6D97">
        <w:rPr>
          <w:rFonts w:ascii="Times New Roman" w:hAnsi="Times New Roman" w:cs="Times New Roman"/>
          <w:vertAlign w:val="subscript"/>
        </w:rPr>
        <w:t>s</w:t>
      </w:r>
      <w:r w:rsidRPr="002C6D97">
        <w:rPr>
          <w:rFonts w:ascii="Times New Roman" w:hAnsi="Times New Roman" w:cs="Times New Roman"/>
        </w:rPr>
        <w:t>) and finish (A</w:t>
      </w:r>
      <w:r w:rsidRPr="002C6D97">
        <w:rPr>
          <w:rFonts w:ascii="Times New Roman" w:hAnsi="Times New Roman" w:cs="Times New Roman"/>
          <w:vertAlign w:val="subscript"/>
        </w:rPr>
        <w:t>f</w:t>
      </w:r>
      <w:r w:rsidRPr="002C6D97">
        <w:rPr>
          <w:rFonts w:ascii="Times New Roman" w:hAnsi="Times New Roman" w:cs="Times New Roman"/>
        </w:rPr>
        <w:t>) temperatures on heating of 31 °C and 42.5 °C, and martensite start (M</w:t>
      </w:r>
      <w:r w:rsidRPr="002C6D97">
        <w:rPr>
          <w:rFonts w:ascii="Times New Roman" w:hAnsi="Times New Roman" w:cs="Times New Roman"/>
          <w:vertAlign w:val="subscript"/>
        </w:rPr>
        <w:t>s</w:t>
      </w:r>
      <w:r w:rsidRPr="002C6D97">
        <w:rPr>
          <w:rFonts w:ascii="Times New Roman" w:hAnsi="Times New Roman" w:cs="Times New Roman"/>
        </w:rPr>
        <w:t>) and finish (M</w:t>
      </w:r>
      <w:r w:rsidRPr="002C6D97">
        <w:rPr>
          <w:rFonts w:ascii="Times New Roman" w:hAnsi="Times New Roman" w:cs="Times New Roman"/>
          <w:vertAlign w:val="subscript"/>
        </w:rPr>
        <w:t>f</w:t>
      </w:r>
      <w:r w:rsidRPr="002C6D97">
        <w:rPr>
          <w:rFonts w:ascii="Times New Roman" w:hAnsi="Times New Roman" w:cs="Times New Roman"/>
        </w:rPr>
        <w:t xml:space="preserve">) temperatures on cooling of 22.9 °C and 8.5 °C. Room-temperature X-ray </w:t>
      </w:r>
      <w:r>
        <w:rPr>
          <w:rFonts w:ascii="Times New Roman" w:hAnsi="Times New Roman" w:cs="Times New Roman"/>
        </w:rPr>
        <w:t>d</w:t>
      </w:r>
      <w:r w:rsidRPr="002C6D97">
        <w:rPr>
          <w:rFonts w:ascii="Times New Roman" w:hAnsi="Times New Roman" w:cs="Times New Roman"/>
        </w:rPr>
        <w:t xml:space="preserve">iffraction (XRD) </w:t>
      </w:r>
      <w:r>
        <w:rPr>
          <w:rFonts w:ascii="Times New Roman" w:hAnsi="Times New Roman" w:cs="Times New Roman"/>
        </w:rPr>
        <w:t>further indicates</w:t>
      </w:r>
      <w:r w:rsidRPr="002C6D97">
        <w:rPr>
          <w:rFonts w:ascii="Times New Roman" w:hAnsi="Times New Roman" w:cs="Times New Roman"/>
        </w:rPr>
        <w:t xml:space="preserve"> that the untreated alloy is dominated by the B2 austenite phase, with a sharp B2(110) reflection at 2</w:t>
      </w:r>
      <w:r w:rsidRPr="002C6D97">
        <w:rPr>
          <w:rFonts w:ascii="Cambria Math" w:hAnsi="Cambria Math" w:cs="Cambria Math"/>
        </w:rPr>
        <w:t>𝜃</w:t>
      </w:r>
      <w:r w:rsidRPr="002C6D97">
        <w:rPr>
          <w:rFonts w:ascii="Times New Roman" w:hAnsi="Times New Roman" w:cs="Times New Roman"/>
        </w:rPr>
        <w:t xml:space="preserve"> ≈ 42.4°, and weaker B2(211) and B2(220) peaks at 77.6°and 92.7°, confirming that the alloy remains largely austenitic across the sub-physiological temperature range (&lt; 37 </w:t>
      </w:r>
      <w:bookmarkStart w:id="48" w:name="_Hlk221118036"/>
      <w:r w:rsidRPr="002C6D97">
        <w:rPr>
          <w:rFonts w:ascii="Times New Roman" w:hAnsi="Times New Roman" w:cs="Times New Roman"/>
        </w:rPr>
        <w:t>°C</w:t>
      </w:r>
      <w:bookmarkEnd w:id="48"/>
      <w:r w:rsidRPr="002C6D97">
        <w:rPr>
          <w:rFonts w:ascii="Times New Roman" w:hAnsi="Times New Roman" w:cs="Times New Roman"/>
        </w:rPr>
        <w:t>).</w:t>
      </w:r>
    </w:p>
    <w:p w14:paraId="45DBA412" w14:textId="77777777" w:rsidR="00D766A9" w:rsidRPr="00787718" w:rsidRDefault="00D766A9" w:rsidP="00D766A9">
      <w:pPr>
        <w:jc w:val="both"/>
        <w:rPr>
          <w:rFonts w:ascii="Times New Roman" w:hAnsi="Times New Roman" w:cs="Times New Roman"/>
        </w:rPr>
      </w:pPr>
      <w:r w:rsidRPr="009E42D6">
        <w:rPr>
          <w:rFonts w:ascii="Times New Roman" w:hAnsi="Times New Roman" w:cs="Times New Roman"/>
        </w:rPr>
        <w:t xml:space="preserve">After aging, the reverse (heating) transformation shifts upward and </w:t>
      </w:r>
      <w:r>
        <w:rPr>
          <w:rFonts w:ascii="Times New Roman" w:hAnsi="Times New Roman" w:cs="Times New Roman"/>
        </w:rPr>
        <w:t xml:space="preserve">sharper, with </w:t>
      </w:r>
      <w:r w:rsidRPr="002C6D97">
        <w:rPr>
          <w:rFonts w:ascii="Times New Roman" w:hAnsi="Times New Roman" w:cs="Times New Roman"/>
        </w:rPr>
        <w:t>A</w:t>
      </w:r>
      <w:r w:rsidRPr="002C6D97">
        <w:rPr>
          <w:rFonts w:ascii="Times New Roman" w:hAnsi="Times New Roman" w:cs="Times New Roman"/>
          <w:vertAlign w:val="subscript"/>
        </w:rPr>
        <w:t>s</w:t>
      </w:r>
      <w:r w:rsidRPr="009E42D6">
        <w:rPr>
          <w:rFonts w:ascii="Times New Roman" w:hAnsi="Times New Roman" w:cs="Times New Roman"/>
        </w:rPr>
        <w:t xml:space="preserve"> </w:t>
      </w:r>
      <w:r w:rsidRPr="0010267E">
        <w:rPr>
          <w:rFonts w:ascii="Times New Roman" w:hAnsi="Times New Roman" w:cs="Times New Roman"/>
        </w:rPr>
        <w:t>≈</w:t>
      </w:r>
      <w:r>
        <w:rPr>
          <w:rFonts w:ascii="Times New Roman" w:hAnsi="Times New Roman" w:cs="Times New Roman"/>
        </w:rPr>
        <w:t xml:space="preserve"> </w:t>
      </w:r>
      <w:r w:rsidRPr="009E42D6">
        <w:rPr>
          <w:rFonts w:ascii="Times New Roman" w:hAnsi="Times New Roman" w:cs="Times New Roman"/>
        </w:rPr>
        <w:t>52.8</w:t>
      </w:r>
      <w:r>
        <w:rPr>
          <w:rFonts w:ascii="Times New Roman" w:hAnsi="Times New Roman" w:cs="Times New Roman"/>
        </w:rPr>
        <w:t xml:space="preserve"> </w:t>
      </w:r>
      <w:r w:rsidRPr="0010267E">
        <w:rPr>
          <w:rFonts w:ascii="Times New Roman" w:hAnsi="Times New Roman" w:cs="Times New Roman"/>
        </w:rPr>
        <w:t>°C</w:t>
      </w:r>
      <w:r>
        <w:rPr>
          <w:rFonts w:ascii="Times New Roman" w:hAnsi="Times New Roman" w:cs="Times New Roman"/>
        </w:rPr>
        <w:t xml:space="preserve"> </w:t>
      </w:r>
      <w:r w:rsidRPr="009E42D6">
        <w:rPr>
          <w:rFonts w:ascii="Times New Roman" w:hAnsi="Times New Roman" w:cs="Times New Roman"/>
        </w:rPr>
        <w:t xml:space="preserve">and </w:t>
      </w:r>
      <w:r w:rsidRPr="002C6D97">
        <w:rPr>
          <w:rFonts w:ascii="Times New Roman" w:hAnsi="Times New Roman" w:cs="Times New Roman"/>
        </w:rPr>
        <w:t>A</w:t>
      </w:r>
      <w:r w:rsidRPr="002C6D97">
        <w:rPr>
          <w:rFonts w:ascii="Times New Roman" w:hAnsi="Times New Roman" w:cs="Times New Roman"/>
          <w:vertAlign w:val="subscript"/>
        </w:rPr>
        <w:t>f</w:t>
      </w:r>
      <w:r w:rsidRPr="009E42D6">
        <w:rPr>
          <w:rFonts w:ascii="Times New Roman" w:hAnsi="Times New Roman" w:cs="Times New Roman"/>
        </w:rPr>
        <w:t xml:space="preserve"> </w:t>
      </w:r>
      <w:r w:rsidRPr="0010267E">
        <w:rPr>
          <w:rFonts w:ascii="Times New Roman" w:hAnsi="Times New Roman" w:cs="Times New Roman"/>
        </w:rPr>
        <w:t>≈</w:t>
      </w:r>
      <w:r>
        <w:rPr>
          <w:rFonts w:ascii="Times New Roman" w:hAnsi="Times New Roman" w:cs="Times New Roman"/>
        </w:rPr>
        <w:t xml:space="preserve"> 54.4 </w:t>
      </w:r>
      <w:r w:rsidRPr="0010267E">
        <w:rPr>
          <w:rFonts w:ascii="Times New Roman" w:hAnsi="Times New Roman" w:cs="Times New Roman"/>
        </w:rPr>
        <w:t>°C</w:t>
      </w:r>
      <w:r w:rsidRPr="009E42D6">
        <w:rPr>
          <w:rFonts w:ascii="Times New Roman" w:hAnsi="Times New Roman" w:cs="Times New Roman"/>
        </w:rPr>
        <w:t>. On cooling, the</w:t>
      </w:r>
      <w:r>
        <w:rPr>
          <w:rFonts w:ascii="Times New Roman" w:hAnsi="Times New Roman" w:cs="Times New Roman"/>
        </w:rPr>
        <w:t xml:space="preserve"> </w:t>
      </w:r>
      <w:r w:rsidRPr="009E42D6">
        <w:rPr>
          <w:rFonts w:ascii="Times New Roman" w:hAnsi="Times New Roman" w:cs="Times New Roman"/>
        </w:rPr>
        <w:t>transformation</w:t>
      </w:r>
      <w:r>
        <w:rPr>
          <w:rFonts w:ascii="Times New Roman" w:hAnsi="Times New Roman" w:cs="Times New Roman"/>
        </w:rPr>
        <w:t xml:space="preserve"> resolves into two steps: a B2 </w:t>
      </w:r>
      <w:r w:rsidRPr="0010267E">
        <w:rPr>
          <w:rFonts w:ascii="Times New Roman" w:hAnsi="Times New Roman" w:cs="Times New Roman"/>
        </w:rPr>
        <w:t xml:space="preserve">austenite </w:t>
      </w:r>
      <w:r>
        <w:rPr>
          <w:rFonts w:ascii="Times New Roman" w:hAnsi="Times New Roman" w:cs="Times New Roman"/>
        </w:rPr>
        <w:t xml:space="preserve">to </w:t>
      </w:r>
      <w:r w:rsidRPr="009E42D6">
        <w:rPr>
          <w:rFonts w:ascii="Times New Roman" w:hAnsi="Times New Roman" w:cs="Times New Roman"/>
        </w:rPr>
        <w:t xml:space="preserve">R </w:t>
      </w:r>
      <w:r w:rsidRPr="007E6603">
        <w:rPr>
          <w:rFonts w:ascii="Times New Roman" w:hAnsi="Times New Roman" w:cs="Times New Roman"/>
        </w:rPr>
        <w:t>intermediate phase</w:t>
      </w:r>
      <w:r w:rsidRPr="009E42D6">
        <w:rPr>
          <w:rFonts w:ascii="Times New Roman" w:hAnsi="Times New Roman" w:cs="Times New Roman"/>
        </w:rPr>
        <w:t xml:space="preserve"> </w:t>
      </w:r>
      <w:r>
        <w:rPr>
          <w:rFonts w:ascii="Times New Roman" w:hAnsi="Times New Roman" w:cs="Times New Roman"/>
        </w:rPr>
        <w:t xml:space="preserve">transition </w:t>
      </w:r>
      <w:r w:rsidRPr="009E42D6">
        <w:rPr>
          <w:rFonts w:ascii="Times New Roman" w:hAnsi="Times New Roman" w:cs="Times New Roman"/>
        </w:rPr>
        <w:t>at R</w:t>
      </w:r>
      <w:r w:rsidRPr="00BD08E9">
        <w:rPr>
          <w:rFonts w:ascii="Times New Roman" w:hAnsi="Times New Roman" w:cs="Times New Roman"/>
          <w:vertAlign w:val="subscript"/>
        </w:rPr>
        <w:t>s</w:t>
      </w:r>
      <w:r>
        <w:rPr>
          <w:rFonts w:ascii="Times New Roman" w:hAnsi="Times New Roman" w:cs="Times New Roman"/>
        </w:rPr>
        <w:t xml:space="preserve"> </w:t>
      </w:r>
      <w:r w:rsidRPr="0010267E">
        <w:rPr>
          <w:rFonts w:ascii="Times New Roman" w:hAnsi="Times New Roman" w:cs="Times New Roman"/>
        </w:rPr>
        <w:t>≈</w:t>
      </w:r>
      <w:r w:rsidRPr="009E42D6">
        <w:rPr>
          <w:rFonts w:ascii="Times New Roman" w:hAnsi="Times New Roman" w:cs="Times New Roman"/>
        </w:rPr>
        <w:t xml:space="preserve"> </w:t>
      </w:r>
      <w:r>
        <w:rPr>
          <w:rFonts w:ascii="Times New Roman" w:hAnsi="Times New Roman" w:cs="Times New Roman"/>
        </w:rPr>
        <w:t xml:space="preserve">43.6 </w:t>
      </w:r>
      <w:r w:rsidRPr="0010267E">
        <w:rPr>
          <w:rFonts w:ascii="Times New Roman" w:hAnsi="Times New Roman" w:cs="Times New Roman"/>
        </w:rPr>
        <w:t>°C</w:t>
      </w:r>
      <w:r>
        <w:rPr>
          <w:rFonts w:ascii="Times New Roman" w:hAnsi="Times New Roman" w:cs="Times New Roman"/>
        </w:rPr>
        <w:t xml:space="preserve"> and</w:t>
      </w:r>
      <w:r w:rsidRPr="009E42D6">
        <w:rPr>
          <w:rFonts w:ascii="Times New Roman" w:hAnsi="Times New Roman" w:cs="Times New Roman"/>
        </w:rPr>
        <w:t xml:space="preserve"> R</w:t>
      </w:r>
      <w:r w:rsidRPr="00BD08E9">
        <w:rPr>
          <w:rFonts w:ascii="Times New Roman" w:hAnsi="Times New Roman" w:cs="Times New Roman"/>
          <w:vertAlign w:val="subscript"/>
        </w:rPr>
        <w:t>f</w:t>
      </w:r>
      <w:r w:rsidRPr="009E42D6">
        <w:rPr>
          <w:rFonts w:ascii="Times New Roman" w:hAnsi="Times New Roman" w:cs="Times New Roman"/>
        </w:rPr>
        <w:t xml:space="preserve"> </w:t>
      </w:r>
      <w:r w:rsidRPr="0010267E">
        <w:rPr>
          <w:rFonts w:ascii="Times New Roman" w:hAnsi="Times New Roman" w:cs="Times New Roman"/>
        </w:rPr>
        <w:t>≈</w:t>
      </w:r>
      <w:r>
        <w:rPr>
          <w:rFonts w:ascii="Times New Roman" w:hAnsi="Times New Roman" w:cs="Times New Roman"/>
        </w:rPr>
        <w:t xml:space="preserve"> </w:t>
      </w:r>
      <w:r w:rsidRPr="00787718">
        <w:rPr>
          <w:rFonts w:ascii="Times New Roman" w:hAnsi="Times New Roman" w:cs="Times New Roman"/>
        </w:rPr>
        <w:t xml:space="preserve">39.6 °C, followed by </w:t>
      </w:r>
      <w:r>
        <w:rPr>
          <w:rFonts w:ascii="Times New Roman" w:hAnsi="Times New Roman" w:cs="Times New Roman"/>
        </w:rPr>
        <w:t xml:space="preserve">an </w:t>
      </w:r>
      <w:r w:rsidRPr="00787718">
        <w:rPr>
          <w:rFonts w:ascii="Times New Roman" w:hAnsi="Times New Roman" w:cs="Times New Roman"/>
        </w:rPr>
        <w:t>R phase to B19′ martensite transition at M</w:t>
      </w:r>
      <w:r w:rsidRPr="00BD08E9">
        <w:rPr>
          <w:rFonts w:ascii="Times New Roman" w:hAnsi="Times New Roman" w:cs="Times New Roman"/>
          <w:vertAlign w:val="subscript"/>
        </w:rPr>
        <w:t>s</w:t>
      </w:r>
      <w:r w:rsidRPr="00787718">
        <w:rPr>
          <w:rFonts w:ascii="Times New Roman" w:hAnsi="Times New Roman" w:cs="Times New Roman"/>
        </w:rPr>
        <w:t xml:space="preserve"> ≈18 °C and M</w:t>
      </w:r>
      <w:r w:rsidRPr="00BD08E9">
        <w:rPr>
          <w:rFonts w:ascii="Times New Roman" w:hAnsi="Times New Roman" w:cs="Times New Roman"/>
          <w:vertAlign w:val="subscript"/>
        </w:rPr>
        <w:t>f</w:t>
      </w:r>
      <w:r>
        <w:rPr>
          <w:rFonts w:ascii="Times New Roman" w:hAnsi="Times New Roman" w:cs="Times New Roman"/>
          <w:vertAlign w:val="subscript"/>
        </w:rPr>
        <w:t xml:space="preserve"> </w:t>
      </w:r>
      <w:r w:rsidRPr="00787718">
        <w:rPr>
          <w:rFonts w:ascii="Times New Roman" w:hAnsi="Times New Roman" w:cs="Times New Roman"/>
        </w:rPr>
        <w:t xml:space="preserve">≈ 9.7 °C. Notably, the austenitic peak on heating </w:t>
      </w:r>
      <w:r>
        <w:rPr>
          <w:rFonts w:ascii="Times New Roman" w:hAnsi="Times New Roman" w:cs="Times New Roman"/>
        </w:rPr>
        <w:t xml:space="preserve">becomes taller and narrower, </w:t>
      </w:r>
      <w:r w:rsidRPr="008D4641">
        <w:rPr>
          <w:rFonts w:ascii="Times New Roman" w:hAnsi="Times New Roman" w:cs="Times New Roman"/>
        </w:rPr>
        <w:t>indicating a more abrupt transformation</w:t>
      </w:r>
      <w:r w:rsidRPr="00787718">
        <w:rPr>
          <w:rFonts w:ascii="Times New Roman" w:hAnsi="Times New Roman" w:cs="Times New Roman"/>
        </w:rPr>
        <w:t xml:space="preserve">. Defining the transformed fraction by </w:t>
      </w:r>
      <w:r>
        <w:rPr>
          <w:rFonts w:ascii="Times New Roman" w:hAnsi="Times New Roman" w:cs="Times New Roman"/>
        </w:rPr>
        <w:t>a</w:t>
      </w:r>
      <w:r w:rsidRPr="00787718">
        <w:rPr>
          <w:rFonts w:ascii="Times New Roman" w:hAnsi="Times New Roman" w:cs="Times New Roman"/>
        </w:rPr>
        <w:t xml:space="preserve"> scan-rate-corrected DSC signal,</w:t>
      </w:r>
    </w:p>
    <w:p w14:paraId="16320E53" w14:textId="583AE887" w:rsidR="00D766A9" w:rsidRDefault="00D766A9" w:rsidP="005660D6">
      <w:pPr>
        <w:jc w:val="right"/>
        <w:rPr>
          <w:rFonts w:ascii="Times New Roman" w:hAnsi="Times New Roman" w:cs="Times New Roman"/>
        </w:rPr>
      </w:pPr>
      <m:oMath>
        <m:r>
          <m:rPr>
            <m:sty m:val="p"/>
          </m:rPr>
          <w:rPr>
            <w:rFonts w:ascii="Cambria Math" w:hAnsi="Cambria Math" w:cs="Times New Roman"/>
          </w:rPr>
          <m:t xml:space="preserve">ξ </m:t>
        </m:r>
        <m:d>
          <m:dPr>
            <m:ctrlPr>
              <w:rPr>
                <w:rFonts w:ascii="Cambria Math" w:hAnsi="Cambria Math" w:cs="Times New Roman"/>
              </w:rPr>
            </m:ctrlPr>
          </m:dPr>
          <m:e>
            <m:r>
              <m:rPr>
                <m:sty m:val="p"/>
              </m:rP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∆H</m:t>
            </m:r>
          </m:den>
        </m:f>
        <m:r>
          <w:rPr>
            <w:rFonts w:ascii="Cambria Math" w:hAnsi="Cambria Math" w:cs="Times New Roman"/>
          </w:rPr>
          <m:t xml:space="preserve"> </m:t>
        </m:r>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sub>
          <m:sup>
            <m:r>
              <w:rPr>
                <w:rFonts w:ascii="Cambria Math" w:hAnsi="Cambria Math" w:cs="Times New Roman"/>
              </w:rPr>
              <m:t>T</m:t>
            </m:r>
          </m:sup>
          <m:e>
            <m:acc>
              <m:accPr>
                <m:chr m:val="̇"/>
                <m:ctrlPr>
                  <w:rPr>
                    <w:rFonts w:ascii="Cambria Math" w:hAnsi="Cambria Math" w:cs="Times New Roman"/>
                    <w:i/>
                  </w:rPr>
                </m:ctrlPr>
              </m:accPr>
              <m:e>
                <m:r>
                  <w:rPr>
                    <w:rFonts w:ascii="Cambria Math" w:hAnsi="Cambria Math" w:cs="Times New Roman"/>
                  </w:rPr>
                  <m:t>q</m:t>
                </m:r>
              </m:e>
            </m:acc>
          </m:e>
        </m:nary>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e>
        </m:d>
        <m:r>
          <w:rPr>
            <w:rFonts w:ascii="Cambria Math" w:hAnsi="Cambria Math" w:cs="Times New Roman"/>
          </w:rPr>
          <m:t>d</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m:t>
            </m:r>
          </m:sup>
        </m:sSup>
      </m:oMath>
      <w:r>
        <w:rPr>
          <w:rFonts w:ascii="Times New Roman" w:hAnsi="Times New Roman" w:cs="Times New Roman" w:hint="eastAsia"/>
        </w:rPr>
        <w:t xml:space="preserve">                                                (</w:t>
      </w:r>
      <w:r w:rsidR="005660D6">
        <w:rPr>
          <w:rFonts w:ascii="Times New Roman" w:hAnsi="Times New Roman" w:cs="Times New Roman"/>
        </w:rPr>
        <w:t>7</w:t>
      </w:r>
      <w:r>
        <w:rPr>
          <w:rFonts w:ascii="Times New Roman" w:hAnsi="Times New Roman" w:cs="Times New Roman" w:hint="eastAsia"/>
        </w:rPr>
        <w:t>.1)</w:t>
      </w:r>
    </w:p>
    <w:p w14:paraId="195C3A15" w14:textId="55F65F24" w:rsidR="00D766A9" w:rsidRPr="00A90DBB" w:rsidRDefault="00D766A9" w:rsidP="005660D6">
      <w:pPr>
        <w:jc w:val="right"/>
        <w:rPr>
          <w:rFonts w:ascii="Times New Roman" w:hAnsi="Times New Roman" w:cs="Times New Roman"/>
        </w:rPr>
      </w:pPr>
      <m:oMath>
        <m:r>
          <w:rPr>
            <w:rFonts w:ascii="Cambria Math" w:hAnsi="Cambria Math" w:cs="Times New Roman"/>
          </w:rPr>
          <m:t xml:space="preserve">∆H=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β</m:t>
            </m:r>
          </m:den>
        </m:f>
        <m:nary>
          <m:naryPr>
            <m:limLoc m:val="subSup"/>
            <m:ctrlPr>
              <w:rPr>
                <w:rFonts w:ascii="Cambria Math" w:hAnsi="Cambria Math" w:cs="Times New Roman"/>
                <w:i/>
              </w:rPr>
            </m:ctrlPr>
          </m:naryPr>
          <m:sub>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start</m:t>
                </m:r>
              </m:sub>
            </m:sSub>
          </m:sub>
          <m:sup>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finish</m:t>
                </m:r>
              </m:sub>
            </m:sSub>
          </m:sup>
          <m:e>
            <m:acc>
              <m:accPr>
                <m:chr m:val="̇"/>
                <m:ctrlPr>
                  <w:rPr>
                    <w:rFonts w:ascii="Cambria Math" w:hAnsi="Cambria Math" w:cs="Times New Roman"/>
                    <w:i/>
                  </w:rPr>
                </m:ctrlPr>
              </m:accPr>
              <m:e>
                <m:r>
                  <w:rPr>
                    <w:rFonts w:ascii="Cambria Math" w:hAnsi="Cambria Math" w:cs="Times New Roman"/>
                  </w:rPr>
                  <m:t>q</m:t>
                </m:r>
              </m:e>
            </m:acc>
            <m:r>
              <w:rPr>
                <w:rFonts w:ascii="Cambria Math" w:hAnsi="Cambria Math" w:cs="Times New Roman"/>
              </w:rPr>
              <m:t>(T)dT</m:t>
            </m:r>
          </m:e>
        </m:nary>
      </m:oMath>
      <w:r>
        <w:rPr>
          <w:rFonts w:ascii="Times New Roman" w:hAnsi="Times New Roman" w:cs="Times New Roman" w:hint="eastAsia"/>
        </w:rPr>
        <w:t xml:space="preserve">                                                 (</w:t>
      </w:r>
      <w:r w:rsidR="005660D6">
        <w:rPr>
          <w:rFonts w:ascii="Times New Roman" w:hAnsi="Times New Roman" w:cs="Times New Roman"/>
        </w:rPr>
        <w:t>7</w:t>
      </w:r>
      <w:r>
        <w:rPr>
          <w:rFonts w:ascii="Times New Roman" w:hAnsi="Times New Roman" w:cs="Times New Roman" w:hint="eastAsia"/>
        </w:rPr>
        <w:t>.2)</w:t>
      </w:r>
    </w:p>
    <w:p w14:paraId="022CE663" w14:textId="77777777" w:rsidR="00D766A9" w:rsidRDefault="00D766A9" w:rsidP="00D766A9">
      <w:pPr>
        <w:jc w:val="both"/>
        <w:rPr>
          <w:rFonts w:ascii="Times New Roman" w:hAnsi="Times New Roman" w:cs="Times New Roman"/>
        </w:rPr>
      </w:pPr>
      <w:r w:rsidRPr="00787718">
        <w:rPr>
          <w:rFonts w:ascii="Times New Roman" w:hAnsi="Times New Roman" w:cs="Times New Roman"/>
        </w:rPr>
        <w:t xml:space="preserve">with </w:t>
      </w:r>
      <m:oMath>
        <m:acc>
          <m:accPr>
            <m:chr m:val="̇"/>
            <m:ctrlPr>
              <w:rPr>
                <w:rFonts w:ascii="Cambria Math" w:hAnsi="Cambria Math" w:cs="Times New Roman"/>
                <w:i/>
              </w:rPr>
            </m:ctrlPr>
          </m:accPr>
          <m:e>
            <m:r>
              <w:rPr>
                <w:rFonts w:ascii="Cambria Math" w:hAnsi="Cambria Math" w:cs="Times New Roman"/>
              </w:rPr>
              <m:t>q</m:t>
            </m:r>
          </m:e>
        </m:acc>
        <m:r>
          <w:rPr>
            <w:rFonts w:ascii="Cambria Math" w:hAnsi="Cambria Math" w:cs="Times New Roman"/>
          </w:rPr>
          <m:t>(T)</m:t>
        </m:r>
      </m:oMath>
      <w:r w:rsidRPr="00787718">
        <w:rPr>
          <w:rFonts w:ascii="Times New Roman" w:hAnsi="Times New Roman" w:cs="Times New Roman"/>
        </w:rPr>
        <w:t xml:space="preserve"> </w:t>
      </w:r>
      <w:r>
        <w:rPr>
          <w:rFonts w:ascii="Times New Roman" w:hAnsi="Times New Roman" w:cs="Times New Roman"/>
        </w:rPr>
        <w:t xml:space="preserve">is </w:t>
      </w:r>
      <w:r w:rsidRPr="00787718">
        <w:rPr>
          <w:rFonts w:ascii="Times New Roman" w:hAnsi="Times New Roman" w:cs="Times New Roman"/>
        </w:rPr>
        <w:t xml:space="preserve">the baseline-corrected heat flow (power per mass), β=dT/dt </w:t>
      </w:r>
      <w:r>
        <w:rPr>
          <w:rFonts w:ascii="Times New Roman" w:hAnsi="Times New Roman" w:cs="Times New Roman"/>
        </w:rPr>
        <w:t xml:space="preserve">is </w:t>
      </w:r>
      <w:r w:rsidRPr="00787718">
        <w:rPr>
          <w:rFonts w:ascii="Times New Roman" w:hAnsi="Times New Roman" w:cs="Times New Roman"/>
        </w:rPr>
        <w:t>the scan rate, T</w:t>
      </w:r>
      <w:r w:rsidRPr="00787718">
        <w:rPr>
          <w:rFonts w:ascii="Times New Roman" w:hAnsi="Times New Roman" w:cs="Times New Roman"/>
          <w:vertAlign w:val="subscript"/>
        </w:rPr>
        <w:t>0</w:t>
      </w:r>
      <w:r w:rsidRPr="00787718">
        <w:rPr>
          <w:rFonts w:ascii="Times New Roman" w:hAnsi="Times New Roman" w:cs="Times New Roman"/>
        </w:rPr>
        <w:t xml:space="preserve"> </w:t>
      </w:r>
      <w:r>
        <w:rPr>
          <w:rFonts w:ascii="Times New Roman" w:hAnsi="Times New Roman" w:cs="Times New Roman"/>
        </w:rPr>
        <w:t xml:space="preserve">is </w:t>
      </w:r>
      <w:r w:rsidRPr="00787718">
        <w:rPr>
          <w:rFonts w:ascii="Times New Roman" w:hAnsi="Times New Roman" w:cs="Times New Roman"/>
        </w:rPr>
        <w:t>a reference temperature below onset, and T</w:t>
      </w:r>
      <w:r w:rsidRPr="00787718">
        <w:rPr>
          <w:rFonts w:ascii="Times New Roman" w:hAnsi="Times New Roman" w:cs="Times New Roman"/>
          <w:vertAlign w:val="subscript"/>
        </w:rPr>
        <w:t>start</w:t>
      </w:r>
      <w:r w:rsidRPr="00787718">
        <w:rPr>
          <w:rFonts w:ascii="Times New Roman" w:hAnsi="Times New Roman" w:cs="Times New Roman"/>
        </w:rPr>
        <w:t xml:space="preserve"> ,T</w:t>
      </w:r>
      <w:r w:rsidRPr="00787718">
        <w:rPr>
          <w:rFonts w:ascii="Times New Roman" w:hAnsi="Times New Roman" w:cs="Times New Roman"/>
          <w:vertAlign w:val="subscript"/>
        </w:rPr>
        <w:t>finish</w:t>
      </w:r>
      <w:r>
        <w:rPr>
          <w:rFonts w:ascii="Times New Roman" w:hAnsi="Times New Roman" w:cs="Times New Roman"/>
          <w:vertAlign w:val="subscript"/>
        </w:rPr>
        <w:t xml:space="preserve"> </w:t>
      </w:r>
      <w:r>
        <w:rPr>
          <w:rFonts w:ascii="Times New Roman" w:hAnsi="Times New Roman" w:cs="Times New Roman"/>
        </w:rPr>
        <w:t xml:space="preserve">bound </w:t>
      </w:r>
      <w:r w:rsidRPr="00787718">
        <w:rPr>
          <w:rFonts w:ascii="Times New Roman" w:hAnsi="Times New Roman" w:cs="Times New Roman"/>
        </w:rPr>
        <w:t xml:space="preserve">the </w:t>
      </w:r>
      <w:r w:rsidRPr="009E42D6">
        <w:rPr>
          <w:rFonts w:ascii="Times New Roman" w:hAnsi="Times New Roman" w:cs="Times New Roman"/>
        </w:rPr>
        <w:t>transformation</w:t>
      </w:r>
      <w:r w:rsidRPr="00787718">
        <w:rPr>
          <w:rFonts w:ascii="Times New Roman" w:hAnsi="Times New Roman" w:cs="Times New Roman"/>
        </w:rPr>
        <w:t xml:space="preserve"> peak</w:t>
      </w:r>
      <w:r>
        <w:rPr>
          <w:rFonts w:ascii="Times New Roman" w:hAnsi="Times New Roman" w:cs="Times New Roman"/>
        </w:rPr>
        <w:t>s.</w:t>
      </w:r>
      <w:r w:rsidRPr="00787718">
        <w:rPr>
          <w:rFonts w:ascii="Times New Roman" w:hAnsi="Times New Roman" w:cs="Times New Roman"/>
        </w:rPr>
        <w:t xml:space="preserve"> </w:t>
      </w:r>
      <w:r>
        <w:rPr>
          <w:rFonts w:ascii="Times New Roman" w:hAnsi="Times New Roman" w:cs="Times New Roman"/>
        </w:rPr>
        <w:t>A</w:t>
      </w:r>
      <w:r w:rsidRPr="008D4641">
        <w:rPr>
          <w:rFonts w:ascii="Times New Roman" w:hAnsi="Times New Roman" w:cs="Times New Roman"/>
        </w:rPr>
        <w:t xml:space="preserve"> reduced peak width corresponds to a steeper </w:t>
      </w:r>
      <w:r w:rsidRPr="00787718">
        <w:rPr>
          <w:rFonts w:ascii="Times New Roman" w:hAnsi="Times New Roman" w:cs="Times New Roman"/>
        </w:rPr>
        <w:t>dξ/Dt</w:t>
      </w:r>
      <w:r>
        <w:rPr>
          <w:rFonts w:ascii="Times New Roman" w:hAnsi="Times New Roman" w:cs="Times New Roman"/>
        </w:rPr>
        <w:t xml:space="preserve">, </w:t>
      </w:r>
      <w:r w:rsidRPr="008D4641">
        <w:rPr>
          <w:rFonts w:ascii="Times New Roman" w:hAnsi="Times New Roman" w:cs="Times New Roman"/>
        </w:rPr>
        <w:t>i.e., a faster and more temperature-precise phase evolution</w:t>
      </w:r>
      <w:r>
        <w:rPr>
          <w:rFonts w:ascii="Times New Roman" w:hAnsi="Times New Roman" w:cs="Times New Roman"/>
        </w:rPr>
        <w:t>.</w:t>
      </w:r>
      <w:r w:rsidRPr="008D4641">
        <w:rPr>
          <w:rFonts w:ascii="Times New Roman" w:hAnsi="Times New Roman" w:cs="Times New Roman"/>
        </w:rPr>
        <w:t xml:space="preserve"> If the integrated peak area increases after aging, this would also imply a larger ΔH, </w:t>
      </w:r>
      <w:r w:rsidRPr="008D4641">
        <w:rPr>
          <w:rFonts w:ascii="Times New Roman" w:hAnsi="Times New Roman" w:cs="Times New Roman"/>
        </w:rPr>
        <w:lastRenderedPageBreak/>
        <w:t>consistent with a strengthened or more cooperative transformation. Such sharpening is expected to translate into more rapid and better-defined curvature or recovery-stress changes during thermally driven actuation.</w:t>
      </w:r>
    </w:p>
    <w:p w14:paraId="0F8F24A2" w14:textId="2C1E25D4" w:rsidR="00D766A9" w:rsidRDefault="00D766A9" w:rsidP="00D766A9">
      <w:pPr>
        <w:jc w:val="both"/>
        <w:rPr>
          <w:rFonts w:ascii="Times New Roman" w:hAnsi="Times New Roman" w:cs="Times New Roman"/>
        </w:rPr>
      </w:pPr>
      <w:r w:rsidRPr="00787718">
        <w:rPr>
          <w:rFonts w:ascii="Times New Roman" w:hAnsi="Times New Roman" w:cs="Times New Roman"/>
        </w:rPr>
        <w:t>The upward shift and sharpenin</w:t>
      </w:r>
      <w:r>
        <w:rPr>
          <w:rFonts w:ascii="Times New Roman" w:hAnsi="Times New Roman" w:cs="Times New Roman"/>
        </w:rPr>
        <w:t xml:space="preserve">g of the austenitic </w:t>
      </w:r>
      <w:r w:rsidRPr="009E42D6">
        <w:rPr>
          <w:rFonts w:ascii="Times New Roman" w:hAnsi="Times New Roman" w:cs="Times New Roman"/>
        </w:rPr>
        <w:t>transformation</w:t>
      </w:r>
      <w:r>
        <w:rPr>
          <w:rFonts w:ascii="Times New Roman" w:hAnsi="Times New Roman" w:cs="Times New Roman"/>
        </w:rPr>
        <w:t xml:space="preserve"> after thermal aging are attributed to coherent Ni</w:t>
      </w:r>
      <w:r w:rsidRPr="00787718">
        <w:rPr>
          <w:rFonts w:ascii="Times New Roman" w:hAnsi="Times New Roman" w:cs="Times New Roman"/>
          <w:vertAlign w:val="subscript"/>
        </w:rPr>
        <w:t>4</w:t>
      </w:r>
      <w:r>
        <w:rPr>
          <w:rFonts w:ascii="Times New Roman" w:hAnsi="Times New Roman" w:cs="Times New Roman"/>
        </w:rPr>
        <w:t>Ti</w:t>
      </w:r>
      <w:r w:rsidRPr="00787718">
        <w:rPr>
          <w:rFonts w:ascii="Times New Roman" w:hAnsi="Times New Roman" w:cs="Times New Roman"/>
          <w:vertAlign w:val="subscript"/>
        </w:rPr>
        <w:t>3</w:t>
      </w:r>
      <w:r>
        <w:rPr>
          <w:rFonts w:ascii="Times New Roman" w:hAnsi="Times New Roman" w:cs="Times New Roman"/>
        </w:rPr>
        <w:t xml:space="preserve"> </w:t>
      </w:r>
      <w:r w:rsidRPr="00787718">
        <w:rPr>
          <w:rFonts w:ascii="Times New Roman" w:hAnsi="Times New Roman" w:cs="Times New Roman"/>
        </w:rPr>
        <w:t>precipitation during aging, which sequesters Ni and leaves a slightly Ti-richer B2 matrix</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EN.CITE &lt;EndNote&gt;&lt;Cite&gt;&lt;Author&gt;Khalil-Allafi&lt;/Author&gt;&lt;Year&gt;2002&lt;/Year&gt;&lt;RecNum&gt;27&lt;/RecNum&gt;&lt;DisplayText&gt;(&lt;style face="italic"&gt;26&lt;/style&gt;)&lt;/DisplayText&gt;&lt;record&gt;&lt;rec-number&gt;27&lt;/rec-number&gt;&lt;foreign-keys&gt;&lt;key app="EN" db-id="0zwvdffvypze9tees0av5w9uvv5wtzztw9et" timestamp="1773171428"&gt;27&lt;/key&gt;&lt;/foreign-keys&gt;&lt;ref-type name="Journal Article"&gt;17&lt;/ref-type&gt;&lt;contributors&gt;&lt;authors&gt;&lt;author&gt;Khalil-Allafi, Jafar&lt;/author&gt;&lt;author&gt;Dlouhy, Antonin&lt;/author&gt;&lt;author&gt;Eggeler, Gunther&lt;/author&gt;&lt;/authors&gt;&lt;/contributors&gt;&lt;titles&gt;&lt;title&gt;Ni4Ti3-precipitation during aging of NiTi shape memory alloys and its influence on martensitic phase transformations&lt;/title&gt;&lt;secondary-title&gt;Acta Materialia&lt;/secondary-title&gt;&lt;/titles&gt;&lt;periodical&gt;&lt;full-title&gt;Acta Materialia&lt;/full-title&gt;&lt;abbr-1&gt;Acta Mater.&lt;/abbr-1&gt;&lt;/periodical&gt;&lt;pages&gt;4255-4274&lt;/pages&gt;&lt;volume&gt;50&lt;/volume&gt;&lt;number&gt;17&lt;/number&gt;&lt;keywords&gt;&lt;keyword&gt;Ni-rich NiTi shape memory alloys&lt;/keyword&gt;&lt;keyword&gt;Aging&lt;/keyword&gt;&lt;keyword&gt;NiTi precipitation&lt;/keyword&gt;&lt;keyword&gt;Martensitic transformation&lt;/keyword&gt;&lt;keyword&gt;Transmission electron microscopy (TEM)&lt;/keyword&gt;&lt;keyword&gt;Differential scanning calorimetry (DSC)&lt;/keyword&gt;&lt;/keywords&gt;&lt;dates&gt;&lt;year&gt;2002&lt;/year&gt;&lt;pub-dates&gt;&lt;date&gt;2002/10/09/&lt;/date&gt;&lt;/pub-dates&gt;&lt;/dates&gt;&lt;isbn&gt;1359-6454&lt;/isbn&gt;&lt;urls&gt;&lt;related-urls&gt;&lt;url&gt;https://www.sciencedirect.com/science/article/pii/S1359645402002574&lt;/url&gt;&lt;/related-urls&gt;&lt;/urls&gt;&lt;electronic-resource-num&gt;https://doi.org/10.1016/S1359-6454(02)00257-4&lt;/electronic-resource-num&gt;&lt;/record&gt;&lt;/Cite&gt;&lt;/EndNote&gt;</w:instrText>
      </w:r>
      <w:r>
        <w:rPr>
          <w:rFonts w:ascii="Times New Roman" w:hAnsi="Times New Roman" w:cs="Times New Roman"/>
        </w:rPr>
        <w:fldChar w:fldCharType="separate"/>
      </w:r>
      <w:r>
        <w:rPr>
          <w:rFonts w:ascii="Times New Roman" w:hAnsi="Times New Roman" w:cs="Times New Roman"/>
          <w:noProof/>
        </w:rPr>
        <w:t>(</w:t>
      </w:r>
      <w:r w:rsidRPr="00D766A9">
        <w:rPr>
          <w:rFonts w:ascii="Times New Roman" w:hAnsi="Times New Roman" w:cs="Times New Roman"/>
          <w:i/>
          <w:noProof/>
        </w:rPr>
        <w:t>26</w:t>
      </w:r>
      <w:r>
        <w:rPr>
          <w:rFonts w:ascii="Times New Roman" w:hAnsi="Times New Roman" w:cs="Times New Roman"/>
          <w:noProof/>
        </w:rPr>
        <w:t>)</w:t>
      </w:r>
      <w:r>
        <w:rPr>
          <w:rFonts w:ascii="Times New Roman" w:hAnsi="Times New Roman" w:cs="Times New Roman"/>
        </w:rPr>
        <w:fldChar w:fldCharType="end"/>
      </w:r>
      <w:r w:rsidRPr="00787718">
        <w:rPr>
          <w:rFonts w:ascii="Times New Roman" w:hAnsi="Times New Roman" w:cs="Times New Roman"/>
        </w:rPr>
        <w:t xml:space="preserve">. This compositional change raises transformation temperatures and, together with precipitate coherency strains, stabilizes the R-phase and sharpens the transformation front. Consistently, room-temperature XRD after aging shows a </w:t>
      </w:r>
      <w:r>
        <w:rPr>
          <w:rFonts w:ascii="Times New Roman" w:hAnsi="Times New Roman" w:cs="Times New Roman"/>
        </w:rPr>
        <w:t>slight</w:t>
      </w:r>
      <w:r w:rsidRPr="00787718">
        <w:rPr>
          <w:rFonts w:ascii="Times New Roman" w:hAnsi="Times New Roman" w:cs="Times New Roman"/>
        </w:rPr>
        <w:t xml:space="preserve"> left-shift of B2(110) and additional features in the 38–45° window, indicative of R/B19′ </w:t>
      </w:r>
      <w:r>
        <w:rPr>
          <w:rFonts w:ascii="Times New Roman" w:hAnsi="Times New Roman" w:cs="Times New Roman"/>
        </w:rPr>
        <w:t xml:space="preserve">signatures </w:t>
      </w:r>
      <w:r w:rsidRPr="00787718">
        <w:rPr>
          <w:rFonts w:ascii="Times New Roman" w:hAnsi="Times New Roman" w:cs="Times New Roman"/>
        </w:rPr>
        <w:t>supe</w:t>
      </w:r>
      <w:r>
        <w:rPr>
          <w:rFonts w:ascii="Times New Roman" w:hAnsi="Times New Roman" w:cs="Times New Roman"/>
        </w:rPr>
        <w:t>rposed on B2, including peaks near 37.77</w:t>
      </w:r>
      <w:r w:rsidRPr="00787718">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and 39.22</w:t>
      </w:r>
      <w:r w:rsidRPr="00787718">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[B19′(110)], 41.28</w:t>
      </w:r>
      <w:r w:rsidRPr="00787718">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[B19′(011)], 42.59</w:t>
      </w:r>
      <w:r w:rsidRPr="00787718">
        <w:rPr>
          <w:rFonts w:ascii="Times New Roman" w:hAnsi="Times New Roman" w:cs="Times New Roman"/>
        </w:rPr>
        <w:t>°</w:t>
      </w:r>
      <w:r>
        <w:rPr>
          <w:rFonts w:ascii="Times New Roman" w:hAnsi="Times New Roman" w:cs="Times New Roman" w:hint="eastAsia"/>
        </w:rPr>
        <w:t xml:space="preserve"> </w:t>
      </w:r>
      <w:r w:rsidRPr="00787718">
        <w:rPr>
          <w:rFonts w:ascii="Times New Roman" w:hAnsi="Times New Roman" w:cs="Times New Roman"/>
        </w:rPr>
        <w:t>[B19′(</w:t>
      </w:r>
      <w:r>
        <w:rPr>
          <w:rFonts w:ascii="Times New Roman" w:hAnsi="Times New Roman" w:cs="Times New Roman"/>
        </w:rPr>
        <w:t>020) shoulder on B2(110)], and 43.72</w:t>
      </w:r>
      <w:r w:rsidRPr="00787718">
        <w:rPr>
          <w:rFonts w:ascii="Times New Roman" w:hAnsi="Times New Roman" w:cs="Times New Roman"/>
        </w:rPr>
        <w:t>°</w:t>
      </w:r>
      <w:r>
        <w:rPr>
          <w:rFonts w:ascii="Times New Roman" w:hAnsi="Times New Roman" w:cs="Times New Roman" w:hint="eastAsia"/>
        </w:rPr>
        <w:t xml:space="preserve"> </w:t>
      </w:r>
      <w:r w:rsidRPr="00787718">
        <w:rPr>
          <w:rFonts w:ascii="Times New Roman" w:hAnsi="Times New Roman" w:cs="Times New Roman"/>
        </w:rPr>
        <w:t>[</w:t>
      </w:r>
      <w:r>
        <w:rPr>
          <w:rFonts w:ascii="Times New Roman" w:hAnsi="Times New Roman" w:cs="Times New Roman"/>
        </w:rPr>
        <w:t>R(112)</w:t>
      </w:r>
      <w:r w:rsidRPr="00787718">
        <w:rPr>
          <w:rFonts w:ascii="Times New Roman" w:hAnsi="Times New Roman" w:cs="Times New Roman"/>
        </w:rPr>
        <w:t xml:space="preserve">], </w:t>
      </w:r>
      <w:r>
        <w:rPr>
          <w:rFonts w:ascii="Times New Roman" w:hAnsi="Times New Roman" w:cs="Times New Roman"/>
        </w:rPr>
        <w:t>and 44.75</w:t>
      </w:r>
      <w:r w:rsidRPr="00787718">
        <w:rPr>
          <w:rFonts w:ascii="Times New Roman" w:hAnsi="Times New Roman" w:cs="Times New Roman"/>
        </w:rPr>
        <w:t>°</w:t>
      </w:r>
      <w:r>
        <w:rPr>
          <w:rFonts w:ascii="Times New Roman" w:hAnsi="Times New Roman" w:cs="Times New Roman" w:hint="eastAsia"/>
        </w:rPr>
        <w:t xml:space="preserve"> </w:t>
      </w:r>
      <w:r w:rsidRPr="00787718">
        <w:rPr>
          <w:rFonts w:ascii="Times New Roman" w:hAnsi="Times New Roman" w:cs="Times New Roman"/>
        </w:rPr>
        <w:t xml:space="preserve">[B19′(111)]. </w:t>
      </w:r>
      <w:r w:rsidRPr="008B3207">
        <w:rPr>
          <w:rFonts w:ascii="Times New Roman" w:hAnsi="Times New Roman" w:cs="Times New Roman"/>
        </w:rPr>
        <w:t xml:space="preserve">These </w:t>
      </w:r>
      <w:r w:rsidRPr="008D4641">
        <w:rPr>
          <w:rFonts w:ascii="Times New Roman" w:hAnsi="Times New Roman" w:cs="Times New Roman"/>
        </w:rPr>
        <w:t xml:space="preserve">diffraction changes </w:t>
      </w:r>
      <w:r>
        <w:rPr>
          <w:rFonts w:ascii="Times New Roman" w:hAnsi="Times New Roman" w:cs="Times New Roman"/>
        </w:rPr>
        <w:t xml:space="preserve">suggest </w:t>
      </w:r>
      <w:r w:rsidRPr="008B3207">
        <w:rPr>
          <w:rFonts w:ascii="Times New Roman" w:hAnsi="Times New Roman" w:cs="Times New Roman"/>
        </w:rPr>
        <w:t xml:space="preserve">that, at room temperature, </w:t>
      </w:r>
      <w:r w:rsidRPr="008D4641">
        <w:rPr>
          <w:rFonts w:ascii="Times New Roman" w:hAnsi="Times New Roman" w:cs="Times New Roman"/>
        </w:rPr>
        <w:t>the aged alloy exhibits increased R/B19′ character relative to the predominantly B2 austenitic untreated alloy, implying a lower effective stiffness in the aged state.</w:t>
      </w:r>
      <w:r>
        <w:rPr>
          <w:rFonts w:ascii="Times New Roman" w:hAnsi="Times New Roman" w:cs="Times New Roman"/>
        </w:rPr>
        <w:t xml:space="preserve"> Mechanical probing tests on the </w:t>
      </w:r>
      <w:r w:rsidRPr="0010267E">
        <w:rPr>
          <w:rFonts w:ascii="Times New Roman" w:hAnsi="Times New Roman" w:cs="Times New Roman"/>
        </w:rPr>
        <w:t xml:space="preserve">NiTi </w:t>
      </w:r>
      <w:r>
        <w:rPr>
          <w:rFonts w:ascii="Times New Roman" w:hAnsi="Times New Roman" w:cs="Times New Roman"/>
        </w:rPr>
        <w:t xml:space="preserve">cantilevers corroborate </w:t>
      </w:r>
      <w:r w:rsidRPr="008D4641">
        <w:rPr>
          <w:rFonts w:ascii="Times New Roman" w:hAnsi="Times New Roman" w:cs="Times New Roman"/>
        </w:rPr>
        <w:t>this interpretation, showing a reduction in bending modulus from 36.5 GPa before aging to 18.2 GPa after aging.</w:t>
      </w:r>
    </w:p>
    <w:p w14:paraId="017D04F8" w14:textId="77777777" w:rsidR="00D766A9" w:rsidRPr="00AF29D9" w:rsidRDefault="00D766A9" w:rsidP="00D766A9">
      <w:pPr>
        <w:ind w:firstLineChars="200" w:firstLine="480"/>
        <w:jc w:val="both"/>
        <w:rPr>
          <w:rFonts w:ascii="Times New Roman" w:hAnsi="Times New Roman" w:cs="Times New Roman"/>
        </w:rPr>
      </w:pPr>
    </w:p>
    <w:p w14:paraId="3434455B" w14:textId="77777777" w:rsidR="00D766A9" w:rsidRPr="0000290F" w:rsidRDefault="00D766A9" w:rsidP="00D766A9">
      <w:pPr>
        <w:jc w:val="both"/>
        <w:rPr>
          <w:rFonts w:ascii="Times New Roman" w:eastAsia="宋体" w:hAnsi="Times New Roman" w:cs="Times New Roman"/>
          <w:kern w:val="0"/>
        </w:rPr>
      </w:pPr>
      <w:r w:rsidRPr="002904B5">
        <w:rPr>
          <w:rFonts w:ascii="Times New Roman" w:hAnsi="Times New Roman" w:cs="Times New Roman"/>
          <w:b/>
          <w:bCs/>
        </w:rPr>
        <w:t>Text S</w:t>
      </w:r>
      <w:r w:rsidRPr="002904B5">
        <w:rPr>
          <w:rFonts w:ascii="Times New Roman" w:hAnsi="Times New Roman" w:cs="Times New Roman" w:hint="eastAsia"/>
          <w:b/>
          <w:bCs/>
        </w:rPr>
        <w:t>4</w:t>
      </w:r>
      <w:r w:rsidRPr="002904B5">
        <w:rPr>
          <w:rFonts w:ascii="Times New Roman" w:hAnsi="Times New Roman" w:cs="Times New Roman"/>
          <w:b/>
          <w:bCs/>
        </w:rPr>
        <w:t xml:space="preserve"> </w:t>
      </w:r>
      <w:r w:rsidRPr="0000290F">
        <w:rPr>
          <w:rFonts w:ascii="Times New Roman" w:hAnsi="Times New Roman" w:cs="Times New Roman"/>
          <w:b/>
          <w:bCs/>
        </w:rPr>
        <w:t>Stress-assisted early straightening below the free-strip A</w:t>
      </w:r>
      <w:r w:rsidRPr="0000290F">
        <w:rPr>
          <w:rFonts w:ascii="Times New Roman" w:hAnsi="Times New Roman" w:cs="Times New Roman"/>
          <w:b/>
          <w:bCs/>
          <w:vertAlign w:val="subscript"/>
        </w:rPr>
        <w:t>S</w:t>
      </w:r>
      <w:r w:rsidRPr="0000290F">
        <w:rPr>
          <w:rFonts w:ascii="Times New Roman" w:hAnsi="Times New Roman" w:cs="Times New Roman"/>
          <w:b/>
          <w:bCs/>
        </w:rPr>
        <w:t xml:space="preserve"> </w:t>
      </w:r>
    </w:p>
    <w:p w14:paraId="545594CB" w14:textId="718A6BC8" w:rsidR="00D766A9" w:rsidRPr="003F175E" w:rsidRDefault="00D766A9" w:rsidP="00D766A9">
      <w:pPr>
        <w:jc w:val="both"/>
        <w:rPr>
          <w:rFonts w:ascii="Times New Roman" w:hAnsi="Times New Roman" w:cs="Times New Roman"/>
        </w:rPr>
      </w:pPr>
      <w:r w:rsidRPr="003F175E">
        <w:rPr>
          <w:rFonts w:ascii="Times New Roman" w:hAnsi="Times New Roman" w:cs="Times New Roman"/>
        </w:rPr>
        <w:t>Although the aged NiTi SMA shows elevated reverse transformation temperatures in the free state (</w:t>
      </w:r>
      <w:bookmarkStart w:id="49" w:name="_Hlk221212909"/>
      <w:r w:rsidRPr="003F175E">
        <w:rPr>
          <w:rFonts w:ascii="Times New Roman" w:hAnsi="Times New Roman" w:cs="Times New Roman"/>
        </w:rPr>
        <w:t>As ≈ 52.8 °C and Af ≈ 54.4 °C</w:t>
      </w:r>
      <w:bookmarkEnd w:id="49"/>
      <w:r w:rsidRPr="003F175E">
        <w:rPr>
          <w:rFonts w:ascii="Times New Roman" w:hAnsi="Times New Roman" w:cs="Times New Roman"/>
        </w:rPr>
        <w:t xml:space="preserve">), the bilayer actuator can straighten from its bent </w:t>
      </w:r>
      <w:r>
        <w:rPr>
          <w:rFonts w:ascii="Times New Roman" w:hAnsi="Times New Roman" w:cs="Times New Roman"/>
        </w:rPr>
        <w:t>stage</w:t>
      </w:r>
      <w:r w:rsidRPr="003F175E">
        <w:rPr>
          <w:rFonts w:ascii="Times New Roman" w:hAnsi="Times New Roman" w:cs="Times New Roman"/>
        </w:rPr>
        <w:t xml:space="preserve"> with a high recovery rate at ~45 °C, a temperature generally considered skin-safe. This seemingly premature recovery arises from the strong stress sensitivity of the reverse transformation when the SMA is mechanically biased by the PDMS layer. In the low-temperature state, the </w:t>
      </w:r>
      <w:r>
        <w:rPr>
          <w:rFonts w:ascii="Times New Roman" w:hAnsi="Times New Roman" w:cs="Times New Roman"/>
        </w:rPr>
        <w:t>SMA</w:t>
      </w:r>
      <w:r w:rsidRPr="003F175E">
        <w:rPr>
          <w:rFonts w:ascii="Times New Roman" w:hAnsi="Times New Roman" w:cs="Times New Roman"/>
        </w:rPr>
        <w:t xml:space="preserve"> strip sustains a through-thickness stress gradient: the PDMS-adjacent (inner) face is under compression, while the outer face is under tension. Such stress asymmetry is intrinsic to a curved laminate and can be substantial even when the global temperature remains below the nominal free-strip As. The reverse transformation in NiTi follows a Clausius–Clapeyron-type relationship</w:t>
      </w:r>
      <w:r>
        <w:rPr>
          <w:rFonts w:ascii="Times New Roman" w:hAnsi="Times New Roman" w:cs="Times New Roman"/>
        </w:rPr>
        <w:t xml:space="preserve"> </w:t>
      </w:r>
      <w:r>
        <w:rPr>
          <w:rFonts w:ascii="Times New Roman" w:hAnsi="Times New Roman" w:cs="Times New Roman"/>
        </w:rPr>
        <w:fldChar w:fldCharType="begin">
          <w:fldData xml:space="preserve">PEVuZE5vdGU+PENpdGU+PEF1dGhvcj5HcmFzc2k8L0F1dGhvcj48WWVhcj4yMDIwPC9ZZWFyPjxS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</w:fldData>
        </w:fldChar>
      </w:r>
      <w:r w:rsidR="00F30A62">
        <w:rPr>
          <w:rFonts w:ascii="Times New Roman" w:hAnsi="Times New Roman" w:cs="Times New Roman"/>
        </w:rPr>
        <w:instrText xml:space="preserve"> ADDIN EN.CITE </w:instrText>
      </w:r>
      <w:r w:rsidR="00F30A62">
        <w:rPr>
          <w:rFonts w:ascii="Times New Roman" w:hAnsi="Times New Roman" w:cs="Times New Roman"/>
        </w:rPr>
        <w:fldChar w:fldCharType="begin">
          <w:fldData xml:space="preserve">PEVuZE5vdGU+PENpdGU+PEF1dGhvcj5HcmFzc2k8L0F1dGhvcj48WWVhcj4yMDIwPC9ZZWFyPjxS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</w:fldData>
        </w:fldChar>
      </w:r>
      <w:r w:rsidR="00F30A62">
        <w:rPr>
          <w:rFonts w:ascii="Times New Roman" w:hAnsi="Times New Roman" w:cs="Times New Roman"/>
        </w:rPr>
        <w:instrText xml:space="preserve"> ADDIN EN.CITE.DATA </w:instrText>
      </w:r>
      <w:r w:rsidR="00F30A62">
        <w:rPr>
          <w:rFonts w:ascii="Times New Roman" w:hAnsi="Times New Roman" w:cs="Times New Roman"/>
        </w:rPr>
      </w:r>
      <w:r w:rsidR="00F30A62">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61, 62</w:t>
      </w:r>
      <w:r w:rsidR="00F30A62">
        <w:rPr>
          <w:rFonts w:ascii="Times New Roman" w:hAnsi="Times New Roman" w:cs="Times New Roman"/>
          <w:noProof/>
        </w:rPr>
        <w:t>)</w:t>
      </w:r>
      <w:r>
        <w:rPr>
          <w:rFonts w:ascii="Times New Roman" w:hAnsi="Times New Roman" w:cs="Times New Roman"/>
        </w:rPr>
        <w:fldChar w:fldCharType="end"/>
      </w:r>
      <w:r w:rsidRPr="003F175E">
        <w:rPr>
          <w:rFonts w:ascii="Times New Roman" w:hAnsi="Times New Roman" w:cs="Times New Roman"/>
        </w:rPr>
        <w:t>, and to first order,</w:t>
      </w:r>
    </w:p>
    <w:p w14:paraId="723A01D4" w14:textId="566CD112" w:rsidR="00D766A9" w:rsidRPr="003F175E" w:rsidRDefault="00000000" w:rsidP="005660D6">
      <w:pPr>
        <w:jc w:val="right"/>
        <w:rPr>
          <w:rFonts w:ascii="Times New Roman" w:hAnsi="Times New Roman" w:cs="Times New Roman"/>
        </w:rPr>
      </w:pPr>
      <m:oMath>
        <m:f>
          <m:fPr>
            <m:ctrlPr>
              <w:rPr>
                <w:rFonts w:ascii="Cambria Math" w:hAnsi="Cambria Math" w:cs="Times New Roman"/>
              </w:rPr>
            </m:ctrlPr>
          </m:fPr>
          <m:num>
            <m:r>
              <w:rPr>
                <w:rFonts w:ascii="Cambria Math" w:hAnsi="Cambria Math" w:cs="Times New Roman"/>
              </w:rPr>
              <m:t>dσ</m:t>
            </m:r>
          </m:num>
          <m:den>
            <m:r>
              <w:rPr>
                <w:rFonts w:ascii="Cambria Math" w:hAnsi="Cambria Math" w:cs="Times New Roman"/>
              </w:rPr>
              <m:t>dT</m:t>
            </m:r>
          </m:den>
        </m:f>
        <m:r>
          <w:rPr>
            <w:rFonts w:ascii="Cambria Math" w:hAnsi="Cambria Math" w:cs="Times New Roman"/>
          </w:rPr>
          <m:t>=C,</m:t>
        </m:r>
        <m:r>
          <m:rPr>
            <m:sty m:val="p"/>
          </m:rPr>
          <w:rPr>
            <w:rFonts w:ascii="Cambria Math" w:hAnsi="Cambria Math" w:cs="Times New Roman"/>
          </w:rPr>
          <m:t>Δ</m:t>
        </m:r>
        <m:r>
          <w:rPr>
            <w:rFonts w:ascii="Cambria Math" w:hAnsi="Cambria Math" w:cs="Times New Roman"/>
          </w:rPr>
          <m:t>T≈</m:t>
        </m:r>
        <m:f>
          <m:fPr>
            <m:ctrlPr>
              <w:rPr>
                <w:rFonts w:ascii="Cambria Math" w:hAnsi="Cambria Math" w:cs="Times New Roman"/>
              </w:rPr>
            </m:ctrlPr>
          </m:fPr>
          <m:num>
            <m:r>
              <w:rPr>
                <w:rFonts w:ascii="Cambria Math" w:hAnsi="Cambria Math" w:cs="Times New Roman"/>
              </w:rPr>
              <m:t>σ</m:t>
            </m:r>
          </m:num>
          <m:den>
            <m:r>
              <w:rPr>
                <w:rFonts w:ascii="Cambria Math" w:hAnsi="Cambria Math" w:cs="Times New Roman"/>
              </w:rPr>
              <m:t>C</m:t>
            </m:r>
          </m:den>
        </m:f>
      </m:oMath>
      <w:r w:rsidR="00D766A9">
        <w:rPr>
          <w:rFonts w:ascii="Times New Roman" w:hAnsi="Times New Roman" w:cs="Times New Roman" w:hint="eastAsia"/>
        </w:rPr>
        <w:t xml:space="preserve">                                                         (</w:t>
      </w:r>
      <w:r w:rsidR="005660D6">
        <w:rPr>
          <w:rFonts w:ascii="Times New Roman" w:hAnsi="Times New Roman" w:cs="Times New Roman"/>
        </w:rPr>
        <w:t>8</w:t>
      </w:r>
      <w:r w:rsidR="00D766A9">
        <w:rPr>
          <w:rFonts w:ascii="Times New Roman" w:hAnsi="Times New Roman" w:cs="Times New Roman" w:hint="eastAsia"/>
        </w:rPr>
        <w:t>)</w:t>
      </w:r>
    </w:p>
    <w:p w14:paraId="36650E83" w14:textId="7182A635" w:rsidR="00D766A9" w:rsidRPr="003F175E" w:rsidRDefault="00D766A9" w:rsidP="00D766A9">
      <w:pPr>
        <w:jc w:val="both"/>
        <w:rPr>
          <w:rFonts w:ascii="Times New Roman" w:hAnsi="Times New Roman" w:cs="Times New Roman"/>
        </w:rPr>
      </w:pPr>
      <w:r w:rsidRPr="003F175E">
        <w:rPr>
          <w:rFonts w:ascii="Times New Roman" w:hAnsi="Times New Roman" w:cs="Times New Roman"/>
        </w:rPr>
        <w:t xml:space="preserve">where </w:t>
      </w:r>
      <m:oMath>
        <m:r>
          <w:rPr>
            <w:rFonts w:ascii="Cambria Math" w:hAnsi="Cambria Math" w:cs="Times New Roman"/>
          </w:rPr>
          <m:t>C</m:t>
        </m:r>
      </m:oMath>
      <w:r>
        <w:rPr>
          <w:rFonts w:ascii="Times New Roman" w:hAnsi="Times New Roman" w:cs="Times New Roman"/>
        </w:rPr>
        <w:t xml:space="preserve"> </w:t>
      </w:r>
      <w:r w:rsidRPr="003F175E">
        <w:rPr>
          <w:rFonts w:ascii="Times New Roman" w:hAnsi="Times New Roman" w:cs="Times New Roman"/>
        </w:rPr>
        <w:t>is a material constant typically on the order of ~6–10 MPa/°C. Under compressive stress (</w:t>
      </w:r>
      <m:oMath>
        <m:r>
          <w:rPr>
            <w:rFonts w:ascii="Cambria Math" w:hAnsi="Cambria Math" w:cs="Times New Roman"/>
          </w:rPr>
          <m:t>σ&lt;0</m:t>
        </m:r>
      </m:oMath>
      <w:r w:rsidRPr="003F175E">
        <w:rPr>
          <w:rFonts w:ascii="Times New Roman" w:hAnsi="Times New Roman" w:cs="Times New Roman"/>
        </w:rPr>
        <w:t xml:space="preserve">), the local austenite onset is effectively reduced by </w:t>
      </w:r>
      <m:oMath>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C</m:t>
        </m:r>
      </m:oMath>
      <w:r w:rsidRPr="003F175E">
        <w:rPr>
          <w:rFonts w:ascii="Times New Roman" w:hAnsi="Times New Roman" w:cs="Times New Roman"/>
        </w:rPr>
        <w:t>, such that an austenitic band can nucleate at the inner face several degrees below the free-strip As measured by DSC</w:t>
      </w:r>
      <w:r>
        <w:rPr>
          <w:rFonts w:ascii="Times New Roman" w:hAnsi="Times New Roman" w:cs="Times New Roman"/>
        </w:rPr>
        <w:t xml:space="preserve"> </w:t>
      </w:r>
      <w:r>
        <w:rPr>
          <w:rFonts w:ascii="Times New Roman" w:hAnsi="Times New Roman" w:cs="Times New Roman"/>
        </w:rPr>
        <w:fldChar w:fldCharType="begin"/>
      </w:r>
      <w:r w:rsidR="00F30A62">
        <w:rPr>
          <w:rFonts w:ascii="Times New Roman" w:hAnsi="Times New Roman" w:cs="Times New Roman"/>
        </w:rPr>
        <w:instrText xml:space="preserve"> ADDIN EN.CITE &lt;EndNote&gt;&lt;Cite&gt;&lt;Author&gt;McKelvey&lt;/Author&gt;&lt;Year&gt;2000&lt;/Year&gt;&lt;RecNum&gt;34&lt;/RecNum&gt;&lt;DisplayText&gt;(&lt;style face="italic"&gt;63&lt;/style&gt;)&lt;/DisplayText&gt;&lt;record&gt;&lt;rec-number&gt;34&lt;/rec-number&gt;&lt;foreign-keys&gt;&lt;key app="EN" db-id="0zwvdffvypze9tees0av5w9uvv5wtzztw9et" timestamp="1773171428"&gt;34&lt;/key&gt;&lt;/foreign-keys&gt;&lt;ref-type name="Journal Article"&gt;17&lt;/ref-type&gt;&lt;contributors&gt;&lt;authors&gt;&lt;author&gt;McKelvey, A. L.&lt;/author&gt;&lt;author&gt;Ritchie, R. O.&lt;/author&gt;&lt;/authors&gt;&lt;/contributors&gt;&lt;titles&gt;&lt;title&gt;On the temperature dependence of the superelastic strength and the prediction of the theoretical uniaxial transformation strain in Nitinol&lt;/title&gt;&lt;secondary-title&gt;Philosophical Magazine A&lt;/secondary-title&gt;&lt;/titles&gt;&lt;periodical&gt;&lt;full-title&gt;Philosophical Magazine A&lt;/full-title&gt;&lt;abbr-1&gt;Philos. Mag. A&lt;/abbr-1&gt;&lt;/periodical&gt;&lt;pages&gt;1759-1768&lt;/pages&gt;&lt;volume&gt;80&lt;/volume&gt;&lt;number&gt;8&lt;/number&gt;&lt;dates&gt;&lt;year&gt;2000&lt;/year&gt;&lt;pub-dates&gt;&lt;date&gt;2000/08/01&lt;/date&gt;&lt;/pub-dates&gt;&lt;/dates&gt;&lt;publisher&gt;Taylor &amp;amp; Francis&lt;/publisher&gt;&lt;isbn&gt;0141-8610&lt;/isbn&gt;&lt;urls&gt;&lt;related-urls&gt;&lt;url&gt;https://doi.org/10.1080/01418610008219082&lt;/url&gt;&lt;/related-urls&gt;&lt;/urls&gt;&lt;electronic-resource-num&gt;10.1080/01418610008219082&lt;/electronic-resource-num&gt;&lt;/record&gt;&lt;/Cite&gt;&lt;/EndNote&gt;</w:instrText>
      </w:r>
      <w:r>
        <w:rPr>
          <w:rFonts w:ascii="Times New Roman" w:hAnsi="Times New Roman" w:cs="Times New Roman"/>
        </w:rPr>
        <w:fldChar w:fldCharType="separate"/>
      </w:r>
      <w:r w:rsidR="00F30A62">
        <w:rPr>
          <w:rFonts w:ascii="Times New Roman" w:hAnsi="Times New Roman" w:cs="Times New Roman"/>
          <w:noProof/>
        </w:rPr>
        <w:t>(</w:t>
      </w:r>
      <w:r w:rsidR="00F30A62" w:rsidRPr="00F30A62">
        <w:rPr>
          <w:rFonts w:ascii="Times New Roman" w:hAnsi="Times New Roman" w:cs="Times New Roman"/>
          <w:i/>
          <w:noProof/>
        </w:rPr>
        <w:t>63</w:t>
      </w:r>
      <w:r w:rsidR="00F30A62">
        <w:rPr>
          <w:rFonts w:ascii="Times New Roman" w:hAnsi="Times New Roman" w:cs="Times New Roman"/>
          <w:noProof/>
        </w:rPr>
        <w:t>)</w:t>
      </w:r>
      <w:r>
        <w:rPr>
          <w:rFonts w:ascii="Times New Roman" w:hAnsi="Times New Roman" w:cs="Times New Roman"/>
        </w:rPr>
        <w:fldChar w:fldCharType="end"/>
      </w:r>
      <w:r w:rsidRPr="003F175E">
        <w:rPr>
          <w:rFonts w:ascii="Times New Roman" w:hAnsi="Times New Roman" w:cs="Times New Roman"/>
        </w:rPr>
        <w:t xml:space="preserve">. This early nucleation is not merely a local phase change; it has system-level mechanical consequences because it increases the local SMA modulus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s</m:t>
            </m:r>
          </m:sub>
        </m:sSub>
        <m:r>
          <w:rPr>
            <w:rFonts w:ascii="Cambria Math" w:hAnsi="Cambria Math" w:cs="Times New Roman"/>
          </w:rPr>
          <m:t>(T)</m:t>
        </m:r>
      </m:oMath>
      <w:r>
        <w:rPr>
          <w:rFonts w:ascii="Times New Roman" w:hAnsi="Times New Roman" w:cs="Times New Roman"/>
        </w:rPr>
        <w:t xml:space="preserve"> </w:t>
      </w:r>
      <w:r w:rsidRPr="003F175E">
        <w:rPr>
          <w:rFonts w:ascii="Times New Roman" w:hAnsi="Times New Roman" w:cs="Times New Roman"/>
        </w:rPr>
        <w:t xml:space="preserve">as the material shifts toward austenite and simultaneously activates recovery eigenstrain </w:t>
      </w:r>
      <m:oMath>
        <m:sSubSup>
          <m:sSubSupPr>
            <m:ctrlPr>
              <w:rPr>
                <w:rFonts w:ascii="Cambria Math" w:hAnsi="Cambria Math" w:cs="Times New Roman"/>
              </w:rPr>
            </m:ctrlPr>
          </m:sSubSupPr>
          <m:e>
            <m:r>
              <w:rPr>
                <w:rFonts w:ascii="Cambria Math" w:hAnsi="Cambria Math" w:cs="Times New Roman"/>
              </w:rPr>
              <m:t>ε</m:t>
            </m:r>
          </m:e>
          <m:sub>
            <m:r>
              <w:rPr>
                <w:rFonts w:ascii="Cambria Math" w:hAnsi="Cambria Math" w:cs="Times New Roman"/>
              </w:rPr>
              <m:t>s</m:t>
            </m:r>
          </m:sub>
          <m:sup>
            <m:r>
              <w:rPr>
                <w:rFonts w:ascii="Cambria Math" w:hAnsi="Cambria Math" w:cs="Times New Roman"/>
              </w:rPr>
              <m:t>*</m:t>
            </m:r>
          </m:sup>
        </m:sSubSup>
        <m:r>
          <w:rPr>
            <w:rFonts w:ascii="Cambria Math" w:hAnsi="Cambria Math" w:cs="Times New Roman"/>
          </w:rPr>
          <m:t>(T)</m:t>
        </m:r>
      </m:oMath>
      <w:r w:rsidRPr="003F175E">
        <w:rPr>
          <w:rFonts w:ascii="Times New Roman" w:hAnsi="Times New Roman" w:cs="Times New Roman"/>
        </w:rPr>
        <w:t xml:space="preserve">. Both effects enhance the SMA’s ability to counteract the PDMS-driven bending moment, thereby reducing the curvature </w:t>
      </w:r>
      <m:oMath>
        <m:r>
          <w:rPr>
            <w:rFonts w:ascii="Cambria Math" w:hAnsi="Cambria Math" w:cs="Times New Roman"/>
          </w:rPr>
          <m:t>κ</m:t>
        </m:r>
      </m:oMath>
      <w:r w:rsidRPr="003F175E">
        <w:rPr>
          <w:rFonts w:ascii="Times New Roman" w:hAnsi="Times New Roman" w:cs="Times New Roman"/>
        </w:rPr>
        <w:t xml:space="preserve">. As </w:t>
      </w:r>
      <m:oMath>
        <m:r>
          <w:rPr>
            <w:rFonts w:ascii="Cambria Math" w:hAnsi="Cambria Math" w:cs="Times New Roman"/>
          </w:rPr>
          <m:t>κ</m:t>
        </m:r>
      </m:oMath>
      <w:r>
        <w:rPr>
          <w:rFonts w:ascii="Times New Roman" w:hAnsi="Times New Roman" w:cs="Times New Roman"/>
        </w:rPr>
        <w:t xml:space="preserve"> </w:t>
      </w:r>
      <w:r w:rsidRPr="003F175E">
        <w:rPr>
          <w:rFonts w:ascii="Times New Roman" w:hAnsi="Times New Roman" w:cs="Times New Roman"/>
        </w:rPr>
        <w:t xml:space="preserve">decreases, the tensile bias at the outer NiTi face is relaxed, narrowing the stress asymmetry and lowering the energetic barrier for transformation there. The transformation front can then sweep across the </w:t>
      </w:r>
      <w:r w:rsidRPr="003F175E">
        <w:rPr>
          <w:rFonts w:ascii="Times New Roman" w:hAnsi="Times New Roman" w:cs="Times New Roman"/>
        </w:rPr>
        <w:lastRenderedPageBreak/>
        <w:t>thickness in a cooperative manner, converting a localized, stress-favored nucleation event into rapid macroscopic straightening.</w:t>
      </w:r>
    </w:p>
    <w:p w14:paraId="5DEA9207" w14:textId="77777777" w:rsidR="00D766A9" w:rsidRDefault="00D766A9" w:rsidP="00D766A9">
      <w:pPr>
        <w:jc w:val="both"/>
        <w:rPr>
          <w:rFonts w:ascii="Times New Roman" w:hAnsi="Times New Roman" w:cs="Times New Roman"/>
        </w:rPr>
      </w:pPr>
      <w:r w:rsidRPr="003F175E">
        <w:rPr>
          <w:rFonts w:ascii="Times New Roman" w:hAnsi="Times New Roman" w:cs="Times New Roman"/>
        </w:rPr>
        <w:t xml:space="preserve">This stress-assisted pathway is further amplified by the aged alloy’s sharpened reverse transformation. A taller, narrower DSC peak implies a steeper transformed-fraction slope </w:t>
      </w:r>
      <m:oMath>
        <m:r>
          <w:rPr>
            <w:rFonts w:ascii="Cambria Math" w:hAnsi="Cambria Math" w:cs="Times New Roman"/>
          </w:rPr>
          <m:t>dξ</m:t>
        </m:r>
        <m:r>
          <m:rPr>
            <m:sty m:val="p"/>
          </m:rPr>
          <w:rPr>
            <w:rFonts w:ascii="Cambria Math" w:hAnsi="Cambria Math" w:cs="Times New Roman"/>
          </w:rPr>
          <m:t>/</m:t>
        </m:r>
        <m:r>
          <w:rPr>
            <w:rFonts w:ascii="Cambria Math" w:hAnsi="Cambria Math" w:cs="Times New Roman"/>
          </w:rPr>
          <m:t>dT</m:t>
        </m:r>
      </m:oMath>
      <w:r w:rsidRPr="003F175E">
        <w:rPr>
          <w:rFonts w:ascii="Times New Roman" w:hAnsi="Times New Roman" w:cs="Times New Roman"/>
        </w:rPr>
        <w:t>over the reverse transition, indicating that once the transformation is triggered, the phase fraction evolves more abruptly with temperature. Consequently, the actuator can exhibit a high recovery rate within a narrow effective temperature interval, enabling near-complete straightening around ~45 °C despite the higher free-strip As. In this sense, the bilayer architecture leverages internal bending stresses to “advance” the functional onset of recovery relative to standard DSC-derived values for an unconstrained NiTi strip.</w:t>
      </w:r>
    </w:p>
    <w:p w14:paraId="0AF0F99A" w14:textId="77777777" w:rsidR="00D766A9" w:rsidRDefault="00D766A9" w:rsidP="00D766A9">
      <w:pPr>
        <w:jc w:val="both"/>
        <w:rPr>
          <w:rFonts w:ascii="Times New Roman" w:hAnsi="Times New Roman" w:cs="Times New Roman"/>
        </w:rPr>
      </w:pPr>
      <w:r>
        <w:rPr>
          <w:rFonts w:ascii="Times New Roman" w:hAnsi="Times New Roman" w:cs="Times New Roman"/>
        </w:rPr>
        <w:br w:type="page"/>
      </w:r>
    </w:p>
    <w:p w14:paraId="59A4415D" w14:textId="77777777" w:rsidR="00D766A9" w:rsidRDefault="00D766A9" w:rsidP="00D766A9">
      <w:pPr>
        <w:pStyle w:val="ae"/>
        <w:jc w:val="center"/>
        <w:rPr>
          <w:b/>
          <w:bCs/>
        </w:rPr>
      </w:pPr>
      <w:r>
        <w:rPr>
          <w:noProof/>
        </w:rPr>
        <w:lastRenderedPageBreak/>
        <w:drawing>
          <wp:inline distT="0" distB="0" distL="0" distR="0" wp14:anchorId="6D6E294B" wp14:editId="36331CAF">
            <wp:extent cx="5731510" cy="2820670"/>
            <wp:effectExtent l="0" t="0" r="2540" b="0"/>
            <wp:docPr id="105428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20670"/>
                    </a:xfrm>
                    <a:prstGeom prst="rect">
                      <a:avLst/>
                    </a:prstGeom>
                    <a:noFill/>
                    <a:ln>
                      <a:noFill/>
                    </a:ln>
                  </pic:spPr>
                </pic:pic>
              </a:graphicData>
            </a:graphic>
          </wp:inline>
        </w:drawing>
      </w:r>
    </w:p>
    <w:p w14:paraId="0D6C8460" w14:textId="77777777" w:rsidR="00D766A9" w:rsidRPr="00CC18F8" w:rsidRDefault="00D766A9" w:rsidP="00D766A9">
      <w:pPr>
        <w:pStyle w:val="ae"/>
        <w:jc w:val="both"/>
        <w:rPr>
          <w:b/>
          <w:bCs/>
        </w:rPr>
      </w:pPr>
      <w:r w:rsidRPr="00CC18F8">
        <w:rPr>
          <w:b/>
          <w:bCs/>
        </w:rPr>
        <w:t>Fig</w:t>
      </w:r>
      <w:r>
        <w:rPr>
          <w:b/>
          <w:bCs/>
        </w:rPr>
        <w:t>.</w:t>
      </w:r>
      <w:r w:rsidRPr="00CC18F8">
        <w:rPr>
          <w:b/>
          <w:bCs/>
        </w:rPr>
        <w:t xml:space="preserve"> S</w:t>
      </w:r>
      <w:r>
        <w:rPr>
          <w:b/>
          <w:bCs/>
        </w:rPr>
        <w:t>1</w:t>
      </w:r>
      <w:r w:rsidRPr="00CC18F8">
        <w:rPr>
          <w:b/>
          <w:bCs/>
        </w:rPr>
        <w:t xml:space="preserve">. </w:t>
      </w:r>
      <w:r w:rsidRPr="00F8017C">
        <w:rPr>
          <w:b/>
          <w:bCs/>
        </w:rPr>
        <w:t>Mechanical design and flexibility of the EarSense enclosure</w:t>
      </w:r>
      <w:r w:rsidRPr="00CC18F8">
        <w:rPr>
          <w:b/>
          <w:bCs/>
        </w:rPr>
        <w:t>.</w:t>
      </w:r>
      <w:r>
        <w:rPr>
          <w:rFonts w:hint="eastAsia"/>
          <w:b/>
          <w:bCs/>
        </w:rPr>
        <w:t xml:space="preserve"> </w:t>
      </w:r>
      <w:r w:rsidRPr="00CE373F">
        <w:t>(</w:t>
      </w:r>
      <w:r w:rsidRPr="0046004F">
        <w:rPr>
          <w:b/>
          <w:bCs/>
        </w:rPr>
        <w:t>A</w:t>
      </w:r>
      <w:r w:rsidRPr="00CE373F">
        <w:t xml:space="preserve">) Side view of the EarSense showing the compact </w:t>
      </w:r>
      <w:r>
        <w:t xml:space="preserve">ear-specific </w:t>
      </w:r>
      <w:r w:rsidRPr="00CE373F">
        <w:t xml:space="preserve">enclosure and soft hook </w:t>
      </w:r>
      <w:r>
        <w:t xml:space="preserve">designed </w:t>
      </w:r>
      <w:r w:rsidRPr="00CE373F">
        <w:t xml:space="preserve">for </w:t>
      </w:r>
      <w:r>
        <w:t xml:space="preserve">conformal </w:t>
      </w:r>
      <w:r w:rsidRPr="00CE373F">
        <w:t xml:space="preserve">auricular </w:t>
      </w:r>
      <w:r>
        <w:t>fit</w:t>
      </w:r>
      <w:r w:rsidRPr="00CE373F">
        <w:t>. (</w:t>
      </w:r>
      <w:r w:rsidRPr="0046004F">
        <w:rPr>
          <w:b/>
          <w:bCs/>
        </w:rPr>
        <w:t>B</w:t>
      </w:r>
      <w:r w:rsidRPr="00CE373F">
        <w:t xml:space="preserve">) Manual deformation </w:t>
      </w:r>
      <w:r>
        <w:t xml:space="preserve">of the enclosure and hook, </w:t>
      </w:r>
      <w:r w:rsidRPr="00CE373F">
        <w:t>demonstrat</w:t>
      </w:r>
      <w:r>
        <w:t>ing</w:t>
      </w:r>
      <w:r w:rsidRPr="00CE373F">
        <w:t xml:space="preserve"> mechanical flexibility for stable and conformal attachment.</w:t>
      </w:r>
      <w:r>
        <w:rPr>
          <w:rFonts w:hint="eastAsia"/>
        </w:rPr>
        <w:t xml:space="preserve"> </w:t>
      </w:r>
      <w:r w:rsidRPr="00A35223">
        <w:rPr>
          <w:rFonts w:hint="eastAsia"/>
        </w:rPr>
        <w:t>Scale bar</w:t>
      </w:r>
      <w:r>
        <w:t>s,</w:t>
      </w:r>
      <w:r w:rsidRPr="00A35223">
        <w:rPr>
          <w:rFonts w:hint="eastAsia"/>
        </w:rPr>
        <w:t xml:space="preserve"> 1 cm.</w:t>
      </w:r>
      <w:r>
        <w:rPr>
          <w:rFonts w:hint="eastAsia"/>
          <w:b/>
          <w:bCs/>
        </w:rPr>
        <w:t xml:space="preserve"> </w:t>
      </w:r>
    </w:p>
    <w:p w14:paraId="171F0675" w14:textId="77777777" w:rsidR="00D766A9" w:rsidRDefault="00D766A9" w:rsidP="00D766A9">
      <w:pPr>
        <w:jc w:val="both"/>
        <w:rPr>
          <w:rFonts w:ascii="Times New Roman" w:eastAsia="宋体" w:hAnsi="Times New Roman" w:cs="Times New Roman"/>
          <w:b/>
          <w:bCs/>
          <w:kern w:val="0"/>
        </w:rPr>
      </w:pPr>
      <w:r>
        <w:rPr>
          <w:rFonts w:ascii="Times New Roman" w:hAnsi="Times New Roman" w:cs="Times New Roman"/>
          <w:b/>
          <w:bCs/>
        </w:rPr>
        <w:br w:type="page"/>
      </w:r>
    </w:p>
    <w:p w14:paraId="1C477718" w14:textId="77777777" w:rsidR="00D766A9" w:rsidRDefault="00D766A9" w:rsidP="00D766A9">
      <w:pPr>
        <w:pStyle w:val="ae"/>
        <w:jc w:val="center"/>
        <w:rPr>
          <w:b/>
          <w:bCs/>
        </w:rPr>
      </w:pPr>
      <w:r>
        <w:rPr>
          <w:noProof/>
        </w:rPr>
        <w:lastRenderedPageBreak/>
        <w:drawing>
          <wp:inline distT="0" distB="0" distL="0" distR="0" wp14:anchorId="61E0287C" wp14:editId="79D82863">
            <wp:extent cx="2406650" cy="3284220"/>
            <wp:effectExtent l="0" t="0" r="0" b="0"/>
            <wp:docPr id="1394438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06650" cy="3284220"/>
                    </a:xfrm>
                    <a:prstGeom prst="rect">
                      <a:avLst/>
                    </a:prstGeom>
                    <a:noFill/>
                    <a:ln>
                      <a:noFill/>
                    </a:ln>
                  </pic:spPr>
                </pic:pic>
              </a:graphicData>
            </a:graphic>
          </wp:inline>
        </w:drawing>
      </w:r>
    </w:p>
    <w:p w14:paraId="7CB09D38" w14:textId="77777777" w:rsidR="00D766A9" w:rsidRPr="002F1BF6" w:rsidRDefault="00D766A9" w:rsidP="00D766A9">
      <w:pPr>
        <w:pStyle w:val="ae"/>
        <w:jc w:val="both"/>
        <w:rPr>
          <w:b/>
          <w:bCs/>
        </w:rPr>
      </w:pPr>
      <w:r w:rsidRPr="002F1BF6">
        <w:rPr>
          <w:rFonts w:hint="eastAsia"/>
          <w:b/>
          <w:bCs/>
        </w:rPr>
        <w:t>Fig</w:t>
      </w:r>
      <w:r>
        <w:rPr>
          <w:b/>
          <w:bCs/>
        </w:rPr>
        <w:t>.</w:t>
      </w:r>
      <w:r w:rsidRPr="002F1BF6">
        <w:rPr>
          <w:rFonts w:hint="eastAsia"/>
          <w:b/>
          <w:bCs/>
        </w:rPr>
        <w:t xml:space="preserve"> S2. </w:t>
      </w:r>
      <w:r>
        <w:rPr>
          <w:b/>
          <w:bCs/>
        </w:rPr>
        <w:t>S</w:t>
      </w:r>
      <w:r w:rsidRPr="002F1BF6">
        <w:rPr>
          <w:rFonts w:hint="eastAsia"/>
          <w:b/>
          <w:bCs/>
        </w:rPr>
        <w:t xml:space="preserve">tructure </w:t>
      </w:r>
      <w:r>
        <w:rPr>
          <w:b/>
          <w:bCs/>
        </w:rPr>
        <w:t xml:space="preserve">and electrical interconnects </w:t>
      </w:r>
      <w:r w:rsidRPr="002F1BF6">
        <w:rPr>
          <w:rFonts w:hint="eastAsia"/>
          <w:b/>
          <w:bCs/>
        </w:rPr>
        <w:t xml:space="preserve">of the tip assembly. </w:t>
      </w:r>
    </w:p>
    <w:p w14:paraId="1E8C74D1" w14:textId="77777777" w:rsidR="00D766A9" w:rsidRDefault="00D766A9" w:rsidP="00D766A9">
      <w:pPr>
        <w:jc w:val="both"/>
        <w:rPr>
          <w:rFonts w:ascii="Times New Roman" w:eastAsia="宋体" w:hAnsi="Times New Roman" w:cs="Times New Roman"/>
          <w:b/>
          <w:bCs/>
          <w:kern w:val="0"/>
        </w:rPr>
      </w:pPr>
      <w:r>
        <w:rPr>
          <w:rFonts w:ascii="Times New Roman" w:hAnsi="Times New Roman" w:cs="Times New Roman"/>
          <w:b/>
          <w:bCs/>
        </w:rPr>
        <w:br w:type="page"/>
      </w:r>
    </w:p>
    <w:p w14:paraId="0D6A38FD" w14:textId="77777777" w:rsidR="00D766A9" w:rsidRDefault="00D766A9" w:rsidP="00D766A9">
      <w:pPr>
        <w:pStyle w:val="ae"/>
        <w:jc w:val="center"/>
        <w:rPr>
          <w:b/>
          <w:bCs/>
        </w:rPr>
      </w:pPr>
      <w:r>
        <w:rPr>
          <w:noProof/>
        </w:rPr>
        <w:lastRenderedPageBreak/>
        <w:drawing>
          <wp:inline distT="0" distB="0" distL="0" distR="0" wp14:anchorId="4FA3068F" wp14:editId="3C3F6AB3">
            <wp:extent cx="5263515" cy="1717040"/>
            <wp:effectExtent l="0" t="0" r="0" b="0"/>
            <wp:docPr id="129420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3515" cy="1717040"/>
                    </a:xfrm>
                    <a:prstGeom prst="rect">
                      <a:avLst/>
                    </a:prstGeom>
                    <a:noFill/>
                    <a:ln>
                      <a:noFill/>
                    </a:ln>
                  </pic:spPr>
                </pic:pic>
              </a:graphicData>
            </a:graphic>
          </wp:inline>
        </w:drawing>
      </w:r>
    </w:p>
    <w:p w14:paraId="3F190B31" w14:textId="77777777" w:rsidR="00D766A9" w:rsidRDefault="00D766A9" w:rsidP="00D766A9">
      <w:pPr>
        <w:pStyle w:val="ae"/>
        <w:jc w:val="both"/>
      </w:pPr>
      <w:r w:rsidRPr="002F1BF6">
        <w:rPr>
          <w:rFonts w:hint="eastAsia"/>
          <w:b/>
          <w:bCs/>
        </w:rPr>
        <w:t>Fig</w:t>
      </w:r>
      <w:r>
        <w:rPr>
          <w:b/>
          <w:bCs/>
        </w:rPr>
        <w:t>.</w:t>
      </w:r>
      <w:r w:rsidRPr="002F1BF6">
        <w:rPr>
          <w:rFonts w:hint="eastAsia"/>
          <w:b/>
          <w:bCs/>
        </w:rPr>
        <w:t xml:space="preserve"> S3. </w:t>
      </w:r>
      <w:r w:rsidRPr="002F1BF6">
        <w:rPr>
          <w:b/>
          <w:bCs/>
        </w:rPr>
        <w:t>Finite element analysis (FEA) of</w:t>
      </w:r>
      <w:r>
        <w:rPr>
          <w:b/>
          <w:bCs/>
        </w:rPr>
        <w:t xml:space="preserve"> </w:t>
      </w:r>
      <w:r w:rsidRPr="002F1BF6">
        <w:rPr>
          <w:rFonts w:hint="eastAsia"/>
          <w:b/>
          <w:bCs/>
        </w:rPr>
        <w:t>actuat</w:t>
      </w:r>
      <w:r>
        <w:rPr>
          <w:b/>
          <w:bCs/>
        </w:rPr>
        <w:t>or deformation</w:t>
      </w:r>
      <w:r w:rsidRPr="002F1BF6">
        <w:rPr>
          <w:b/>
          <w:bCs/>
        </w:rPr>
        <w:t xml:space="preserve"> and recovery.</w:t>
      </w:r>
      <w:r w:rsidRPr="009812C0">
        <w:rPr>
          <w:rFonts w:hint="eastAsia"/>
        </w:rPr>
        <w:t xml:space="preserve"> </w:t>
      </w:r>
      <w:r>
        <w:t>(</w:t>
      </w:r>
      <w:r w:rsidRPr="00FC404F">
        <w:rPr>
          <w:b/>
          <w:bCs/>
        </w:rPr>
        <w:t>A</w:t>
      </w:r>
      <w:r>
        <w:t xml:space="preserve"> and </w:t>
      </w:r>
      <w:r w:rsidRPr="00FC404F">
        <w:rPr>
          <w:b/>
          <w:bCs/>
        </w:rPr>
        <w:t>B</w:t>
      </w:r>
      <w:r>
        <w:t>)</w:t>
      </w:r>
      <w:r>
        <w:rPr>
          <w:rFonts w:hint="eastAsia"/>
        </w:rPr>
        <w:t xml:space="preserve"> </w:t>
      </w:r>
      <w:r w:rsidRPr="006212CC">
        <w:t xml:space="preserve">Simulated bending (cooled state, </w:t>
      </w:r>
      <w:r w:rsidRPr="009348C0">
        <w:t>A</w:t>
      </w:r>
      <w:r w:rsidRPr="006212CC">
        <w:t xml:space="preserve">) and straightening (heated state, </w:t>
      </w:r>
      <w:r w:rsidRPr="009348C0">
        <w:t>B</w:t>
      </w:r>
      <w:r w:rsidRPr="006212CC">
        <w:t>) of the PDMS–SMA bilayer actuator</w:t>
      </w:r>
      <w:r>
        <w:rPr>
          <w:rFonts w:hint="eastAsia"/>
        </w:rPr>
        <w:t xml:space="preserve">. </w:t>
      </w:r>
      <w:r w:rsidRPr="00C600F3">
        <w:t>At low temperature, the SMA layer experiences compression near the PDMS interface and tension at the outer surface, while the pre-stretched PDMS stores elastic strain energy. Upon heating, reverse phase transformation in the SMA generates recovery stress that counteracts PDMS-induced bending and drives the bilayer toward a straight configuration, accompanied by stress redistribution and partial relaxation.</w:t>
      </w:r>
    </w:p>
    <w:p w14:paraId="3ECF2301" w14:textId="77777777" w:rsidR="00D766A9" w:rsidRDefault="00D766A9" w:rsidP="00D766A9">
      <w:pPr>
        <w:jc w:val="both"/>
        <w:rPr>
          <w:rFonts w:ascii="Times New Roman" w:eastAsia="宋体" w:hAnsi="Times New Roman" w:cs="Times New Roman"/>
          <w:b/>
          <w:bCs/>
          <w:kern w:val="0"/>
        </w:rPr>
      </w:pPr>
      <w:r>
        <w:rPr>
          <w:rFonts w:ascii="Times New Roman" w:hAnsi="Times New Roman" w:cs="Times New Roman"/>
          <w:b/>
          <w:bCs/>
        </w:rPr>
        <w:br w:type="page"/>
      </w:r>
    </w:p>
    <w:p w14:paraId="2B7EACCA" w14:textId="77777777" w:rsidR="00D766A9" w:rsidRDefault="00D766A9" w:rsidP="00D766A9">
      <w:pPr>
        <w:pStyle w:val="ae"/>
        <w:jc w:val="center"/>
        <w:rPr>
          <w:b/>
          <w:bCs/>
        </w:rPr>
      </w:pPr>
      <w:r>
        <w:rPr>
          <w:noProof/>
        </w:rPr>
        <w:lastRenderedPageBreak/>
        <w:drawing>
          <wp:inline distT="0" distB="0" distL="0" distR="0" wp14:anchorId="67ED2B31" wp14:editId="293BE54B">
            <wp:extent cx="4765040" cy="1375410"/>
            <wp:effectExtent l="0" t="0" r="0" b="0"/>
            <wp:docPr id="355351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65040" cy="1375410"/>
                    </a:xfrm>
                    <a:prstGeom prst="rect">
                      <a:avLst/>
                    </a:prstGeom>
                    <a:noFill/>
                    <a:ln>
                      <a:noFill/>
                    </a:ln>
                  </pic:spPr>
                </pic:pic>
              </a:graphicData>
            </a:graphic>
          </wp:inline>
        </w:drawing>
      </w:r>
    </w:p>
    <w:p w14:paraId="35B7898A" w14:textId="77777777" w:rsidR="00D766A9" w:rsidRDefault="00D766A9" w:rsidP="00D766A9">
      <w:pPr>
        <w:pStyle w:val="ae"/>
        <w:jc w:val="both"/>
      </w:pPr>
      <w:r w:rsidRPr="00757755">
        <w:rPr>
          <w:rFonts w:hint="eastAsia"/>
          <w:b/>
          <w:bCs/>
        </w:rPr>
        <w:t>Fig</w:t>
      </w:r>
      <w:r>
        <w:rPr>
          <w:b/>
          <w:bCs/>
        </w:rPr>
        <w:t>.</w:t>
      </w:r>
      <w:r w:rsidRPr="00757755">
        <w:rPr>
          <w:rFonts w:hint="eastAsia"/>
          <w:b/>
          <w:bCs/>
        </w:rPr>
        <w:t xml:space="preserve"> S</w:t>
      </w:r>
      <w:r>
        <w:rPr>
          <w:rFonts w:hint="eastAsia"/>
          <w:b/>
          <w:bCs/>
        </w:rPr>
        <w:t>4</w:t>
      </w:r>
      <w:r w:rsidRPr="00757755">
        <w:rPr>
          <w:rFonts w:hint="eastAsia"/>
          <w:b/>
          <w:bCs/>
        </w:rPr>
        <w:t xml:space="preserve">. </w:t>
      </w:r>
      <w:r w:rsidRPr="00757755">
        <w:rPr>
          <w:b/>
          <w:bCs/>
        </w:rPr>
        <w:t>Differential scanning calorimetry (DSC) characterizations of original and thermal</w:t>
      </w:r>
      <w:r>
        <w:rPr>
          <w:b/>
          <w:bCs/>
        </w:rPr>
        <w:t xml:space="preserve">ly </w:t>
      </w:r>
      <w:r w:rsidRPr="00757755">
        <w:rPr>
          <w:b/>
          <w:bCs/>
        </w:rPr>
        <w:t>aged SMA</w:t>
      </w:r>
      <w:r w:rsidRPr="00757755">
        <w:t xml:space="preserve">. </w:t>
      </w:r>
      <w:r>
        <w:t>(</w:t>
      </w:r>
      <w:r w:rsidRPr="00FC404F">
        <w:rPr>
          <w:b/>
          <w:bCs/>
        </w:rPr>
        <w:t>A</w:t>
      </w:r>
      <w:r>
        <w:t>)</w:t>
      </w:r>
      <w:r w:rsidRPr="00757755">
        <w:t xml:space="preserve"> DSC heat-flow curves </w:t>
      </w:r>
      <w:r>
        <w:t>of</w:t>
      </w:r>
      <w:r w:rsidRPr="00757755">
        <w:t xml:space="preserve"> original and thermally aged SMA during heating and cooling cycles. </w:t>
      </w:r>
      <w:r>
        <w:t>(</w:t>
      </w:r>
      <w:r w:rsidRPr="00FC404F">
        <w:rPr>
          <w:b/>
          <w:bCs/>
        </w:rPr>
        <w:t>B</w:t>
      </w:r>
      <w:r>
        <w:t>)</w:t>
      </w:r>
      <w:r w:rsidRPr="00757755">
        <w:t xml:space="preserve"> Enlarged DSC </w:t>
      </w:r>
      <w:r>
        <w:t xml:space="preserve">curve </w:t>
      </w:r>
      <w:r w:rsidRPr="00757755">
        <w:t xml:space="preserve">of the original SMA, showing martensitic transformation </w:t>
      </w:r>
      <w:r>
        <w:t>during</w:t>
      </w:r>
      <w:r w:rsidRPr="00757755">
        <w:t xml:space="preserve"> cooling occurs with a </w:t>
      </w:r>
      <w:r>
        <w:rPr>
          <w:rFonts w:hint="eastAsia"/>
        </w:rPr>
        <w:t>martensite start temperature (</w:t>
      </w:r>
      <w:r w:rsidRPr="00757755">
        <w:t>M</w:t>
      </w:r>
      <w:r w:rsidRPr="00C347DB">
        <w:rPr>
          <w:vertAlign w:val="subscript"/>
        </w:rPr>
        <w:t>s</w:t>
      </w:r>
      <w:r w:rsidRPr="0048788A">
        <w:rPr>
          <w:rFonts w:hint="eastAsia"/>
        </w:rPr>
        <w:t>)</w:t>
      </w:r>
      <w:r w:rsidRPr="00757755">
        <w:t xml:space="preserve"> ≈ 22.9 °C and</w:t>
      </w:r>
      <w:r w:rsidRPr="0048788A">
        <w:rPr>
          <w:rFonts w:hint="eastAsia"/>
        </w:rPr>
        <w:t xml:space="preserve"> </w:t>
      </w:r>
      <w:r>
        <w:rPr>
          <w:rFonts w:hint="eastAsia"/>
        </w:rPr>
        <w:t xml:space="preserve">martensite </w:t>
      </w:r>
      <w:r>
        <w:t xml:space="preserve">finish </w:t>
      </w:r>
      <w:r>
        <w:rPr>
          <w:rFonts w:hint="eastAsia"/>
        </w:rPr>
        <w:t>temperature</w:t>
      </w:r>
      <w:r w:rsidRPr="00757755">
        <w:t xml:space="preserve"> </w:t>
      </w:r>
      <w:r>
        <w:rPr>
          <w:rFonts w:hint="eastAsia"/>
        </w:rPr>
        <w:t>(</w:t>
      </w:r>
      <w:r w:rsidRPr="00757755">
        <w:t>M</w:t>
      </w:r>
      <w:r w:rsidRPr="00C347DB">
        <w:rPr>
          <w:vertAlign w:val="subscript"/>
        </w:rPr>
        <w:t>f</w:t>
      </w:r>
      <w:r w:rsidRPr="0048788A">
        <w:rPr>
          <w:rFonts w:hint="eastAsia"/>
        </w:rPr>
        <w:t>)</w:t>
      </w:r>
      <w:r w:rsidRPr="00757755">
        <w:t xml:space="preserve"> ≈ 8.5 °C and the reverse transformation upon heating with a</w:t>
      </w:r>
      <w:r>
        <w:rPr>
          <w:rFonts w:hint="eastAsia"/>
        </w:rPr>
        <w:t>n</w:t>
      </w:r>
      <w:r w:rsidRPr="00757755">
        <w:t xml:space="preserve"> </w:t>
      </w:r>
      <w:r>
        <w:rPr>
          <w:rFonts w:hint="eastAsia"/>
        </w:rPr>
        <w:t>austenite start temperature (</w:t>
      </w:r>
      <w:r w:rsidRPr="00757755">
        <w:t>A</w:t>
      </w:r>
      <w:r w:rsidRPr="00C347DB">
        <w:rPr>
          <w:vertAlign w:val="subscript"/>
        </w:rPr>
        <w:t>s</w:t>
      </w:r>
      <w:r>
        <w:rPr>
          <w:rFonts w:hint="eastAsia"/>
        </w:rPr>
        <w:t xml:space="preserve">) </w:t>
      </w:r>
      <w:r w:rsidRPr="00757755">
        <w:t xml:space="preserve">≈ 31 °C and </w:t>
      </w:r>
      <w:r>
        <w:rPr>
          <w:rFonts w:hint="eastAsia"/>
        </w:rPr>
        <w:t>austenite finish temperature (</w:t>
      </w:r>
      <w:r w:rsidRPr="00757755">
        <w:t>A</w:t>
      </w:r>
      <w:r w:rsidRPr="00C347DB">
        <w:rPr>
          <w:vertAlign w:val="subscript"/>
        </w:rPr>
        <w:t>f</w:t>
      </w:r>
      <w:r w:rsidRPr="0048788A">
        <w:rPr>
          <w:rFonts w:hint="eastAsia"/>
        </w:rPr>
        <w:t>)</w:t>
      </w:r>
      <w:r w:rsidRPr="00757755">
        <w:t xml:space="preserve"> ≈ 42.5 °C. </w:t>
      </w:r>
      <w:r>
        <w:rPr>
          <w:rFonts w:hint="eastAsia"/>
        </w:rPr>
        <w:t>(</w:t>
      </w:r>
      <w:r w:rsidRPr="0048788A">
        <w:rPr>
          <w:rFonts w:hint="eastAsia"/>
          <w:b/>
          <w:bCs/>
        </w:rPr>
        <w:t>C</w:t>
      </w:r>
      <w:r>
        <w:rPr>
          <w:rFonts w:hint="eastAsia"/>
        </w:rPr>
        <w:t>)</w:t>
      </w:r>
      <w:r w:rsidRPr="00757755">
        <w:t xml:space="preserve"> Enlarged DSC </w:t>
      </w:r>
      <w:r>
        <w:t xml:space="preserve">curve </w:t>
      </w:r>
      <w:r w:rsidRPr="00757755">
        <w:t xml:space="preserve">of the thermally aged SMA, showing a pronounced upward shift and narrowing of the reverse transformation </w:t>
      </w:r>
      <w:r w:rsidRPr="0032371F">
        <w:t>(As ≈ 52.8 °C; Af ≈ 54.4 °C)</w:t>
      </w:r>
      <w:r w:rsidRPr="00757755">
        <w:t>.</w:t>
      </w:r>
    </w:p>
    <w:p w14:paraId="5D2449E6"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5433E36E" w14:textId="77777777" w:rsidR="00D766A9" w:rsidRDefault="00D766A9" w:rsidP="00D766A9">
      <w:pPr>
        <w:pStyle w:val="ae"/>
        <w:jc w:val="center"/>
      </w:pPr>
      <w:r>
        <w:rPr>
          <w:noProof/>
        </w:rPr>
        <w:lastRenderedPageBreak/>
        <w:drawing>
          <wp:inline distT="0" distB="0" distL="0" distR="0" wp14:anchorId="3CCFFA89" wp14:editId="3B6B94E5">
            <wp:extent cx="3898900" cy="3423285"/>
            <wp:effectExtent l="0" t="0" r="6350" b="5715"/>
            <wp:docPr id="9501540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98900" cy="3423285"/>
                    </a:xfrm>
                    <a:prstGeom prst="rect">
                      <a:avLst/>
                    </a:prstGeom>
                    <a:noFill/>
                    <a:ln>
                      <a:noFill/>
                    </a:ln>
                  </pic:spPr>
                </pic:pic>
              </a:graphicData>
            </a:graphic>
          </wp:inline>
        </w:drawing>
      </w:r>
    </w:p>
    <w:p w14:paraId="65A8DBDC" w14:textId="77777777" w:rsidR="00D766A9" w:rsidRDefault="00D766A9" w:rsidP="00D766A9">
      <w:pPr>
        <w:pStyle w:val="ae"/>
        <w:jc w:val="both"/>
      </w:pPr>
      <w:r w:rsidRPr="0062201C">
        <w:rPr>
          <w:rFonts w:hint="eastAsia"/>
          <w:b/>
          <w:bCs/>
        </w:rPr>
        <w:t>Fig</w:t>
      </w:r>
      <w:r>
        <w:rPr>
          <w:b/>
          <w:bCs/>
        </w:rPr>
        <w:t>.</w:t>
      </w:r>
      <w:r w:rsidRPr="0062201C">
        <w:rPr>
          <w:rFonts w:hint="eastAsia"/>
          <w:b/>
          <w:bCs/>
        </w:rPr>
        <w:t xml:space="preserve"> S</w:t>
      </w:r>
      <w:r>
        <w:rPr>
          <w:rFonts w:hint="eastAsia"/>
          <w:b/>
          <w:bCs/>
        </w:rPr>
        <w:t>5</w:t>
      </w:r>
      <w:r w:rsidRPr="0062201C">
        <w:rPr>
          <w:rFonts w:hint="eastAsia"/>
          <w:b/>
          <w:bCs/>
        </w:rPr>
        <w:t xml:space="preserve">. </w:t>
      </w:r>
      <w:r w:rsidRPr="0062201C">
        <w:rPr>
          <w:b/>
          <w:bCs/>
        </w:rPr>
        <w:t>X-ray diffraction (XRD) characterizations of original and thermal</w:t>
      </w:r>
      <w:r>
        <w:rPr>
          <w:b/>
          <w:bCs/>
        </w:rPr>
        <w:t xml:space="preserve">ly </w:t>
      </w:r>
      <w:r w:rsidRPr="0062201C">
        <w:rPr>
          <w:b/>
          <w:bCs/>
        </w:rPr>
        <w:t>aged SMA.</w:t>
      </w:r>
      <w:r w:rsidRPr="0062201C">
        <w:t xml:space="preserve"> </w:t>
      </w:r>
      <w:r>
        <w:t>(</w:t>
      </w:r>
      <w:r w:rsidRPr="00FC404F">
        <w:rPr>
          <w:b/>
          <w:bCs/>
        </w:rPr>
        <w:t>A</w:t>
      </w:r>
      <w:r>
        <w:t>)</w:t>
      </w:r>
      <w:r w:rsidRPr="0062201C">
        <w:t xml:space="preserve"> XRD spectrum of the original SMA, showing </w:t>
      </w:r>
      <w:r>
        <w:t xml:space="preserve">dominant reflections </w:t>
      </w:r>
      <w:r w:rsidRPr="0062201C">
        <w:t>of the B2 austenite phase</w:t>
      </w:r>
      <w:r>
        <w:t xml:space="preserve">, </w:t>
      </w:r>
      <w:r w:rsidRPr="003B4F3A">
        <w:t>including a strong peak at 2θ ≈ 42.4° [B2 (110)] and weaker peaks at ~77.6° [B2 (211)] and ~92.7° [B2 (220)], indicating predominantly austenitic structure at room temperature</w:t>
      </w:r>
      <w:r w:rsidRPr="0062201C">
        <w:t>.</w:t>
      </w:r>
      <w:r>
        <w:rPr>
          <w:rFonts w:hint="eastAsia"/>
        </w:rPr>
        <w:t xml:space="preserve"> </w:t>
      </w:r>
      <w:r>
        <w:t>(</w:t>
      </w:r>
      <w:r w:rsidRPr="00FC404F">
        <w:rPr>
          <w:b/>
          <w:bCs/>
        </w:rPr>
        <w:t>B</w:t>
      </w:r>
      <w:r>
        <w:t>)</w:t>
      </w:r>
      <w:r w:rsidRPr="0062201C">
        <w:t xml:space="preserve"> XRD spectrum of the thermally aged SMA, </w:t>
      </w:r>
      <w:r>
        <w:t>showing a multiphase structure with residual B2 austenite together with peaks corresponding to monoclinic B19′ martensite and the R-phase, indicating phase transformation and microstructural evolution after aging.</w:t>
      </w:r>
    </w:p>
    <w:p w14:paraId="1A076C27"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29CCD6DB" w14:textId="77777777" w:rsidR="00D766A9" w:rsidRDefault="00D766A9" w:rsidP="00D766A9">
      <w:pPr>
        <w:pStyle w:val="ae"/>
        <w:jc w:val="center"/>
      </w:pPr>
      <w:r>
        <w:rPr>
          <w:noProof/>
        </w:rPr>
        <w:lastRenderedPageBreak/>
        <w:drawing>
          <wp:inline distT="0" distB="0" distL="0" distR="0" wp14:anchorId="3CC9AADC" wp14:editId="510156CB">
            <wp:extent cx="4293870" cy="1323975"/>
            <wp:effectExtent l="0" t="0" r="0" b="9525"/>
            <wp:docPr id="198278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93870" cy="1323975"/>
                    </a:xfrm>
                    <a:prstGeom prst="rect">
                      <a:avLst/>
                    </a:prstGeom>
                    <a:noFill/>
                    <a:ln>
                      <a:noFill/>
                    </a:ln>
                  </pic:spPr>
                </pic:pic>
              </a:graphicData>
            </a:graphic>
          </wp:inline>
        </w:drawing>
      </w:r>
    </w:p>
    <w:p w14:paraId="325B5C5C" w14:textId="77777777" w:rsidR="00D766A9" w:rsidRDefault="00D766A9" w:rsidP="00D766A9">
      <w:pPr>
        <w:pStyle w:val="ae"/>
        <w:jc w:val="both"/>
      </w:pPr>
      <w:r w:rsidRPr="006E0512">
        <w:rPr>
          <w:rFonts w:hint="eastAsia"/>
          <w:b/>
          <w:bCs/>
        </w:rPr>
        <w:t>Fig</w:t>
      </w:r>
      <w:r>
        <w:rPr>
          <w:b/>
          <w:bCs/>
        </w:rPr>
        <w:t>.</w:t>
      </w:r>
      <w:r w:rsidRPr="006E0512">
        <w:rPr>
          <w:rFonts w:hint="eastAsia"/>
          <w:b/>
          <w:bCs/>
        </w:rPr>
        <w:t xml:space="preserve"> S</w:t>
      </w:r>
      <w:r>
        <w:rPr>
          <w:rFonts w:hint="eastAsia"/>
          <w:b/>
          <w:bCs/>
        </w:rPr>
        <w:t>6</w:t>
      </w:r>
      <w:r w:rsidRPr="006E0512">
        <w:rPr>
          <w:rFonts w:hint="eastAsia"/>
          <w:b/>
          <w:bCs/>
        </w:rPr>
        <w:t xml:space="preserve">. </w:t>
      </w:r>
      <w:r w:rsidRPr="006E0512">
        <w:rPr>
          <w:b/>
          <w:bCs/>
        </w:rPr>
        <w:t>Mechanical characterizations of original and thermal</w:t>
      </w:r>
      <w:r>
        <w:rPr>
          <w:b/>
          <w:bCs/>
        </w:rPr>
        <w:t xml:space="preserve">ly </w:t>
      </w:r>
      <w:r w:rsidRPr="006E0512">
        <w:rPr>
          <w:b/>
          <w:bCs/>
        </w:rPr>
        <w:t>aged SMA.</w:t>
      </w:r>
      <w:r w:rsidRPr="006E0512">
        <w:t xml:space="preserve"> </w:t>
      </w:r>
      <w:r>
        <w:t>(</w:t>
      </w:r>
      <w:r w:rsidRPr="00FC404F">
        <w:rPr>
          <w:b/>
          <w:bCs/>
        </w:rPr>
        <w:t>A</w:t>
      </w:r>
      <w:r>
        <w:t>)</w:t>
      </w:r>
      <w:r w:rsidRPr="006E0512">
        <w:t xml:space="preserve"> Schematic of the </w:t>
      </w:r>
      <w:r>
        <w:t>the cantilever-based modulus measurement setup, where a calibrated force is applied at the free end of the SMA strip</w:t>
      </w:r>
      <w:r w:rsidRPr="006E0512">
        <w:t xml:space="preserve">. </w:t>
      </w:r>
      <w:r>
        <w:t>(</w:t>
      </w:r>
      <w:r w:rsidRPr="00FC404F">
        <w:rPr>
          <w:b/>
          <w:bCs/>
        </w:rPr>
        <w:t>B</w:t>
      </w:r>
      <w:r>
        <w:t>)</w:t>
      </w:r>
      <w:r w:rsidRPr="006E0512">
        <w:t xml:space="preserve"> Representative force–displacement curves from bending tests of the original and thermally aged SMA. </w:t>
      </w:r>
      <w:r>
        <w:t>(</w:t>
      </w:r>
      <w:r w:rsidRPr="00FC404F">
        <w:rPr>
          <w:b/>
          <w:bCs/>
        </w:rPr>
        <w:t>C</w:t>
      </w:r>
      <w:r>
        <w:t>)</w:t>
      </w:r>
      <w:r w:rsidRPr="006E0512">
        <w:t xml:space="preserve"> </w:t>
      </w:r>
      <w:r>
        <w:t>Extracted</w:t>
      </w:r>
      <w:r w:rsidRPr="006E0512">
        <w:t xml:space="preserve"> Young’s modulus</w:t>
      </w:r>
      <w:r>
        <w:t xml:space="preserve"> values, showing </w:t>
      </w:r>
      <w:r w:rsidRPr="006E0512">
        <w:t xml:space="preserve"> for the original and thermally aged SMA</w:t>
      </w:r>
      <w:r>
        <w:t>, showing a reduction after thermal aging from ~35–38 GPa to ~17–20 GPa</w:t>
      </w:r>
      <w:r w:rsidRPr="006E0512">
        <w:t xml:space="preserve">. Error bars represent the s.d. of the mean from 3 samples.    </w:t>
      </w:r>
    </w:p>
    <w:p w14:paraId="75F3163A"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09A8A2FD" w14:textId="77777777" w:rsidR="00D766A9" w:rsidRDefault="00D766A9" w:rsidP="00D766A9">
      <w:pPr>
        <w:pStyle w:val="ae"/>
        <w:jc w:val="center"/>
      </w:pPr>
      <w:r>
        <w:rPr>
          <w:noProof/>
        </w:rPr>
        <w:lastRenderedPageBreak/>
        <w:drawing>
          <wp:inline distT="0" distB="0" distL="0" distR="0" wp14:anchorId="3A6E345C" wp14:editId="550236E8">
            <wp:extent cx="3434715" cy="1226820"/>
            <wp:effectExtent l="0" t="0" r="0" b="0"/>
            <wp:docPr id="6510354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4715" cy="1226820"/>
                    </a:xfrm>
                    <a:prstGeom prst="rect">
                      <a:avLst/>
                    </a:prstGeom>
                    <a:noFill/>
                    <a:ln>
                      <a:noFill/>
                    </a:ln>
                  </pic:spPr>
                </pic:pic>
              </a:graphicData>
            </a:graphic>
          </wp:inline>
        </w:drawing>
      </w:r>
    </w:p>
    <w:p w14:paraId="25817763" w14:textId="77777777" w:rsidR="00D766A9" w:rsidRDefault="00D766A9" w:rsidP="00D766A9">
      <w:pPr>
        <w:pStyle w:val="ae"/>
        <w:jc w:val="both"/>
      </w:pPr>
      <w:r w:rsidRPr="00C600F3">
        <w:rPr>
          <w:rFonts w:hint="eastAsia"/>
          <w:b/>
          <w:bCs/>
        </w:rPr>
        <w:t>Fig</w:t>
      </w:r>
      <w:r>
        <w:rPr>
          <w:b/>
          <w:bCs/>
        </w:rPr>
        <w:t>.</w:t>
      </w:r>
      <w:r w:rsidRPr="00C600F3">
        <w:rPr>
          <w:rFonts w:hint="eastAsia"/>
          <w:b/>
          <w:bCs/>
        </w:rPr>
        <w:t xml:space="preserve"> S7. </w:t>
      </w:r>
      <w:r w:rsidRPr="00C600F3">
        <w:rPr>
          <w:b/>
          <w:bCs/>
        </w:rPr>
        <w:t xml:space="preserve">Effect of thermal aging on </w:t>
      </w:r>
      <w:r>
        <w:rPr>
          <w:b/>
          <w:bCs/>
        </w:rPr>
        <w:t>actuator</w:t>
      </w:r>
      <w:r w:rsidRPr="00C600F3">
        <w:rPr>
          <w:b/>
          <w:bCs/>
        </w:rPr>
        <w:t xml:space="preserve"> performance.</w:t>
      </w:r>
      <w:r w:rsidRPr="006E0512">
        <w:t xml:space="preserve"> </w:t>
      </w:r>
      <w:r>
        <w:t>(</w:t>
      </w:r>
      <w:r w:rsidRPr="00FC404F">
        <w:rPr>
          <w:b/>
          <w:bCs/>
        </w:rPr>
        <w:t>A</w:t>
      </w:r>
      <w:r>
        <w:t>)</w:t>
      </w:r>
      <w:r>
        <w:rPr>
          <w:rFonts w:hint="eastAsia"/>
        </w:rPr>
        <w:t xml:space="preserve"> Definition of bending curvature and recovery rate. </w:t>
      </w:r>
      <w:r>
        <w:t>(</w:t>
      </w:r>
      <w:r w:rsidRPr="00FC404F">
        <w:rPr>
          <w:b/>
          <w:bCs/>
        </w:rPr>
        <w:t>B</w:t>
      </w:r>
      <w:r>
        <w:t>)</w:t>
      </w:r>
      <w:r>
        <w:rPr>
          <w:rFonts w:hint="eastAsia"/>
        </w:rPr>
        <w:t xml:space="preserve"> Comparison of bending curvature </w:t>
      </w:r>
      <w:r>
        <w:t>and</w:t>
      </w:r>
      <w:r>
        <w:rPr>
          <w:rFonts w:hint="eastAsia"/>
        </w:rPr>
        <w:t xml:space="preserve"> recovery rate of actuators with </w:t>
      </w:r>
      <w:r>
        <w:t>original</w:t>
      </w:r>
      <w:r>
        <w:rPr>
          <w:rFonts w:hint="eastAsia"/>
        </w:rPr>
        <w:t xml:space="preserve"> and aged SMA. </w:t>
      </w:r>
      <w:r w:rsidRPr="006E0512">
        <w:t xml:space="preserve">Error bars represent the s.d. of the mean from 4 samples. </w:t>
      </w:r>
      <w:r>
        <w:br w:type="page"/>
      </w:r>
    </w:p>
    <w:p w14:paraId="72CDE2A2" w14:textId="77777777" w:rsidR="00D766A9" w:rsidRDefault="00D766A9" w:rsidP="00D766A9">
      <w:pPr>
        <w:pStyle w:val="ae"/>
        <w:jc w:val="center"/>
      </w:pPr>
      <w:r>
        <w:rPr>
          <w:noProof/>
        </w:rPr>
        <w:lastRenderedPageBreak/>
        <w:drawing>
          <wp:inline distT="0" distB="0" distL="0" distR="0" wp14:anchorId="6D2691F2" wp14:editId="77496059">
            <wp:extent cx="3338195" cy="1271270"/>
            <wp:effectExtent l="0" t="0" r="0" b="5080"/>
            <wp:docPr id="1233765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38195" cy="1271270"/>
                    </a:xfrm>
                    <a:prstGeom prst="rect">
                      <a:avLst/>
                    </a:prstGeom>
                    <a:noFill/>
                    <a:ln>
                      <a:noFill/>
                    </a:ln>
                  </pic:spPr>
                </pic:pic>
              </a:graphicData>
            </a:graphic>
          </wp:inline>
        </w:drawing>
      </w:r>
    </w:p>
    <w:p w14:paraId="5F7C609A" w14:textId="77777777" w:rsidR="00D766A9" w:rsidRDefault="00D766A9" w:rsidP="00D766A9">
      <w:pPr>
        <w:pStyle w:val="ae"/>
        <w:jc w:val="both"/>
      </w:pPr>
      <w:r w:rsidRPr="008F2743">
        <w:rPr>
          <w:rFonts w:hint="eastAsia"/>
          <w:b/>
          <w:bCs/>
        </w:rPr>
        <w:t>Fig</w:t>
      </w:r>
      <w:r>
        <w:rPr>
          <w:b/>
          <w:bCs/>
        </w:rPr>
        <w:t>.</w:t>
      </w:r>
      <w:r w:rsidRPr="008F2743">
        <w:rPr>
          <w:rFonts w:hint="eastAsia"/>
          <w:b/>
          <w:bCs/>
        </w:rPr>
        <w:t xml:space="preserve"> S</w:t>
      </w:r>
      <w:r>
        <w:rPr>
          <w:rFonts w:hint="eastAsia"/>
          <w:b/>
          <w:bCs/>
        </w:rPr>
        <w:t>8</w:t>
      </w:r>
      <w:r w:rsidRPr="008F2743">
        <w:rPr>
          <w:rFonts w:hint="eastAsia"/>
          <w:b/>
          <w:bCs/>
        </w:rPr>
        <w:t xml:space="preserve">. </w:t>
      </w:r>
      <w:r w:rsidRPr="008F2743">
        <w:rPr>
          <w:b/>
          <w:bCs/>
        </w:rPr>
        <w:t xml:space="preserve">Influence of PDMS thickness and pre-stretch on </w:t>
      </w:r>
      <w:r>
        <w:rPr>
          <w:b/>
          <w:bCs/>
        </w:rPr>
        <w:t xml:space="preserve">actuator </w:t>
      </w:r>
      <w:r w:rsidRPr="008F2743">
        <w:rPr>
          <w:b/>
          <w:bCs/>
        </w:rPr>
        <w:t>performance.</w:t>
      </w:r>
      <w:r>
        <w:rPr>
          <w:rFonts w:hint="eastAsia"/>
        </w:rPr>
        <w:t xml:space="preserve"> </w:t>
      </w:r>
      <w:r>
        <w:t>(</w:t>
      </w:r>
      <w:r w:rsidRPr="00FC404F">
        <w:rPr>
          <w:b/>
          <w:bCs/>
        </w:rPr>
        <w:t>A</w:t>
      </w:r>
      <w:r>
        <w:t>)</w:t>
      </w:r>
      <w:r w:rsidRPr="00360DF8">
        <w:t xml:space="preserve"> </w:t>
      </w:r>
      <w:r w:rsidRPr="00AA3FC7">
        <w:t xml:space="preserve">Effect of PDMS thickness </w:t>
      </w:r>
      <w:r>
        <w:t>(100–200 μm).</w:t>
      </w:r>
      <w:r w:rsidRPr="00360DF8">
        <w:t xml:space="preserve"> </w:t>
      </w:r>
      <w:r>
        <w:t>(</w:t>
      </w:r>
      <w:r w:rsidRPr="00FC404F">
        <w:rPr>
          <w:b/>
          <w:bCs/>
        </w:rPr>
        <w:t>B</w:t>
      </w:r>
      <w:r>
        <w:t>)</w:t>
      </w:r>
      <w:r w:rsidRPr="00360DF8">
        <w:t xml:space="preserve"> </w:t>
      </w:r>
      <w:r>
        <w:t xml:space="preserve">Effect of PDMS prestretch (30–70%) at fixed thickness (150 μm). </w:t>
      </w:r>
      <w:r w:rsidRPr="00360DF8">
        <w:t>Error bars represent the s.d. of the mean from 4 samples.</w:t>
      </w:r>
      <w:r>
        <w:br w:type="page"/>
      </w:r>
    </w:p>
    <w:p w14:paraId="4192E89C" w14:textId="77777777" w:rsidR="00D766A9" w:rsidRDefault="00D766A9" w:rsidP="00D766A9">
      <w:pPr>
        <w:pStyle w:val="ae"/>
        <w:jc w:val="center"/>
      </w:pPr>
      <w:r>
        <w:rPr>
          <w:noProof/>
        </w:rPr>
        <w:lastRenderedPageBreak/>
        <w:drawing>
          <wp:inline distT="0" distB="0" distL="0" distR="0" wp14:anchorId="256434AB" wp14:editId="60DC1CCA">
            <wp:extent cx="5709285" cy="2498090"/>
            <wp:effectExtent l="0" t="0" r="5715" b="0"/>
            <wp:docPr id="1922534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09285" cy="2498090"/>
                    </a:xfrm>
                    <a:prstGeom prst="rect">
                      <a:avLst/>
                    </a:prstGeom>
                    <a:noFill/>
                    <a:ln>
                      <a:noFill/>
                    </a:ln>
                  </pic:spPr>
                </pic:pic>
              </a:graphicData>
            </a:graphic>
          </wp:inline>
        </w:drawing>
      </w:r>
    </w:p>
    <w:p w14:paraId="3BF27B65" w14:textId="77777777" w:rsidR="00D766A9" w:rsidRDefault="00D766A9" w:rsidP="00D766A9">
      <w:pPr>
        <w:pStyle w:val="ae"/>
        <w:jc w:val="both"/>
      </w:pPr>
      <w:r w:rsidRPr="00E80357">
        <w:rPr>
          <w:b/>
          <w:bCs/>
        </w:rPr>
        <w:t>Fig</w:t>
      </w:r>
      <w:r>
        <w:rPr>
          <w:b/>
          <w:bCs/>
        </w:rPr>
        <w:t>.</w:t>
      </w:r>
      <w:r w:rsidRPr="00E80357">
        <w:rPr>
          <w:b/>
          <w:bCs/>
        </w:rPr>
        <w:t xml:space="preserve"> S</w:t>
      </w:r>
      <w:r>
        <w:rPr>
          <w:rFonts w:hint="eastAsia"/>
          <w:b/>
          <w:bCs/>
        </w:rPr>
        <w:t>9</w:t>
      </w:r>
      <w:r w:rsidRPr="00E80357">
        <w:rPr>
          <w:b/>
          <w:bCs/>
        </w:rPr>
        <w:t xml:space="preserve">. </w:t>
      </w:r>
      <w:r>
        <w:rPr>
          <w:b/>
          <w:bCs/>
        </w:rPr>
        <w:t>T</w:t>
      </w:r>
      <w:r w:rsidRPr="00E80357">
        <w:rPr>
          <w:b/>
          <w:bCs/>
        </w:rPr>
        <w:t>hermal response and actuation behavior of the</w:t>
      </w:r>
      <w:r>
        <w:rPr>
          <w:b/>
          <w:bCs/>
        </w:rPr>
        <w:t xml:space="preserve"> </w:t>
      </w:r>
      <w:r w:rsidRPr="00E80357">
        <w:rPr>
          <w:b/>
          <w:bCs/>
        </w:rPr>
        <w:t>actuator during a heating–cooling cycle.</w:t>
      </w:r>
      <w:r w:rsidRPr="008F2743">
        <w:t xml:space="preserve"> </w:t>
      </w:r>
      <w:r>
        <w:t>Infrared (IR) thermal images with overlaid optical photographs show the correlation between local temperature distribution and actuator deformation. A voltage of 2.5 V is applied to the thin-film heater</w:t>
      </w:r>
      <w:r w:rsidRPr="008F2743">
        <w:t xml:space="preserve">. </w:t>
      </w:r>
      <w:r>
        <w:t>Scale bars, 5 mm.</w:t>
      </w:r>
      <w:r w:rsidRPr="008F2743">
        <w:t xml:space="preserve"> </w:t>
      </w:r>
      <w:r>
        <w:br w:type="page"/>
      </w:r>
    </w:p>
    <w:p w14:paraId="6074998C" w14:textId="77777777" w:rsidR="00D766A9" w:rsidRPr="00E80357" w:rsidRDefault="00D766A9" w:rsidP="00D766A9">
      <w:pPr>
        <w:pStyle w:val="ae"/>
        <w:jc w:val="center"/>
        <w:rPr>
          <w:b/>
          <w:bCs/>
        </w:rPr>
      </w:pPr>
      <w:r>
        <w:rPr>
          <w:noProof/>
        </w:rPr>
        <w:lastRenderedPageBreak/>
        <w:drawing>
          <wp:inline distT="0" distB="0" distL="0" distR="0" wp14:anchorId="4C21E6DB" wp14:editId="6E9EE5A0">
            <wp:extent cx="3968750" cy="3079750"/>
            <wp:effectExtent l="0" t="0" r="0" b="6350"/>
            <wp:docPr id="4433857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68750" cy="3079750"/>
                    </a:xfrm>
                    <a:prstGeom prst="rect">
                      <a:avLst/>
                    </a:prstGeom>
                    <a:noFill/>
                    <a:ln>
                      <a:noFill/>
                    </a:ln>
                  </pic:spPr>
                </pic:pic>
              </a:graphicData>
            </a:graphic>
          </wp:inline>
        </w:drawing>
      </w:r>
    </w:p>
    <w:p w14:paraId="7433711D" w14:textId="77777777" w:rsidR="00D766A9" w:rsidRDefault="00D766A9" w:rsidP="00D766A9">
      <w:pPr>
        <w:pStyle w:val="ae"/>
        <w:jc w:val="both"/>
      </w:pPr>
      <w:r w:rsidRPr="00E80357">
        <w:rPr>
          <w:b/>
          <w:bCs/>
        </w:rPr>
        <w:t>Fig</w:t>
      </w:r>
      <w:r>
        <w:rPr>
          <w:b/>
          <w:bCs/>
        </w:rPr>
        <w:t>.</w:t>
      </w:r>
      <w:r w:rsidRPr="00E80357">
        <w:rPr>
          <w:b/>
          <w:bCs/>
        </w:rPr>
        <w:t xml:space="preserve"> S</w:t>
      </w:r>
      <w:r>
        <w:rPr>
          <w:rFonts w:hint="eastAsia"/>
          <w:b/>
          <w:bCs/>
        </w:rPr>
        <w:t>10</w:t>
      </w:r>
      <w:r w:rsidRPr="00E80357">
        <w:rPr>
          <w:b/>
          <w:bCs/>
        </w:rPr>
        <w:t xml:space="preserve">. Long-term actuation stability </w:t>
      </w:r>
      <w:r w:rsidRPr="000254EB">
        <w:rPr>
          <w:b/>
          <w:bCs/>
        </w:rPr>
        <w:t>of the actuator.</w:t>
      </w:r>
      <w:r>
        <w:rPr>
          <w:b/>
          <w:bCs/>
        </w:rPr>
        <w:t xml:space="preserve"> </w:t>
      </w:r>
      <w:r>
        <w:t>Curvature remains stable over</w:t>
      </w:r>
      <w:r>
        <w:rPr>
          <w:b/>
          <w:bCs/>
        </w:rPr>
        <w:t xml:space="preserve"> </w:t>
      </w:r>
      <w:r w:rsidRPr="009348C0">
        <w:t>800 heating-cooling cycles.</w:t>
      </w:r>
      <w:r w:rsidRPr="00E80357">
        <w:t xml:space="preserve"> </w:t>
      </w:r>
      <w:r w:rsidRPr="000254EB">
        <w:t>C₀ denotes the initial curvature, and C denotes the instantaneous curvature during cycling.</w:t>
      </w:r>
    </w:p>
    <w:p w14:paraId="74875CE5"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0803A4AC" w14:textId="77777777" w:rsidR="00D766A9" w:rsidRDefault="00D766A9" w:rsidP="00D766A9">
      <w:pPr>
        <w:pStyle w:val="ae"/>
        <w:jc w:val="center"/>
        <w:rPr>
          <w:b/>
          <w:bCs/>
        </w:rPr>
      </w:pPr>
      <w:r>
        <w:rPr>
          <w:noProof/>
        </w:rPr>
        <w:lastRenderedPageBreak/>
        <w:drawing>
          <wp:inline distT="0" distB="0" distL="0" distR="0" wp14:anchorId="28C8D801" wp14:editId="3C1372F5">
            <wp:extent cx="5560695" cy="4252595"/>
            <wp:effectExtent l="0" t="0" r="1905" b="0"/>
            <wp:docPr id="5967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60695" cy="4252595"/>
                    </a:xfrm>
                    <a:prstGeom prst="rect">
                      <a:avLst/>
                    </a:prstGeom>
                    <a:noFill/>
                    <a:ln>
                      <a:noFill/>
                    </a:ln>
                  </pic:spPr>
                </pic:pic>
              </a:graphicData>
            </a:graphic>
          </wp:inline>
        </w:drawing>
      </w:r>
    </w:p>
    <w:p w14:paraId="0ED1081E" w14:textId="77777777" w:rsidR="00D766A9" w:rsidRDefault="00D766A9" w:rsidP="00D766A9">
      <w:pPr>
        <w:jc w:val="both"/>
        <w:rPr>
          <w:rFonts w:ascii="Times New Roman" w:eastAsia="宋体" w:hAnsi="Times New Roman" w:cs="Times New Roman"/>
          <w:kern w:val="0"/>
        </w:rPr>
      </w:pPr>
      <w:r w:rsidRPr="00A96448">
        <w:rPr>
          <w:rFonts w:ascii="Times New Roman" w:eastAsia="宋体" w:hAnsi="Times New Roman" w:cs="Times New Roman"/>
          <w:b/>
          <w:bCs/>
          <w:kern w:val="0"/>
        </w:rPr>
        <w:t>Fig</w:t>
      </w:r>
      <w:r>
        <w:rPr>
          <w:rFonts w:ascii="Times New Roman" w:eastAsia="宋体" w:hAnsi="Times New Roman" w:cs="Times New Roman"/>
          <w:b/>
          <w:bCs/>
          <w:kern w:val="0"/>
        </w:rPr>
        <w:t>.</w:t>
      </w:r>
      <w:r w:rsidRPr="00A96448">
        <w:rPr>
          <w:rFonts w:ascii="Times New Roman" w:eastAsia="宋体" w:hAnsi="Times New Roman" w:cs="Times New Roman"/>
          <w:b/>
          <w:bCs/>
          <w:kern w:val="0"/>
        </w:rPr>
        <w:t xml:space="preserve"> S</w:t>
      </w:r>
      <w:r>
        <w:rPr>
          <w:rFonts w:ascii="Times New Roman" w:eastAsia="宋体" w:hAnsi="Times New Roman" w:cs="Times New Roman" w:hint="eastAsia"/>
          <w:b/>
          <w:bCs/>
          <w:kern w:val="0"/>
        </w:rPr>
        <w:t>11</w:t>
      </w:r>
      <w:r>
        <w:rPr>
          <w:rFonts w:ascii="Times New Roman" w:eastAsia="宋体" w:hAnsi="Times New Roman" w:cs="Times New Roman"/>
          <w:b/>
          <w:bCs/>
          <w:kern w:val="0"/>
        </w:rPr>
        <w:t>.</w:t>
      </w:r>
      <w:r w:rsidRPr="00A96448">
        <w:rPr>
          <w:rFonts w:ascii="Times New Roman" w:eastAsia="宋体" w:hAnsi="Times New Roman" w:cs="Times New Roman"/>
          <w:b/>
          <w:bCs/>
          <w:kern w:val="0"/>
        </w:rPr>
        <w:t xml:space="preserve"> Load-bearing actuation performance of the </w:t>
      </w:r>
      <w:r w:rsidRPr="0013035C">
        <w:rPr>
          <w:rFonts w:ascii="Times New Roman" w:eastAsia="宋体" w:hAnsi="Times New Roman" w:cs="Times New Roman"/>
          <w:b/>
          <w:bCs/>
          <w:kern w:val="0"/>
        </w:rPr>
        <w:t>actuator.</w:t>
      </w:r>
      <w:r>
        <w:rPr>
          <w:rFonts w:ascii="Times New Roman" w:eastAsia="宋体" w:hAnsi="Times New Roman" w:cs="Times New Roman" w:hint="eastAsia"/>
          <w:b/>
          <w:bCs/>
          <w:kern w:val="0"/>
        </w:rPr>
        <w:t xml:space="preserve"> </w:t>
      </w:r>
      <w:r>
        <w:rPr>
          <w:rFonts w:ascii="Times New Roman" w:eastAsia="宋体" w:hAnsi="Times New Roman" w:cs="Times New Roman"/>
          <w:kern w:val="0"/>
        </w:rPr>
        <w:t>(</w:t>
      </w:r>
      <w:r w:rsidRPr="00FC404F">
        <w:rPr>
          <w:rFonts w:ascii="Times New Roman" w:eastAsia="宋体" w:hAnsi="Times New Roman" w:cs="Times New Roman"/>
          <w:b/>
          <w:bCs/>
          <w:kern w:val="0"/>
        </w:rPr>
        <w:t>A</w:t>
      </w:r>
      <w:r>
        <w:rPr>
          <w:rFonts w:ascii="Times New Roman" w:eastAsia="宋体" w:hAnsi="Times New Roman" w:cs="Times New Roman"/>
          <w:kern w:val="0"/>
        </w:rPr>
        <w:t>)</w:t>
      </w:r>
      <w:r w:rsidRPr="00A96448">
        <w:rPr>
          <w:rFonts w:ascii="Times New Roman" w:eastAsia="宋体" w:hAnsi="Times New Roman" w:cs="Times New Roman"/>
          <w:kern w:val="0"/>
        </w:rPr>
        <w:t xml:space="preserve"> Time-lapse </w:t>
      </w:r>
      <w:r>
        <w:rPr>
          <w:rFonts w:ascii="Times New Roman" w:eastAsia="宋体" w:hAnsi="Times New Roman" w:cs="Times New Roman"/>
          <w:kern w:val="0"/>
        </w:rPr>
        <w:t>images</w:t>
      </w:r>
      <w:r w:rsidRPr="00A96448">
        <w:rPr>
          <w:rFonts w:ascii="Times New Roman" w:eastAsia="宋体" w:hAnsi="Times New Roman" w:cs="Times New Roman"/>
          <w:kern w:val="0"/>
        </w:rPr>
        <w:t xml:space="preserve"> showing </w:t>
      </w:r>
      <w:r w:rsidRPr="0089481F">
        <w:rPr>
          <w:rFonts w:ascii="Times New Roman" w:eastAsia="宋体" w:hAnsi="Times New Roman" w:cs="Times New Roman"/>
          <w:kern w:val="0"/>
        </w:rPr>
        <w:t>actuator deformation under loads ranging from 0 to 0.429 g in the initial, heated, and re-cooled states</w:t>
      </w:r>
      <w:r w:rsidRPr="00A96448">
        <w:rPr>
          <w:rFonts w:ascii="Times New Roman" w:eastAsia="宋体" w:hAnsi="Times New Roman" w:cs="Times New Roman"/>
          <w:kern w:val="0"/>
        </w:rPr>
        <w:t>.</w:t>
      </w:r>
      <w:r>
        <w:rPr>
          <w:rFonts w:ascii="Times New Roman" w:eastAsia="宋体" w:hAnsi="Times New Roman" w:cs="Times New Roman" w:hint="eastAsia"/>
          <w:kern w:val="0"/>
        </w:rPr>
        <w:t xml:space="preserve"> </w:t>
      </w:r>
      <w:r>
        <w:rPr>
          <w:rFonts w:ascii="Times New Roman" w:eastAsia="宋体" w:hAnsi="Times New Roman" w:cs="Times New Roman"/>
          <w:kern w:val="0"/>
        </w:rPr>
        <w:t>(</w:t>
      </w:r>
      <w:r w:rsidRPr="00FC404F">
        <w:rPr>
          <w:rFonts w:ascii="Times New Roman" w:eastAsia="宋体" w:hAnsi="Times New Roman" w:cs="Times New Roman"/>
          <w:b/>
          <w:bCs/>
          <w:kern w:val="0"/>
        </w:rPr>
        <w:t>B</w:t>
      </w:r>
      <w:r>
        <w:rPr>
          <w:rFonts w:ascii="Times New Roman" w:eastAsia="宋体" w:hAnsi="Times New Roman" w:cs="Times New Roman"/>
          <w:kern w:val="0"/>
        </w:rPr>
        <w:t>)</w:t>
      </w:r>
      <w:r w:rsidRPr="00A96448">
        <w:rPr>
          <w:rFonts w:ascii="Times New Roman" w:eastAsia="宋体" w:hAnsi="Times New Roman" w:cs="Times New Roman"/>
          <w:kern w:val="0"/>
        </w:rPr>
        <w:t xml:space="preserve"> Schematic of recovery measurement under load. </w:t>
      </w:r>
      <w:r w:rsidRPr="0089481F">
        <w:rPr>
          <w:rFonts w:ascii="Times New Roman" w:eastAsia="宋体" w:hAnsi="Times New Roman" w:cs="Times New Roman"/>
          <w:kern w:val="0"/>
        </w:rPr>
        <w:t>H₀ denotes the initial unloaded height, H₁ the loaded height before actuation, and H₂ the height after a heating–cooling cycle</w:t>
      </w:r>
      <w:r w:rsidRPr="00A96448">
        <w:rPr>
          <w:rFonts w:ascii="Times New Roman" w:eastAsia="宋体" w:hAnsi="Times New Roman" w:cs="Times New Roman"/>
          <w:kern w:val="0"/>
        </w:rPr>
        <w:t>.</w:t>
      </w:r>
      <w:r>
        <w:rPr>
          <w:rFonts w:ascii="Times New Roman" w:eastAsia="宋体" w:hAnsi="Times New Roman" w:cs="Times New Roman" w:hint="eastAsia"/>
          <w:kern w:val="0"/>
        </w:rPr>
        <w:t xml:space="preserve"> </w:t>
      </w:r>
      <w:r>
        <w:rPr>
          <w:rFonts w:ascii="Times New Roman" w:eastAsia="宋体" w:hAnsi="Times New Roman" w:cs="Times New Roman"/>
          <w:kern w:val="0"/>
        </w:rPr>
        <w:t>(</w:t>
      </w:r>
      <w:r w:rsidRPr="00FC404F">
        <w:rPr>
          <w:rFonts w:ascii="Times New Roman" w:eastAsia="宋体" w:hAnsi="Times New Roman" w:cs="Times New Roman"/>
          <w:b/>
          <w:bCs/>
          <w:kern w:val="0"/>
        </w:rPr>
        <w:t>C</w:t>
      </w:r>
      <w:r>
        <w:rPr>
          <w:rFonts w:ascii="Times New Roman" w:eastAsia="宋体" w:hAnsi="Times New Roman" w:cs="Times New Roman"/>
          <w:kern w:val="0"/>
        </w:rPr>
        <w:t>)</w:t>
      </w:r>
      <w:r w:rsidRPr="00A96448">
        <w:rPr>
          <w:rFonts w:ascii="Times New Roman" w:eastAsia="宋体" w:hAnsi="Times New Roman" w:cs="Times New Roman"/>
          <w:kern w:val="0"/>
        </w:rPr>
        <w:t xml:space="preserve"> </w:t>
      </w:r>
      <w:r>
        <w:rPr>
          <w:rFonts w:ascii="Times New Roman" w:eastAsia="宋体" w:hAnsi="Times New Roman" w:cs="Times New Roman"/>
          <w:kern w:val="0"/>
        </w:rPr>
        <w:t>N</w:t>
      </w:r>
      <w:r w:rsidRPr="00A96448">
        <w:rPr>
          <w:rFonts w:ascii="Times New Roman" w:eastAsia="宋体" w:hAnsi="Times New Roman" w:cs="Times New Roman"/>
          <w:kern w:val="0"/>
        </w:rPr>
        <w:t>ormalized tip</w:t>
      </w:r>
      <w:r>
        <w:rPr>
          <w:rFonts w:ascii="Times New Roman" w:eastAsia="宋体" w:hAnsi="Times New Roman" w:cs="Times New Roman"/>
          <w:kern w:val="0"/>
        </w:rPr>
        <w:t xml:space="preserve"> displacement</w:t>
      </w:r>
      <w:r w:rsidRPr="00A96448">
        <w:rPr>
          <w:rFonts w:ascii="Times New Roman" w:eastAsia="宋体" w:hAnsi="Times New Roman" w:cs="Times New Roman"/>
          <w:kern w:val="0"/>
        </w:rPr>
        <w:t xml:space="preserve"> as a function of applied load.</w:t>
      </w:r>
      <w:r>
        <w:rPr>
          <w:rFonts w:ascii="Times New Roman" w:eastAsia="宋体" w:hAnsi="Times New Roman" w:cs="Times New Roman" w:hint="eastAsia"/>
          <w:kern w:val="0"/>
        </w:rPr>
        <w:t xml:space="preserve"> Scale bar</w:t>
      </w:r>
      <w:r>
        <w:rPr>
          <w:rFonts w:ascii="Times New Roman" w:eastAsia="宋体" w:hAnsi="Times New Roman" w:cs="Times New Roman"/>
          <w:kern w:val="0"/>
        </w:rPr>
        <w:t>s,</w:t>
      </w:r>
      <w:r>
        <w:rPr>
          <w:rFonts w:ascii="Times New Roman" w:eastAsia="宋体" w:hAnsi="Times New Roman" w:cs="Times New Roman" w:hint="eastAsia"/>
          <w:kern w:val="0"/>
        </w:rPr>
        <w:t xml:space="preserve"> 1 cm. </w:t>
      </w:r>
    </w:p>
    <w:p w14:paraId="04313221" w14:textId="77777777" w:rsidR="00D766A9" w:rsidRDefault="00D766A9" w:rsidP="00D766A9">
      <w:pPr>
        <w:jc w:val="both"/>
        <w:rPr>
          <w:rFonts w:ascii="Times New Roman" w:eastAsia="宋体" w:hAnsi="Times New Roman" w:cs="Times New Roman"/>
          <w:kern w:val="0"/>
        </w:rPr>
      </w:pPr>
      <w:r>
        <w:rPr>
          <w:rFonts w:ascii="Times New Roman" w:eastAsia="宋体" w:hAnsi="Times New Roman" w:cs="Times New Roman"/>
          <w:kern w:val="0"/>
        </w:rPr>
        <w:br w:type="page"/>
      </w:r>
    </w:p>
    <w:p w14:paraId="6E5CDD8C" w14:textId="77777777" w:rsidR="00D766A9" w:rsidRDefault="00D766A9" w:rsidP="00D766A9">
      <w:pPr>
        <w:pStyle w:val="ae"/>
        <w:jc w:val="center"/>
      </w:pPr>
      <w:r>
        <w:rPr>
          <w:noProof/>
        </w:rPr>
        <w:lastRenderedPageBreak/>
        <w:drawing>
          <wp:inline distT="0" distB="0" distL="0" distR="0" wp14:anchorId="512DFD9D" wp14:editId="387EAC25">
            <wp:extent cx="5731510" cy="4375150"/>
            <wp:effectExtent l="0" t="0" r="2540" b="6350"/>
            <wp:docPr id="693167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4375150"/>
                    </a:xfrm>
                    <a:prstGeom prst="rect">
                      <a:avLst/>
                    </a:prstGeom>
                    <a:noFill/>
                    <a:ln>
                      <a:noFill/>
                    </a:ln>
                  </pic:spPr>
                </pic:pic>
              </a:graphicData>
            </a:graphic>
          </wp:inline>
        </w:drawing>
      </w:r>
    </w:p>
    <w:p w14:paraId="7BAC4196" w14:textId="77777777" w:rsidR="00D766A9" w:rsidRDefault="00D766A9" w:rsidP="00D766A9">
      <w:pPr>
        <w:pStyle w:val="ae"/>
        <w:jc w:val="both"/>
      </w:pPr>
      <w:r w:rsidRPr="0042271D">
        <w:rPr>
          <w:rFonts w:hint="eastAsia"/>
          <w:b/>
          <w:bCs/>
        </w:rPr>
        <w:t>Fig</w:t>
      </w:r>
      <w:r>
        <w:rPr>
          <w:b/>
          <w:bCs/>
        </w:rPr>
        <w:t>.</w:t>
      </w:r>
      <w:r w:rsidRPr="0042271D">
        <w:rPr>
          <w:rFonts w:hint="eastAsia"/>
          <w:b/>
          <w:bCs/>
        </w:rPr>
        <w:t xml:space="preserve"> S</w:t>
      </w:r>
      <w:r>
        <w:rPr>
          <w:rFonts w:hint="eastAsia"/>
          <w:b/>
          <w:bCs/>
        </w:rPr>
        <w:t>12</w:t>
      </w:r>
      <w:r w:rsidRPr="0042271D">
        <w:rPr>
          <w:rFonts w:hint="eastAsia"/>
          <w:b/>
          <w:bCs/>
        </w:rPr>
        <w:t xml:space="preserve">. </w:t>
      </w:r>
      <w:r w:rsidRPr="0042271D">
        <w:rPr>
          <w:b/>
          <w:bCs/>
        </w:rPr>
        <w:t>Shape</w:t>
      </w:r>
      <w:r>
        <w:rPr>
          <w:b/>
          <w:bCs/>
        </w:rPr>
        <w:t xml:space="preserve"> </w:t>
      </w:r>
      <w:r w:rsidRPr="0042271D">
        <w:rPr>
          <w:b/>
          <w:bCs/>
        </w:rPr>
        <w:t xml:space="preserve">recovery of the </w:t>
      </w:r>
      <w:r w:rsidRPr="00735ACD">
        <w:rPr>
          <w:b/>
          <w:bCs/>
        </w:rPr>
        <w:t>PDMS–SMA</w:t>
      </w:r>
      <w:r>
        <w:rPr>
          <w:b/>
          <w:bCs/>
        </w:rPr>
        <w:t xml:space="preserve"> </w:t>
      </w:r>
      <w:r>
        <w:rPr>
          <w:rFonts w:hint="eastAsia"/>
          <w:b/>
          <w:bCs/>
        </w:rPr>
        <w:t>actuator</w:t>
      </w:r>
      <w:r w:rsidRPr="0042271D">
        <w:rPr>
          <w:b/>
          <w:bCs/>
        </w:rPr>
        <w:t xml:space="preserve"> under extreme deformations.</w:t>
      </w:r>
      <w:r w:rsidRPr="0042271D">
        <w:t xml:space="preserve"> </w:t>
      </w:r>
      <w:r>
        <w:t>(</w:t>
      </w:r>
      <w:r w:rsidRPr="00310CA6">
        <w:rPr>
          <w:b/>
          <w:bCs/>
        </w:rPr>
        <w:t>A</w:t>
      </w:r>
      <w:r>
        <w:t>)</w:t>
      </w:r>
      <w:r w:rsidRPr="0042271D">
        <w:t xml:space="preserve"> </w:t>
      </w:r>
      <w:r>
        <w:t>Schematic of reversible actuation following extreme deformations (rolled, folded, and twisted). Heating restores the actuator to its straight configuration, and cooling returns it to the bent state. (</w:t>
      </w:r>
      <w:r w:rsidRPr="00FC404F">
        <w:rPr>
          <w:b/>
          <w:bCs/>
        </w:rPr>
        <w:t>B</w:t>
      </w:r>
      <w:r>
        <w:t xml:space="preserve"> to </w:t>
      </w:r>
      <w:r w:rsidRPr="00FC404F">
        <w:rPr>
          <w:b/>
          <w:bCs/>
        </w:rPr>
        <w:t>D</w:t>
      </w:r>
      <w:r>
        <w:t>)</w:t>
      </w:r>
      <w:r w:rsidRPr="0042271D">
        <w:t xml:space="preserve"> </w:t>
      </w:r>
      <w:r>
        <w:t>Time-lapse images showing recovery from rolled (</w:t>
      </w:r>
      <w:r>
        <w:rPr>
          <w:rStyle w:val="af9"/>
        </w:rPr>
        <w:t>B</w:t>
      </w:r>
      <w:r>
        <w:t>), folded (</w:t>
      </w:r>
      <w:r>
        <w:rPr>
          <w:rStyle w:val="af9"/>
        </w:rPr>
        <w:t>C</w:t>
      </w:r>
      <w:r>
        <w:t>), and twisted (</w:t>
      </w:r>
      <w:r>
        <w:rPr>
          <w:rStyle w:val="af9"/>
        </w:rPr>
        <w:t>D</w:t>
      </w:r>
      <w:r>
        <w:t>) configurations</w:t>
      </w:r>
      <w:r w:rsidRPr="0042271D">
        <w:t>.</w:t>
      </w:r>
      <w:r>
        <w:rPr>
          <w:rFonts w:hint="eastAsia"/>
        </w:rPr>
        <w:t xml:space="preserve"> Scale bar</w:t>
      </w:r>
      <w:r>
        <w:t>s,</w:t>
      </w:r>
      <w:r>
        <w:rPr>
          <w:rFonts w:hint="eastAsia"/>
        </w:rPr>
        <w:t xml:space="preserve"> 5</w:t>
      </w:r>
      <w:r>
        <w:t xml:space="preserve"> </w:t>
      </w:r>
      <w:r>
        <w:rPr>
          <w:rFonts w:hint="eastAsia"/>
        </w:rPr>
        <w:t>mm.</w:t>
      </w:r>
    </w:p>
    <w:p w14:paraId="1A5D0FE8"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7F37E6DB" w14:textId="77777777" w:rsidR="00D766A9" w:rsidRDefault="00D766A9" w:rsidP="00D766A9">
      <w:pPr>
        <w:pStyle w:val="ae"/>
        <w:jc w:val="center"/>
      </w:pPr>
      <w:r>
        <w:rPr>
          <w:noProof/>
        </w:rPr>
        <w:lastRenderedPageBreak/>
        <w:drawing>
          <wp:inline distT="0" distB="0" distL="0" distR="0" wp14:anchorId="5475466C" wp14:editId="321B7979">
            <wp:extent cx="2705100" cy="1295400"/>
            <wp:effectExtent l="0" t="0" r="0" b="0"/>
            <wp:docPr id="1197931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705100" cy="1295400"/>
                    </a:xfrm>
                    <a:prstGeom prst="rect">
                      <a:avLst/>
                    </a:prstGeom>
                    <a:noFill/>
                    <a:ln>
                      <a:noFill/>
                    </a:ln>
                  </pic:spPr>
                </pic:pic>
              </a:graphicData>
            </a:graphic>
          </wp:inline>
        </w:drawing>
      </w:r>
    </w:p>
    <w:p w14:paraId="1EA06CE0" w14:textId="77777777" w:rsidR="00D766A9" w:rsidRDefault="00D766A9" w:rsidP="00D766A9">
      <w:pPr>
        <w:pStyle w:val="ae"/>
        <w:jc w:val="both"/>
      </w:pPr>
      <w:r w:rsidRPr="004768D9">
        <w:rPr>
          <w:rFonts w:hint="eastAsia"/>
          <w:b/>
          <w:bCs/>
        </w:rPr>
        <w:t>Fig</w:t>
      </w:r>
      <w:r>
        <w:rPr>
          <w:b/>
          <w:bCs/>
        </w:rPr>
        <w:t>.</w:t>
      </w:r>
      <w:r w:rsidRPr="004768D9">
        <w:rPr>
          <w:rFonts w:hint="eastAsia"/>
          <w:b/>
          <w:bCs/>
        </w:rPr>
        <w:t xml:space="preserve"> S13. </w:t>
      </w:r>
      <w:r w:rsidRPr="004768D9">
        <w:rPr>
          <w:b/>
          <w:bCs/>
        </w:rPr>
        <w:t xml:space="preserve">Opening and closing geometry of </w:t>
      </w:r>
      <w:r>
        <w:rPr>
          <w:b/>
          <w:bCs/>
        </w:rPr>
        <w:t>the</w:t>
      </w:r>
      <w:r w:rsidRPr="004768D9">
        <w:rPr>
          <w:b/>
          <w:bCs/>
        </w:rPr>
        <w:t xml:space="preserve"> four-</w:t>
      </w:r>
      <w:r w:rsidRPr="004768D9">
        <w:rPr>
          <w:rFonts w:hint="eastAsia"/>
          <w:b/>
          <w:bCs/>
        </w:rPr>
        <w:t>actuator</w:t>
      </w:r>
      <w:r w:rsidRPr="004768D9">
        <w:rPr>
          <w:b/>
          <w:bCs/>
        </w:rPr>
        <w:t xml:space="preserve"> </w:t>
      </w:r>
      <w:r w:rsidRPr="004768D9">
        <w:rPr>
          <w:rFonts w:hint="eastAsia"/>
          <w:b/>
          <w:bCs/>
        </w:rPr>
        <w:t>array</w:t>
      </w:r>
      <w:r w:rsidRPr="004768D9">
        <w:rPr>
          <w:b/>
          <w:bCs/>
        </w:rPr>
        <w:t>.</w:t>
      </w:r>
      <w:r w:rsidRPr="004768D9">
        <w:rPr>
          <w:rFonts w:hint="eastAsia"/>
          <w:b/>
          <w:bCs/>
        </w:rPr>
        <w:t xml:space="preserve"> </w:t>
      </w:r>
      <w:r>
        <w:t>(</w:t>
      </w:r>
      <w:r w:rsidRPr="00FC404F">
        <w:rPr>
          <w:b/>
          <w:bCs/>
        </w:rPr>
        <w:t>A</w:t>
      </w:r>
      <w:r>
        <w:t>)</w:t>
      </w:r>
      <w:r w:rsidRPr="00934DF6">
        <w:t xml:space="preserve"> </w:t>
      </w:r>
      <w:r>
        <w:t>Photograph of the array in the open state, showing radially distributed actuators forming a cross-shaped configuration. (</w:t>
      </w:r>
      <w:r w:rsidRPr="00FC404F">
        <w:rPr>
          <w:b/>
          <w:bCs/>
        </w:rPr>
        <w:t>B</w:t>
      </w:r>
      <w:r>
        <w:t>)</w:t>
      </w:r>
      <w:r w:rsidRPr="00F45046">
        <w:t xml:space="preserve"> </w:t>
      </w:r>
      <w:r>
        <w:t>Tip-to-center distance (equivalent radius) of each actuator (1–4) in open and closed states</w:t>
      </w:r>
      <w:r w:rsidRPr="00F45046">
        <w:t xml:space="preserve">. Error bars represent the s.d. of the mean from 3 tests.  </w:t>
      </w:r>
    </w:p>
    <w:p w14:paraId="0B7D9708"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6C17D696" w14:textId="77777777" w:rsidR="00D766A9" w:rsidRDefault="00D766A9" w:rsidP="00D766A9">
      <w:pPr>
        <w:pStyle w:val="ae"/>
        <w:jc w:val="center"/>
      </w:pPr>
      <w:r>
        <w:rPr>
          <w:noProof/>
        </w:rPr>
        <w:lastRenderedPageBreak/>
        <w:drawing>
          <wp:inline distT="0" distB="0" distL="0" distR="0" wp14:anchorId="630FE16F" wp14:editId="73484E4A">
            <wp:extent cx="5731510" cy="3331845"/>
            <wp:effectExtent l="0" t="0" r="2540" b="1905"/>
            <wp:docPr id="1119053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331845"/>
                    </a:xfrm>
                    <a:prstGeom prst="rect">
                      <a:avLst/>
                    </a:prstGeom>
                    <a:noFill/>
                    <a:ln>
                      <a:noFill/>
                    </a:ln>
                  </pic:spPr>
                </pic:pic>
              </a:graphicData>
            </a:graphic>
          </wp:inline>
        </w:drawing>
      </w:r>
    </w:p>
    <w:p w14:paraId="699019AC" w14:textId="77777777" w:rsidR="00D766A9" w:rsidRDefault="00D766A9" w:rsidP="00D766A9">
      <w:pPr>
        <w:pStyle w:val="ae"/>
        <w:jc w:val="both"/>
        <w:rPr>
          <w:b/>
          <w:bCs/>
        </w:rPr>
      </w:pPr>
      <w:r w:rsidRPr="005714AC">
        <w:rPr>
          <w:rFonts w:hint="eastAsia"/>
          <w:b/>
          <w:bCs/>
        </w:rPr>
        <w:t>Fig</w:t>
      </w:r>
      <w:r>
        <w:rPr>
          <w:b/>
          <w:bCs/>
        </w:rPr>
        <w:t>.</w:t>
      </w:r>
      <w:r w:rsidRPr="005714AC">
        <w:rPr>
          <w:rFonts w:hint="eastAsia"/>
          <w:b/>
          <w:bCs/>
        </w:rPr>
        <w:t xml:space="preserve"> S</w:t>
      </w:r>
      <w:r>
        <w:rPr>
          <w:rFonts w:hint="eastAsia"/>
          <w:b/>
          <w:bCs/>
        </w:rPr>
        <w:t>14</w:t>
      </w:r>
      <w:r w:rsidRPr="005714AC">
        <w:rPr>
          <w:rFonts w:hint="eastAsia"/>
          <w:b/>
          <w:bCs/>
        </w:rPr>
        <w:t xml:space="preserve">. </w:t>
      </w:r>
      <w:r>
        <w:rPr>
          <w:b/>
          <w:bCs/>
        </w:rPr>
        <w:t>F</w:t>
      </w:r>
      <w:r w:rsidRPr="00CA1268">
        <w:rPr>
          <w:b/>
          <w:bCs/>
        </w:rPr>
        <w:t>abrication and assembly of the actuator–hydrogel interface.</w:t>
      </w:r>
      <w:r>
        <w:rPr>
          <w:b/>
          <w:bCs/>
        </w:rPr>
        <w:t xml:space="preserve"> </w:t>
      </w:r>
      <w:r w:rsidRPr="009348C0">
        <w:t>Process schematic showing PDMS–SMA bilayer formation and hydrogel electrode integration.</w:t>
      </w:r>
    </w:p>
    <w:p w14:paraId="5835CBF3" w14:textId="77777777" w:rsidR="00D766A9" w:rsidRDefault="00D766A9" w:rsidP="00D766A9">
      <w:pPr>
        <w:jc w:val="both"/>
        <w:rPr>
          <w:rFonts w:ascii="Times New Roman" w:eastAsia="宋体" w:hAnsi="Times New Roman" w:cs="Times New Roman"/>
          <w:b/>
          <w:bCs/>
          <w:kern w:val="0"/>
        </w:rPr>
      </w:pPr>
      <w:r>
        <w:rPr>
          <w:rFonts w:ascii="Times New Roman" w:hAnsi="Times New Roman" w:cs="Times New Roman"/>
          <w:b/>
          <w:bCs/>
        </w:rPr>
        <w:br w:type="page"/>
      </w:r>
    </w:p>
    <w:p w14:paraId="22DE1BC5" w14:textId="77777777" w:rsidR="00D766A9" w:rsidRDefault="00D766A9" w:rsidP="00D766A9">
      <w:pPr>
        <w:pStyle w:val="ae"/>
        <w:jc w:val="center"/>
      </w:pPr>
      <w:r>
        <w:rPr>
          <w:noProof/>
        </w:rPr>
        <w:lastRenderedPageBreak/>
        <w:drawing>
          <wp:inline distT="0" distB="0" distL="0" distR="0" wp14:anchorId="37F06D76" wp14:editId="0165C68C">
            <wp:extent cx="1433195" cy="1249045"/>
            <wp:effectExtent l="0" t="0" r="0" b="8255"/>
            <wp:docPr id="9250301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433195" cy="1249045"/>
                    </a:xfrm>
                    <a:prstGeom prst="rect">
                      <a:avLst/>
                    </a:prstGeom>
                    <a:noFill/>
                    <a:ln>
                      <a:noFill/>
                    </a:ln>
                  </pic:spPr>
                </pic:pic>
              </a:graphicData>
            </a:graphic>
          </wp:inline>
        </w:drawing>
      </w:r>
    </w:p>
    <w:p w14:paraId="3DDC1D06" w14:textId="77777777" w:rsidR="00D766A9" w:rsidRDefault="00D766A9" w:rsidP="00D766A9">
      <w:pPr>
        <w:pStyle w:val="ae"/>
        <w:jc w:val="both"/>
      </w:pPr>
      <w:r w:rsidRPr="00F756E1">
        <w:rPr>
          <w:b/>
          <w:bCs/>
        </w:rPr>
        <w:t>Fig</w:t>
      </w:r>
      <w:r>
        <w:rPr>
          <w:b/>
          <w:bCs/>
        </w:rPr>
        <w:t>.</w:t>
      </w:r>
      <w:r w:rsidRPr="00F756E1">
        <w:rPr>
          <w:b/>
          <w:bCs/>
        </w:rPr>
        <w:t xml:space="preserve"> S</w:t>
      </w:r>
      <w:r>
        <w:rPr>
          <w:rFonts w:hint="eastAsia"/>
          <w:b/>
          <w:bCs/>
        </w:rPr>
        <w:t>1</w:t>
      </w:r>
      <w:r w:rsidRPr="00F756E1">
        <w:rPr>
          <w:b/>
          <w:bCs/>
        </w:rPr>
        <w:t xml:space="preserve">5. Interfacial </w:t>
      </w:r>
      <w:r>
        <w:rPr>
          <w:b/>
          <w:bCs/>
        </w:rPr>
        <w:t>adhesion</w:t>
      </w:r>
      <w:r w:rsidRPr="00F756E1">
        <w:rPr>
          <w:b/>
          <w:bCs/>
        </w:rPr>
        <w:t xml:space="preserve"> between Au substrate and WR-IC-PAAm hydrogel.</w:t>
      </w:r>
      <w:r w:rsidRPr="00F756E1">
        <w:t xml:space="preserve"> </w:t>
      </w:r>
      <w:r>
        <w:t>Toughness increases with displacement and plateaus at ~140–150 N·m⁻¹, indicating robust interfacial bonding.</w:t>
      </w:r>
    </w:p>
    <w:p w14:paraId="40523B75" w14:textId="77777777" w:rsidR="00D766A9" w:rsidRPr="00911DEA" w:rsidRDefault="00D766A9" w:rsidP="00D766A9">
      <w:pPr>
        <w:jc w:val="both"/>
        <w:rPr>
          <w:rFonts w:ascii="Times New Roman" w:eastAsia="宋体" w:hAnsi="Times New Roman" w:cs="Times New Roman"/>
          <w:kern w:val="0"/>
        </w:rPr>
      </w:pPr>
      <w:r>
        <w:rPr>
          <w:rFonts w:ascii="Times New Roman" w:hAnsi="Times New Roman" w:cs="Times New Roman"/>
          <w:b/>
          <w:bCs/>
        </w:rPr>
        <w:br w:type="page"/>
      </w:r>
    </w:p>
    <w:p w14:paraId="2DBFCDE6" w14:textId="77777777" w:rsidR="00D766A9" w:rsidRDefault="00D766A9" w:rsidP="00D766A9">
      <w:pPr>
        <w:pStyle w:val="ae"/>
        <w:jc w:val="center"/>
        <w:rPr>
          <w:b/>
          <w:bCs/>
        </w:rPr>
      </w:pPr>
      <w:r>
        <w:rPr>
          <w:noProof/>
        </w:rPr>
        <w:lastRenderedPageBreak/>
        <w:drawing>
          <wp:inline distT="0" distB="0" distL="0" distR="0" wp14:anchorId="3AED829A" wp14:editId="121316FE">
            <wp:extent cx="2995930" cy="2688590"/>
            <wp:effectExtent l="0" t="0" r="0" b="0"/>
            <wp:docPr id="10625440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95930" cy="2688590"/>
                    </a:xfrm>
                    <a:prstGeom prst="rect">
                      <a:avLst/>
                    </a:prstGeom>
                    <a:noFill/>
                    <a:ln>
                      <a:noFill/>
                    </a:ln>
                  </pic:spPr>
                </pic:pic>
              </a:graphicData>
            </a:graphic>
          </wp:inline>
        </w:drawing>
      </w:r>
    </w:p>
    <w:p w14:paraId="324AB497" w14:textId="77777777" w:rsidR="00D766A9" w:rsidRDefault="00D766A9" w:rsidP="00D766A9">
      <w:pPr>
        <w:pStyle w:val="ae"/>
        <w:jc w:val="both"/>
      </w:pPr>
      <w:r>
        <w:rPr>
          <w:b/>
          <w:bCs/>
        </w:rPr>
        <w:t>Fig. S</w:t>
      </w:r>
      <w:r>
        <w:rPr>
          <w:rFonts w:hint="eastAsia"/>
          <w:b/>
          <w:bCs/>
        </w:rPr>
        <w:t>16</w:t>
      </w:r>
      <w:r>
        <w:rPr>
          <w:b/>
          <w:bCs/>
        </w:rPr>
        <w:t xml:space="preserve">. </w:t>
      </w:r>
      <w:r w:rsidRPr="00F5529E">
        <w:rPr>
          <w:b/>
          <w:bCs/>
        </w:rPr>
        <w:t>Effect of LiCl on water</w:t>
      </w:r>
      <w:r>
        <w:rPr>
          <w:b/>
          <w:bCs/>
        </w:rPr>
        <w:t xml:space="preserve"> </w:t>
      </w:r>
      <w:r w:rsidRPr="00F5529E">
        <w:rPr>
          <w:b/>
          <w:bCs/>
        </w:rPr>
        <w:t>retention of WR-IC-PAAm hydrogel.</w:t>
      </w:r>
      <w:r>
        <w:t xml:space="preserve"> (</w:t>
      </w:r>
      <w:r w:rsidRPr="00FC404F">
        <w:rPr>
          <w:b/>
          <w:bCs/>
        </w:rPr>
        <w:t>A</w:t>
      </w:r>
      <w:r>
        <w:t xml:space="preserve"> and </w:t>
      </w:r>
      <w:r w:rsidRPr="00FC404F">
        <w:rPr>
          <w:b/>
          <w:bCs/>
        </w:rPr>
        <w:t>B</w:t>
      </w:r>
      <w:r>
        <w:t>)</w:t>
      </w:r>
      <w:r w:rsidRPr="00F5529E">
        <w:t xml:space="preserve"> Weight retention (</w:t>
      </w:r>
      <w:r>
        <w:t>A</w:t>
      </w:r>
      <w:r w:rsidRPr="00F5529E">
        <w:t>) and water content (</w:t>
      </w:r>
      <w:r>
        <w:t>B</w:t>
      </w:r>
      <w:r w:rsidRPr="00F5529E">
        <w:t xml:space="preserve">) of the </w:t>
      </w:r>
      <w:r>
        <w:t>hydrogels</w:t>
      </w:r>
      <w:r w:rsidRPr="00F5529E">
        <w:t xml:space="preserve"> with and without LiCl during 7-day storage at 25 °C. </w:t>
      </w:r>
      <w:r>
        <w:t>(</w:t>
      </w:r>
      <w:r w:rsidRPr="00FC404F">
        <w:rPr>
          <w:b/>
          <w:bCs/>
        </w:rPr>
        <w:t>C</w:t>
      </w:r>
      <w:r>
        <w:t xml:space="preserve"> and </w:t>
      </w:r>
      <w:r w:rsidRPr="00FC404F">
        <w:rPr>
          <w:b/>
          <w:bCs/>
        </w:rPr>
        <w:t>D</w:t>
      </w:r>
      <w:r>
        <w:t>)</w:t>
      </w:r>
      <w:r w:rsidRPr="00F5529E">
        <w:t xml:space="preserve"> Weight </w:t>
      </w:r>
      <w:r w:rsidRPr="00AB10EA">
        <w:t>retention (</w:t>
      </w:r>
      <w:r w:rsidRPr="009348C0">
        <w:t>C</w:t>
      </w:r>
      <w:r w:rsidRPr="00AB10EA">
        <w:t>) and water content (</w:t>
      </w:r>
      <w:r w:rsidRPr="009348C0">
        <w:t>D</w:t>
      </w:r>
      <w:r w:rsidRPr="00AB10EA">
        <w:t xml:space="preserve">) </w:t>
      </w:r>
      <w:r w:rsidRPr="00F5529E">
        <w:t>during 7-day storage at 37 °C. Error bars represent the s.d. of the mean from 4 samples.</w:t>
      </w:r>
    </w:p>
    <w:p w14:paraId="76FEDBFE"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2A4AA8FE" w14:textId="77777777" w:rsidR="00D766A9" w:rsidRPr="00104EF4" w:rsidRDefault="00D766A9" w:rsidP="00D766A9">
      <w:pPr>
        <w:pStyle w:val="ae"/>
        <w:jc w:val="center"/>
        <w:rPr>
          <w:b/>
          <w:bCs/>
        </w:rPr>
      </w:pPr>
      <w:r>
        <w:rPr>
          <w:noProof/>
        </w:rPr>
        <w:lastRenderedPageBreak/>
        <w:drawing>
          <wp:inline distT="0" distB="0" distL="0" distR="0" wp14:anchorId="66656C80" wp14:editId="5C0068E7">
            <wp:extent cx="3027045" cy="1288415"/>
            <wp:effectExtent l="0" t="0" r="1905" b="6985"/>
            <wp:docPr id="7732432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27045" cy="1288415"/>
                    </a:xfrm>
                    <a:prstGeom prst="rect">
                      <a:avLst/>
                    </a:prstGeom>
                    <a:noFill/>
                    <a:ln>
                      <a:noFill/>
                    </a:ln>
                  </pic:spPr>
                </pic:pic>
              </a:graphicData>
            </a:graphic>
          </wp:inline>
        </w:drawing>
      </w:r>
    </w:p>
    <w:p w14:paraId="0D41ECB9" w14:textId="77777777" w:rsidR="00D766A9" w:rsidRDefault="00D766A9" w:rsidP="00D766A9">
      <w:pPr>
        <w:pStyle w:val="ae"/>
        <w:jc w:val="both"/>
      </w:pPr>
      <w:r>
        <w:rPr>
          <w:b/>
          <w:bCs/>
        </w:rPr>
        <w:t>Fig. S</w:t>
      </w:r>
      <w:r>
        <w:rPr>
          <w:rFonts w:hint="eastAsia"/>
          <w:b/>
          <w:bCs/>
        </w:rPr>
        <w:t>17</w:t>
      </w:r>
      <w:r>
        <w:rPr>
          <w:b/>
          <w:bCs/>
        </w:rPr>
        <w:t xml:space="preserve">. </w:t>
      </w:r>
      <w:r w:rsidRPr="00580ACD">
        <w:rPr>
          <w:b/>
          <w:bCs/>
        </w:rPr>
        <w:t xml:space="preserve">Effect of LiCl concentration on </w:t>
      </w:r>
      <w:r>
        <w:rPr>
          <w:b/>
          <w:bCs/>
        </w:rPr>
        <w:t>e</w:t>
      </w:r>
      <w:r w:rsidRPr="006B2ED5">
        <w:rPr>
          <w:b/>
          <w:bCs/>
        </w:rPr>
        <w:t>lectrode-skin impedance of WR-IC-PAAm hydrogel.</w:t>
      </w:r>
      <w:r w:rsidRPr="006B2ED5">
        <w:t xml:space="preserve"> </w:t>
      </w:r>
      <w:r>
        <w:t>(</w:t>
      </w:r>
      <w:r w:rsidRPr="00FC404F">
        <w:rPr>
          <w:b/>
          <w:bCs/>
        </w:rPr>
        <w:t>A</w:t>
      </w:r>
      <w:r>
        <w:t xml:space="preserve"> and </w:t>
      </w:r>
      <w:r w:rsidRPr="00FC404F">
        <w:rPr>
          <w:b/>
          <w:bCs/>
        </w:rPr>
        <w:t>B</w:t>
      </w:r>
      <w:r>
        <w:t>)</w:t>
      </w:r>
      <w:r w:rsidRPr="006B2ED5">
        <w:t xml:space="preserve"> </w:t>
      </w:r>
      <w:r>
        <w:t>E</w:t>
      </w:r>
      <w:r w:rsidRPr="006B2ED5">
        <w:t>lectrode-skin impedance (</w:t>
      </w:r>
      <w:r>
        <w:t>A</w:t>
      </w:r>
      <w:r w:rsidRPr="006B2ED5">
        <w:t>) and phase angle (</w:t>
      </w:r>
      <w:r>
        <w:t>B</w:t>
      </w:r>
      <w:r w:rsidRPr="006B2ED5">
        <w:t>) as a function of frequency (1</w:t>
      </w:r>
      <w:r>
        <w:t>–</w:t>
      </w:r>
      <w:r w:rsidRPr="006B2ED5">
        <w:t>1</w:t>
      </w:r>
      <w:r>
        <w:t xml:space="preserve">000 </w:t>
      </w:r>
      <w:r w:rsidRPr="006B2ED5">
        <w:t xml:space="preserve">Hz) for </w:t>
      </w:r>
      <w:r>
        <w:t>hydrogels</w:t>
      </w:r>
      <w:r w:rsidRPr="006B2ED5">
        <w:t xml:space="preserve"> prepared </w:t>
      </w:r>
      <w:r>
        <w:t>with</w:t>
      </w:r>
      <w:r w:rsidRPr="003150AF">
        <w:t xml:space="preserve"> 0–5 </w:t>
      </w:r>
      <w:r w:rsidRPr="003150AF">
        <w:rPr>
          <w:rFonts w:hint="eastAsia"/>
        </w:rPr>
        <w:t>M</w:t>
      </w:r>
      <w:r w:rsidRPr="003150AF">
        <w:t xml:space="preserve"> LiCl</w:t>
      </w:r>
      <w:r w:rsidRPr="006B2ED5">
        <w:t>.</w:t>
      </w:r>
      <w:r>
        <w:t xml:space="preserve"> </w:t>
      </w:r>
      <w:r>
        <w:rPr>
          <w:rFonts w:hint="eastAsia"/>
        </w:rPr>
        <w:t>Solid l</w:t>
      </w:r>
      <w:r w:rsidRPr="00902433">
        <w:t>ines represent the mean</w:t>
      </w:r>
      <w:r>
        <w:rPr>
          <w:rFonts w:hint="eastAsia"/>
        </w:rPr>
        <w:t xml:space="preserve"> and </w:t>
      </w:r>
      <w:r w:rsidRPr="00902433">
        <w:t xml:space="preserve">shaded areas indicate ± s.d. </w:t>
      </w:r>
      <w:r>
        <w:rPr>
          <w:rFonts w:hint="eastAsia"/>
        </w:rPr>
        <w:t>from 8 tests</w:t>
      </w:r>
      <w:r w:rsidRPr="00902433">
        <w:t>.</w:t>
      </w:r>
      <w:r>
        <w:br w:type="page"/>
      </w:r>
    </w:p>
    <w:p w14:paraId="35231D85" w14:textId="77777777" w:rsidR="00D766A9" w:rsidRDefault="00D766A9" w:rsidP="00D766A9">
      <w:pPr>
        <w:pStyle w:val="ae"/>
        <w:jc w:val="center"/>
        <w:rPr>
          <w:b/>
          <w:bCs/>
        </w:rPr>
      </w:pPr>
      <w:r>
        <w:rPr>
          <w:noProof/>
        </w:rPr>
        <w:lastRenderedPageBreak/>
        <w:drawing>
          <wp:inline distT="0" distB="0" distL="0" distR="0" wp14:anchorId="16C5502B" wp14:editId="1F8024DE">
            <wp:extent cx="2950845" cy="1295400"/>
            <wp:effectExtent l="0" t="0" r="1905" b="0"/>
            <wp:docPr id="1239217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50845" cy="1295400"/>
                    </a:xfrm>
                    <a:prstGeom prst="rect">
                      <a:avLst/>
                    </a:prstGeom>
                    <a:noFill/>
                    <a:ln>
                      <a:noFill/>
                    </a:ln>
                  </pic:spPr>
                </pic:pic>
              </a:graphicData>
            </a:graphic>
          </wp:inline>
        </w:drawing>
      </w:r>
    </w:p>
    <w:p w14:paraId="1F304685" w14:textId="77777777" w:rsidR="00D766A9" w:rsidRDefault="00D766A9" w:rsidP="00D766A9">
      <w:pPr>
        <w:pStyle w:val="ae"/>
        <w:jc w:val="both"/>
      </w:pPr>
      <w:r>
        <w:rPr>
          <w:b/>
          <w:bCs/>
        </w:rPr>
        <w:t>Fig. S</w:t>
      </w:r>
      <w:r>
        <w:rPr>
          <w:rFonts w:hint="eastAsia"/>
          <w:b/>
          <w:bCs/>
        </w:rPr>
        <w:t>18</w:t>
      </w:r>
      <w:r>
        <w:rPr>
          <w:b/>
          <w:bCs/>
        </w:rPr>
        <w:t xml:space="preserve">. </w:t>
      </w:r>
      <w:r w:rsidRPr="002F22EB">
        <w:rPr>
          <w:b/>
          <w:bCs/>
        </w:rPr>
        <w:t xml:space="preserve">Mechanical properties of </w:t>
      </w:r>
      <w:r>
        <w:rPr>
          <w:b/>
          <w:bCs/>
        </w:rPr>
        <w:t xml:space="preserve">WR-IC-PAAm </w:t>
      </w:r>
      <w:r w:rsidRPr="002F22EB">
        <w:rPr>
          <w:b/>
          <w:bCs/>
        </w:rPr>
        <w:t>hydrogel</w:t>
      </w:r>
      <w:r>
        <w:rPr>
          <w:b/>
          <w:bCs/>
        </w:rPr>
        <w:t>s</w:t>
      </w:r>
      <w:r w:rsidRPr="002F22EB">
        <w:rPr>
          <w:b/>
          <w:bCs/>
        </w:rPr>
        <w:t xml:space="preserve"> with varying LiCl </w:t>
      </w:r>
      <w:r>
        <w:rPr>
          <w:b/>
          <w:bCs/>
        </w:rPr>
        <w:t>concenterations</w:t>
      </w:r>
      <w:r w:rsidRPr="002F22EB">
        <w:rPr>
          <w:b/>
          <w:bCs/>
        </w:rPr>
        <w:t xml:space="preserve">. </w:t>
      </w:r>
      <w:r>
        <w:t>(</w:t>
      </w:r>
      <w:r w:rsidRPr="00FC404F">
        <w:rPr>
          <w:b/>
          <w:bCs/>
        </w:rPr>
        <w:t>A</w:t>
      </w:r>
      <w:r>
        <w:t>)</w:t>
      </w:r>
      <w:r w:rsidRPr="002F22EB">
        <w:t xml:space="preserve"> Representative stress–strain curves </w:t>
      </w:r>
      <w:r>
        <w:t>for</w:t>
      </w:r>
      <w:r w:rsidRPr="002F22EB">
        <w:t xml:space="preserve"> hydrogels prepared in 0–5 </w:t>
      </w:r>
      <w:r>
        <w:t>M</w:t>
      </w:r>
      <w:r w:rsidRPr="002F22EB">
        <w:t xml:space="preserve"> LiCl. </w:t>
      </w:r>
      <w:r>
        <w:t>(</w:t>
      </w:r>
      <w:r w:rsidRPr="00FC404F">
        <w:rPr>
          <w:b/>
          <w:bCs/>
        </w:rPr>
        <w:t>B</w:t>
      </w:r>
      <w:r>
        <w:t>)</w:t>
      </w:r>
      <w:r w:rsidRPr="002F22EB">
        <w:t xml:space="preserve"> Young’s modulus as a function of LiCl concentration</w:t>
      </w:r>
      <w:r>
        <w:t>, increasing from ~5 to ~15 kPa while remaining within a soft regime suitable for conformal skin contact</w:t>
      </w:r>
      <w:r w:rsidRPr="009521CD">
        <w:t>.</w:t>
      </w:r>
      <w:r>
        <w:t xml:space="preserve"> </w:t>
      </w:r>
    </w:p>
    <w:p w14:paraId="1A0E0F92"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287810CF" w14:textId="77777777" w:rsidR="00D766A9" w:rsidRDefault="00D766A9" w:rsidP="00D766A9">
      <w:pPr>
        <w:pStyle w:val="ae"/>
        <w:jc w:val="center"/>
      </w:pPr>
      <w:r>
        <w:rPr>
          <w:noProof/>
        </w:rPr>
        <w:lastRenderedPageBreak/>
        <w:drawing>
          <wp:inline distT="0" distB="0" distL="0" distR="0" wp14:anchorId="08C06C41" wp14:editId="0FFE07DB">
            <wp:extent cx="3075940" cy="1309370"/>
            <wp:effectExtent l="0" t="0" r="0" b="5080"/>
            <wp:docPr id="12494269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75940" cy="1309370"/>
                    </a:xfrm>
                    <a:prstGeom prst="rect">
                      <a:avLst/>
                    </a:prstGeom>
                    <a:noFill/>
                    <a:ln>
                      <a:noFill/>
                    </a:ln>
                  </pic:spPr>
                </pic:pic>
              </a:graphicData>
            </a:graphic>
          </wp:inline>
        </w:drawing>
      </w:r>
    </w:p>
    <w:p w14:paraId="21299497" w14:textId="77777777" w:rsidR="00D766A9" w:rsidRDefault="00D766A9" w:rsidP="00D766A9">
      <w:pPr>
        <w:pStyle w:val="ae"/>
        <w:jc w:val="both"/>
      </w:pPr>
      <w:r w:rsidRPr="007D40B1">
        <w:rPr>
          <w:b/>
          <w:bCs/>
        </w:rPr>
        <w:t>Fig</w:t>
      </w:r>
      <w:r>
        <w:rPr>
          <w:b/>
          <w:bCs/>
        </w:rPr>
        <w:t>.</w:t>
      </w:r>
      <w:r w:rsidRPr="007D40B1">
        <w:rPr>
          <w:b/>
          <w:bCs/>
        </w:rPr>
        <w:t xml:space="preserve"> S</w:t>
      </w:r>
      <w:r>
        <w:rPr>
          <w:rFonts w:hint="eastAsia"/>
          <w:b/>
          <w:bCs/>
        </w:rPr>
        <w:t>19</w:t>
      </w:r>
      <w:r w:rsidRPr="007D40B1">
        <w:rPr>
          <w:b/>
          <w:bCs/>
        </w:rPr>
        <w:t xml:space="preserve">. </w:t>
      </w:r>
      <w:r>
        <w:rPr>
          <w:b/>
          <w:bCs/>
        </w:rPr>
        <w:t>E</w:t>
      </w:r>
      <w:r w:rsidRPr="007D40B1">
        <w:rPr>
          <w:b/>
          <w:bCs/>
        </w:rPr>
        <w:t xml:space="preserve">lectrode-skin impedance </w:t>
      </w:r>
      <w:r>
        <w:rPr>
          <w:b/>
          <w:bCs/>
        </w:rPr>
        <w:t>of</w:t>
      </w:r>
      <w:r w:rsidRPr="007D40B1">
        <w:rPr>
          <w:b/>
          <w:bCs/>
        </w:rPr>
        <w:t xml:space="preserve"> bare Au and Au/WR-IC-PAAm electrodes.</w:t>
      </w:r>
      <w:r w:rsidRPr="007D40B1">
        <w:t xml:space="preserve"> </w:t>
      </w:r>
      <w:r>
        <w:t>(</w:t>
      </w:r>
      <w:r w:rsidRPr="00FC404F">
        <w:rPr>
          <w:b/>
          <w:bCs/>
        </w:rPr>
        <w:t>A</w:t>
      </w:r>
      <w:r>
        <w:t xml:space="preserve"> and </w:t>
      </w:r>
      <w:r w:rsidRPr="00FC404F">
        <w:rPr>
          <w:b/>
          <w:bCs/>
        </w:rPr>
        <w:t>B</w:t>
      </w:r>
      <w:r>
        <w:t>)</w:t>
      </w:r>
      <w:r w:rsidRPr="007D40B1">
        <w:t xml:space="preserve"> </w:t>
      </w:r>
      <w:r>
        <w:t>I</w:t>
      </w:r>
      <w:r w:rsidRPr="007D40B1">
        <w:t>mpedance (</w:t>
      </w:r>
      <w:r w:rsidRPr="00FC404F">
        <w:rPr>
          <w:b/>
          <w:bCs/>
        </w:rPr>
        <w:t>A</w:t>
      </w:r>
      <w:r w:rsidRPr="007D40B1">
        <w:t>) and phase angle (</w:t>
      </w:r>
      <w:r w:rsidRPr="00FC404F">
        <w:rPr>
          <w:b/>
          <w:bCs/>
        </w:rPr>
        <w:t>B</w:t>
      </w:r>
      <w:r w:rsidRPr="007D40B1">
        <w:t xml:space="preserve">) </w:t>
      </w:r>
      <w:r>
        <w:t>as a function of frequency</w:t>
      </w:r>
      <w:r w:rsidRPr="007D40B1">
        <w:t>.</w:t>
      </w:r>
      <w:r w:rsidRPr="000356A9">
        <w:t xml:space="preserve"> </w:t>
      </w:r>
      <w:r>
        <w:rPr>
          <w:rFonts w:hint="eastAsia"/>
        </w:rPr>
        <w:t>Solid l</w:t>
      </w:r>
      <w:r w:rsidRPr="00902433">
        <w:t>ines represent the mean</w:t>
      </w:r>
      <w:r>
        <w:rPr>
          <w:rFonts w:hint="eastAsia"/>
        </w:rPr>
        <w:t xml:space="preserve"> and </w:t>
      </w:r>
      <w:r w:rsidRPr="00902433">
        <w:t>shaded areas indicate ± s.d.</w:t>
      </w:r>
      <w:r>
        <w:rPr>
          <w:rFonts w:hint="eastAsia"/>
        </w:rPr>
        <w:t xml:space="preserve"> from 4 tests</w:t>
      </w:r>
      <w:r w:rsidRPr="00902433">
        <w:t>.</w:t>
      </w:r>
    </w:p>
    <w:p w14:paraId="533631F5" w14:textId="77777777" w:rsidR="00D766A9" w:rsidRDefault="00D766A9" w:rsidP="00D766A9">
      <w:pPr>
        <w:pStyle w:val="ae"/>
        <w:jc w:val="both"/>
      </w:pPr>
    </w:p>
    <w:p w14:paraId="61275A52" w14:textId="77777777" w:rsidR="00D766A9" w:rsidRPr="00712E1B"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3DC0DF38" w14:textId="77777777" w:rsidR="00D766A9" w:rsidRDefault="00D766A9" w:rsidP="00D766A9">
      <w:pPr>
        <w:pStyle w:val="ae"/>
        <w:jc w:val="center"/>
        <w:rPr>
          <w:b/>
          <w:bCs/>
        </w:rPr>
      </w:pPr>
      <w:r>
        <w:rPr>
          <w:noProof/>
        </w:rPr>
        <w:lastRenderedPageBreak/>
        <w:drawing>
          <wp:inline distT="0" distB="0" distL="0" distR="0" wp14:anchorId="48DCA7E4" wp14:editId="3193D924">
            <wp:extent cx="5731510" cy="3916680"/>
            <wp:effectExtent l="0" t="0" r="2540" b="7620"/>
            <wp:docPr id="389239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916680"/>
                    </a:xfrm>
                    <a:prstGeom prst="rect">
                      <a:avLst/>
                    </a:prstGeom>
                    <a:noFill/>
                    <a:ln>
                      <a:noFill/>
                    </a:ln>
                  </pic:spPr>
                </pic:pic>
              </a:graphicData>
            </a:graphic>
          </wp:inline>
        </w:drawing>
      </w:r>
    </w:p>
    <w:p w14:paraId="2B40429C" w14:textId="77777777" w:rsidR="00D766A9" w:rsidRDefault="00D766A9" w:rsidP="00D766A9">
      <w:pPr>
        <w:pStyle w:val="ae"/>
        <w:jc w:val="both"/>
      </w:pPr>
      <w:r w:rsidRPr="00712E1B">
        <w:rPr>
          <w:b/>
          <w:bCs/>
        </w:rPr>
        <w:t>Fig</w:t>
      </w:r>
      <w:r>
        <w:rPr>
          <w:b/>
          <w:bCs/>
        </w:rPr>
        <w:t>.</w:t>
      </w:r>
      <w:r w:rsidRPr="00712E1B">
        <w:rPr>
          <w:b/>
          <w:bCs/>
        </w:rPr>
        <w:t xml:space="preserve"> S</w:t>
      </w:r>
      <w:r>
        <w:rPr>
          <w:rFonts w:hint="eastAsia"/>
          <w:b/>
          <w:bCs/>
        </w:rPr>
        <w:t>20</w:t>
      </w:r>
      <w:r w:rsidRPr="00712E1B">
        <w:rPr>
          <w:b/>
          <w:bCs/>
        </w:rPr>
        <w:t xml:space="preserve">. </w:t>
      </w:r>
      <w:r w:rsidRPr="00584D61">
        <w:rPr>
          <w:b/>
          <w:bCs/>
        </w:rPr>
        <w:t>Comparison of composite ear-canal biopotentials recorded with hydrogel-coated and bare Au electrodes</w:t>
      </w:r>
      <w:r w:rsidRPr="00712E1B">
        <w:rPr>
          <w:b/>
          <w:bCs/>
        </w:rPr>
        <w:t>.</w:t>
      </w:r>
      <w:r>
        <w:rPr>
          <w:rFonts w:hint="eastAsia"/>
        </w:rPr>
        <w:t xml:space="preserve"> </w:t>
      </w:r>
      <w:r>
        <w:t>(</w:t>
      </w:r>
      <w:r w:rsidRPr="00FC404F">
        <w:rPr>
          <w:b/>
          <w:bCs/>
        </w:rPr>
        <w:t>A</w:t>
      </w:r>
      <w:r>
        <w:rPr>
          <w:rFonts w:hint="eastAsia"/>
        </w:rPr>
        <w:t xml:space="preserve"> to</w:t>
      </w:r>
      <w:r>
        <w:t xml:space="preserve"> </w:t>
      </w:r>
      <w:r w:rsidRPr="00FC404F">
        <w:rPr>
          <w:b/>
          <w:bCs/>
        </w:rPr>
        <w:t>C</w:t>
      </w:r>
      <w:r>
        <w:t>)</w:t>
      </w:r>
      <w:r w:rsidRPr="00712E1B">
        <w:t xml:space="preserve"> Time-domain tential signals recorded using the Au/WR-IC-PAAm hydrogel electrode during alpha modulation (AM)</w:t>
      </w:r>
      <w:r>
        <w:t xml:space="preserve"> (A)</w:t>
      </w:r>
      <w:r w:rsidRPr="00712E1B">
        <w:t>, steady-state visual evoked potentials (SSVEP)</w:t>
      </w:r>
      <w:r>
        <w:t xml:space="preserve"> (B)</w:t>
      </w:r>
      <w:r w:rsidRPr="00712E1B">
        <w:t>, and auditory steady-state response (ASSR)</w:t>
      </w:r>
      <w:r>
        <w:t xml:space="preserve"> (C)</w:t>
      </w:r>
      <w:r w:rsidRPr="00712E1B">
        <w:t xml:space="preserve">, with corresponding reference arm ECG shown below. </w:t>
      </w:r>
      <w:r>
        <w:t>(</w:t>
      </w:r>
      <w:r w:rsidRPr="0020593E">
        <w:rPr>
          <w:b/>
          <w:bCs/>
        </w:rPr>
        <w:t>D</w:t>
      </w:r>
      <w:r>
        <w:t xml:space="preserve"> </w:t>
      </w:r>
      <w:r>
        <w:rPr>
          <w:rFonts w:hint="eastAsia"/>
        </w:rPr>
        <w:t>to</w:t>
      </w:r>
      <w:r>
        <w:t xml:space="preserve"> </w:t>
      </w:r>
      <w:r w:rsidRPr="0020593E">
        <w:rPr>
          <w:b/>
          <w:bCs/>
        </w:rPr>
        <w:t>F</w:t>
      </w:r>
      <w:r>
        <w:t>)</w:t>
      </w:r>
      <w:r w:rsidRPr="00712E1B">
        <w:t xml:space="preserve"> </w:t>
      </w:r>
      <w:r>
        <w:t>Signals</w:t>
      </w:r>
      <w:r w:rsidRPr="00712E1B">
        <w:t xml:space="preserve"> obtained using bare Au electrode</w:t>
      </w:r>
      <w:r>
        <w:t>s</w:t>
      </w:r>
      <w:r w:rsidRPr="00712E1B">
        <w:t xml:space="preserve"> under identical experimental conditions</w:t>
      </w:r>
      <w:r>
        <w:t>: AM (D), SSVEP (E) and ASSR (F)</w:t>
      </w:r>
      <w:r w:rsidRPr="00712E1B">
        <w:t xml:space="preserve">. </w:t>
      </w:r>
    </w:p>
    <w:p w14:paraId="5B48174A"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77B249B2" w14:textId="77777777" w:rsidR="00D766A9" w:rsidRDefault="00D766A9" w:rsidP="00D766A9">
      <w:pPr>
        <w:pStyle w:val="ae"/>
        <w:jc w:val="center"/>
      </w:pPr>
      <w:r>
        <w:rPr>
          <w:noProof/>
        </w:rPr>
        <w:lastRenderedPageBreak/>
        <w:drawing>
          <wp:inline distT="0" distB="0" distL="0" distR="0" wp14:anchorId="2B6E4405" wp14:editId="4EBFDD26">
            <wp:extent cx="4638675" cy="3954780"/>
            <wp:effectExtent l="0" t="0" r="9525" b="7620"/>
            <wp:docPr id="18802354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638675" cy="3954780"/>
                    </a:xfrm>
                    <a:prstGeom prst="rect">
                      <a:avLst/>
                    </a:prstGeom>
                    <a:noFill/>
                    <a:ln>
                      <a:noFill/>
                    </a:ln>
                  </pic:spPr>
                </pic:pic>
              </a:graphicData>
            </a:graphic>
          </wp:inline>
        </w:drawing>
      </w:r>
    </w:p>
    <w:p w14:paraId="0DC22D60" w14:textId="77777777" w:rsidR="00D766A9" w:rsidRDefault="00D766A9" w:rsidP="00D766A9">
      <w:pPr>
        <w:pStyle w:val="ae"/>
        <w:jc w:val="both"/>
      </w:pPr>
      <w:r w:rsidRPr="003975BB">
        <w:rPr>
          <w:b/>
          <w:bCs/>
        </w:rPr>
        <w:t>Fig</w:t>
      </w:r>
      <w:r>
        <w:rPr>
          <w:b/>
          <w:bCs/>
        </w:rPr>
        <w:t>.</w:t>
      </w:r>
      <w:r w:rsidRPr="003975BB">
        <w:rPr>
          <w:b/>
          <w:bCs/>
        </w:rPr>
        <w:t xml:space="preserve"> S</w:t>
      </w:r>
      <w:r>
        <w:rPr>
          <w:rFonts w:hint="eastAsia"/>
          <w:b/>
          <w:bCs/>
        </w:rPr>
        <w:t>21</w:t>
      </w:r>
      <w:r w:rsidRPr="003975BB">
        <w:rPr>
          <w:b/>
          <w:bCs/>
        </w:rPr>
        <w:t xml:space="preserve">. </w:t>
      </w:r>
      <w:r>
        <w:rPr>
          <w:b/>
          <w:bCs/>
        </w:rPr>
        <w:t>N</w:t>
      </w:r>
      <w:r>
        <w:rPr>
          <w:rFonts w:hint="eastAsia"/>
          <w:b/>
          <w:bCs/>
        </w:rPr>
        <w:t>eural activity recording</w:t>
      </w:r>
      <w:r w:rsidRPr="003975BB">
        <w:rPr>
          <w:b/>
          <w:bCs/>
        </w:rPr>
        <w:t xml:space="preserve"> quality </w:t>
      </w:r>
      <w:r>
        <w:rPr>
          <w:b/>
          <w:bCs/>
        </w:rPr>
        <w:t>with hydrogel-coated versus</w:t>
      </w:r>
      <w:r w:rsidRPr="003975BB">
        <w:rPr>
          <w:b/>
          <w:bCs/>
        </w:rPr>
        <w:t xml:space="preserve"> bare Au electrodes.</w:t>
      </w:r>
      <w:r w:rsidRPr="00DA6B19">
        <w:t xml:space="preserve"> </w:t>
      </w:r>
      <w:r>
        <w:t>(</w:t>
      </w:r>
      <w:r w:rsidRPr="00236FFC">
        <w:rPr>
          <w:b/>
          <w:bCs/>
        </w:rPr>
        <w:t>A</w:t>
      </w:r>
      <w:r w:rsidRPr="00236FFC">
        <w:t xml:space="preserve"> to </w:t>
      </w:r>
      <w:r w:rsidRPr="00236FFC">
        <w:rPr>
          <w:b/>
          <w:bCs/>
        </w:rPr>
        <w:t>C</w:t>
      </w:r>
      <w:r>
        <w:t xml:space="preserve">) </w:t>
      </w:r>
      <w:r w:rsidRPr="003975BB">
        <w:t>AM</w:t>
      </w:r>
      <w:r>
        <w:t>:</w:t>
      </w:r>
      <w:r w:rsidRPr="003975BB">
        <w:t xml:space="preserve"> </w:t>
      </w:r>
      <w:r w:rsidRPr="00671C58">
        <w:t>power spectral density</w:t>
      </w:r>
      <w:r>
        <w:t xml:space="preserve"> (PSD)</w:t>
      </w:r>
      <w:r w:rsidRPr="003975BB">
        <w:t xml:space="preserve"> using </w:t>
      </w:r>
      <w:r w:rsidRPr="00DA6B19">
        <w:t>Au/</w:t>
      </w:r>
      <w:r w:rsidRPr="003975BB">
        <w:t>WR-IC-PAAm</w:t>
      </w:r>
      <w:r w:rsidRPr="00DA6B19">
        <w:t xml:space="preserve"> </w:t>
      </w:r>
      <w:r>
        <w:t xml:space="preserve">(A) </w:t>
      </w:r>
      <w:r>
        <w:rPr>
          <w:rFonts w:hint="eastAsia"/>
        </w:rPr>
        <w:t xml:space="preserve">and </w:t>
      </w:r>
      <w:r w:rsidRPr="003975BB">
        <w:t xml:space="preserve">bare Au </w:t>
      </w:r>
      <w:r>
        <w:t>(B), and comparison of AM ratio and AM SNR (C). (</w:t>
      </w:r>
      <w:r w:rsidRPr="0020593E">
        <w:rPr>
          <w:b/>
          <w:bCs/>
        </w:rPr>
        <w:t>D</w:t>
      </w:r>
      <w:r>
        <w:rPr>
          <w:rFonts w:hint="eastAsia"/>
        </w:rPr>
        <w:t xml:space="preserve"> to </w:t>
      </w:r>
      <w:r w:rsidRPr="0020593E">
        <w:rPr>
          <w:b/>
          <w:bCs/>
        </w:rPr>
        <w:t>F</w:t>
      </w:r>
      <w:r>
        <w:t>)</w:t>
      </w:r>
      <w:r>
        <w:rPr>
          <w:rFonts w:hint="eastAsia"/>
        </w:rPr>
        <w:t xml:space="preserve"> </w:t>
      </w:r>
      <w:r w:rsidRPr="003975BB">
        <w:t>SSVEP</w:t>
      </w:r>
      <w:r>
        <w:rPr>
          <w:rFonts w:hint="eastAsia"/>
        </w:rPr>
        <w:t xml:space="preserve"> </w:t>
      </w:r>
      <w:r>
        <w:t>(</w:t>
      </w:r>
      <w:r>
        <w:rPr>
          <w:rFonts w:hint="eastAsia"/>
        </w:rPr>
        <w:t>10 Hz</w:t>
      </w:r>
      <w:r w:rsidRPr="00161E97">
        <w:t xml:space="preserve"> </w:t>
      </w:r>
      <w:r>
        <w:t>stimulation</w:t>
      </w:r>
      <w:r w:rsidRPr="003975BB">
        <w:t>)</w:t>
      </w:r>
      <w:r>
        <w:t>:</w:t>
      </w:r>
      <w:r w:rsidRPr="003975BB">
        <w:t xml:space="preserve"> </w:t>
      </w:r>
      <w:r>
        <w:t xml:space="preserve">PSD </w:t>
      </w:r>
      <w:r w:rsidRPr="003975BB">
        <w:t xml:space="preserve">using </w:t>
      </w:r>
      <w:r w:rsidRPr="00DA6B19">
        <w:t>Au/</w:t>
      </w:r>
      <w:r w:rsidRPr="003975BB">
        <w:t>WR-IC-PAAm</w:t>
      </w:r>
      <w:r w:rsidRPr="00DA6B19">
        <w:t xml:space="preserve"> </w:t>
      </w:r>
      <w:r>
        <w:t xml:space="preserve">(D) </w:t>
      </w:r>
      <w:r>
        <w:rPr>
          <w:rFonts w:hint="eastAsia"/>
        </w:rPr>
        <w:t xml:space="preserve">and </w:t>
      </w:r>
      <w:r w:rsidRPr="003975BB">
        <w:t xml:space="preserve">bare Au </w:t>
      </w:r>
      <w:r>
        <w:t>(E), and SNR comparison (F)</w:t>
      </w:r>
      <w:r>
        <w:rPr>
          <w:rFonts w:hint="eastAsia"/>
        </w:rPr>
        <w:t xml:space="preserve">. </w:t>
      </w:r>
      <w:r>
        <w:t>(</w:t>
      </w:r>
      <w:r w:rsidRPr="0020593E">
        <w:rPr>
          <w:b/>
          <w:bCs/>
        </w:rPr>
        <w:t>G</w:t>
      </w:r>
      <w:r>
        <w:rPr>
          <w:rFonts w:hint="eastAsia"/>
        </w:rPr>
        <w:t xml:space="preserve"> to </w:t>
      </w:r>
      <w:r w:rsidRPr="0020593E">
        <w:rPr>
          <w:b/>
          <w:bCs/>
        </w:rPr>
        <w:t>I</w:t>
      </w:r>
      <w:r>
        <w:t>)</w:t>
      </w:r>
      <w:r>
        <w:rPr>
          <w:rFonts w:hint="eastAsia"/>
        </w:rPr>
        <w:t xml:space="preserve"> </w:t>
      </w:r>
      <w:r w:rsidRPr="003975BB">
        <w:t>ASSR</w:t>
      </w:r>
      <w:r>
        <w:t xml:space="preserve"> (</w:t>
      </w:r>
      <w:r>
        <w:rPr>
          <w:rFonts w:hint="eastAsia"/>
        </w:rPr>
        <w:t>45 Hz</w:t>
      </w:r>
      <w:r>
        <w:t xml:space="preserve"> stimulation</w:t>
      </w:r>
      <w:r w:rsidRPr="003975BB">
        <w:t>)</w:t>
      </w:r>
      <w:r>
        <w:t>:</w:t>
      </w:r>
      <w:r w:rsidRPr="003975BB">
        <w:t xml:space="preserve"> </w:t>
      </w:r>
      <w:r>
        <w:t xml:space="preserve">PSD </w:t>
      </w:r>
      <w:r w:rsidRPr="003975BB">
        <w:t xml:space="preserve">using the </w:t>
      </w:r>
      <w:r w:rsidRPr="00DA6B19">
        <w:t>Au/</w:t>
      </w:r>
      <w:r w:rsidRPr="003975BB">
        <w:t>WR-IC-PAAm</w:t>
      </w:r>
      <w:r>
        <w:rPr>
          <w:rFonts w:hint="eastAsia"/>
        </w:rPr>
        <w:t xml:space="preserve"> </w:t>
      </w:r>
      <w:r>
        <w:t xml:space="preserve">(G) </w:t>
      </w:r>
      <w:r>
        <w:rPr>
          <w:rFonts w:hint="eastAsia"/>
        </w:rPr>
        <w:t>and</w:t>
      </w:r>
      <w:r w:rsidRPr="00DA6B19">
        <w:t xml:space="preserve"> </w:t>
      </w:r>
      <w:r w:rsidRPr="003975BB">
        <w:t xml:space="preserve">bare Au </w:t>
      </w:r>
      <w:r>
        <w:t>(H), and SNR comparison (I)</w:t>
      </w:r>
      <w:r>
        <w:rPr>
          <w:rFonts w:hint="eastAsia"/>
        </w:rPr>
        <w:t>. Solid l</w:t>
      </w:r>
      <w:r w:rsidRPr="00902433">
        <w:t>ines represent mean</w:t>
      </w:r>
      <w:r>
        <w:rPr>
          <w:rFonts w:hint="eastAsia"/>
        </w:rPr>
        <w:t xml:space="preserve"> </w:t>
      </w:r>
      <w:r>
        <w:t>values</w:t>
      </w:r>
      <w:r>
        <w:rPr>
          <w:rFonts w:hint="eastAsia"/>
        </w:rPr>
        <w:t xml:space="preserve"> and </w:t>
      </w:r>
      <w:r w:rsidRPr="00902433">
        <w:t xml:space="preserve">shaded </w:t>
      </w:r>
      <w:r>
        <w:t>regions</w:t>
      </w:r>
      <w:r w:rsidRPr="00902433">
        <w:t xml:space="preserve"> indicate ± s.d.</w:t>
      </w:r>
      <w:r>
        <w:rPr>
          <w:rFonts w:hint="eastAsia"/>
        </w:rPr>
        <w:t xml:space="preserve"> from 8 tests</w:t>
      </w:r>
      <w:r w:rsidRPr="00902433">
        <w:t>.</w:t>
      </w:r>
    </w:p>
    <w:p w14:paraId="6D536B27"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3442A89C" w14:textId="77777777" w:rsidR="00D766A9" w:rsidRDefault="00D766A9" w:rsidP="00D766A9">
      <w:pPr>
        <w:pStyle w:val="ae"/>
        <w:jc w:val="center"/>
      </w:pPr>
      <w:r>
        <w:rPr>
          <w:noProof/>
        </w:rPr>
        <w:lastRenderedPageBreak/>
        <w:drawing>
          <wp:inline distT="0" distB="0" distL="0" distR="0" wp14:anchorId="2DCE2328" wp14:editId="404C6B5E">
            <wp:extent cx="2941320" cy="2722880"/>
            <wp:effectExtent l="0" t="0" r="0" b="1270"/>
            <wp:docPr id="3437745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41320" cy="2722880"/>
                    </a:xfrm>
                    <a:prstGeom prst="rect">
                      <a:avLst/>
                    </a:prstGeom>
                    <a:noFill/>
                    <a:ln>
                      <a:noFill/>
                    </a:ln>
                  </pic:spPr>
                </pic:pic>
              </a:graphicData>
            </a:graphic>
          </wp:inline>
        </w:drawing>
      </w:r>
    </w:p>
    <w:p w14:paraId="7C4B42CF" w14:textId="77777777" w:rsidR="00D766A9" w:rsidRDefault="00D766A9" w:rsidP="00D766A9">
      <w:pPr>
        <w:pStyle w:val="ae"/>
        <w:jc w:val="both"/>
      </w:pPr>
      <w:r w:rsidRPr="002833A6">
        <w:rPr>
          <w:rFonts w:hint="eastAsia"/>
          <w:b/>
          <w:bCs/>
        </w:rPr>
        <w:t>Fig</w:t>
      </w:r>
      <w:r>
        <w:rPr>
          <w:b/>
          <w:bCs/>
        </w:rPr>
        <w:t>.</w:t>
      </w:r>
      <w:r w:rsidRPr="002833A6">
        <w:rPr>
          <w:rFonts w:hint="eastAsia"/>
          <w:b/>
          <w:bCs/>
        </w:rPr>
        <w:t xml:space="preserve"> S</w:t>
      </w:r>
      <w:r>
        <w:rPr>
          <w:rFonts w:hint="eastAsia"/>
          <w:b/>
          <w:bCs/>
        </w:rPr>
        <w:t>22</w:t>
      </w:r>
      <w:r w:rsidRPr="002833A6">
        <w:rPr>
          <w:rFonts w:hint="eastAsia"/>
          <w:b/>
          <w:bCs/>
        </w:rPr>
        <w:t xml:space="preserve">. </w:t>
      </w:r>
      <w:r w:rsidRPr="002833A6">
        <w:rPr>
          <w:b/>
          <w:bCs/>
        </w:rPr>
        <w:t>Water-retention of WR-IC-PAAm</w:t>
      </w:r>
      <w:r w:rsidRPr="002833A6">
        <w:rPr>
          <w:rFonts w:hint="eastAsia"/>
          <w:b/>
          <w:bCs/>
        </w:rPr>
        <w:t xml:space="preserve"> hydrogel </w:t>
      </w:r>
      <w:r>
        <w:rPr>
          <w:b/>
          <w:bCs/>
        </w:rPr>
        <w:t>and</w:t>
      </w:r>
      <w:r w:rsidRPr="002833A6">
        <w:rPr>
          <w:b/>
          <w:bCs/>
        </w:rPr>
        <w:t xml:space="preserve"> commercial electrodes</w:t>
      </w:r>
      <w:r w:rsidRPr="002833A6">
        <w:rPr>
          <w:rFonts w:hint="eastAsia"/>
          <w:b/>
          <w:bCs/>
        </w:rPr>
        <w:t xml:space="preserve"> </w:t>
      </w:r>
      <w:r>
        <w:rPr>
          <w:b/>
          <w:bCs/>
        </w:rPr>
        <w:t>at different</w:t>
      </w:r>
      <w:r w:rsidRPr="002833A6">
        <w:rPr>
          <w:b/>
          <w:bCs/>
        </w:rPr>
        <w:t xml:space="preserve"> temperatures</w:t>
      </w:r>
      <w:r w:rsidRPr="002833A6">
        <w:rPr>
          <w:rFonts w:hint="eastAsia"/>
          <w:b/>
          <w:bCs/>
        </w:rPr>
        <w:t>.</w:t>
      </w:r>
      <w:r>
        <w:rPr>
          <w:rFonts w:hint="eastAsia"/>
        </w:rPr>
        <w:t xml:space="preserve"> </w:t>
      </w:r>
      <w:r>
        <w:t>(</w:t>
      </w:r>
      <w:r w:rsidRPr="008C016E">
        <w:rPr>
          <w:b/>
          <w:bCs/>
        </w:rPr>
        <w:t>A</w:t>
      </w:r>
      <w:r>
        <w:t xml:space="preserve"> and </w:t>
      </w:r>
      <w:r w:rsidRPr="008C016E">
        <w:rPr>
          <w:b/>
          <w:bCs/>
        </w:rPr>
        <w:t>B</w:t>
      </w:r>
      <w:r>
        <w:t>)</w:t>
      </w:r>
      <w:r w:rsidRPr="000B459C">
        <w:t xml:space="preserve"> Weight retention (</w:t>
      </w:r>
      <w:r>
        <w:t>A</w:t>
      </w:r>
      <w:r w:rsidRPr="000B459C">
        <w:t>) and water content (</w:t>
      </w:r>
      <w:r>
        <w:t>B</w:t>
      </w:r>
      <w:r w:rsidRPr="000B459C">
        <w:t xml:space="preserve">) of three electrodes stored at 25 °C over 24 h. </w:t>
      </w:r>
      <w:r>
        <w:t>(</w:t>
      </w:r>
      <w:r w:rsidRPr="008C016E">
        <w:rPr>
          <w:b/>
          <w:bCs/>
        </w:rPr>
        <w:t>C</w:t>
      </w:r>
      <w:r>
        <w:t xml:space="preserve"> and </w:t>
      </w:r>
      <w:r w:rsidRPr="008C016E">
        <w:rPr>
          <w:b/>
          <w:bCs/>
        </w:rPr>
        <w:t>D</w:t>
      </w:r>
      <w:r>
        <w:t>)</w:t>
      </w:r>
      <w:r w:rsidRPr="000B459C">
        <w:t xml:space="preserve"> Weight retention (</w:t>
      </w:r>
      <w:r>
        <w:t>C</w:t>
      </w:r>
      <w:r w:rsidRPr="000B459C">
        <w:t>) and water content (</w:t>
      </w:r>
      <w:r>
        <w:t>D</w:t>
      </w:r>
      <w:r w:rsidRPr="000B459C">
        <w:t>) of three electrodes stored at 37 °C over 24 h. Comm</w:t>
      </w:r>
      <w:r>
        <w:t>. 1, Ag/AgCl semi-dry electrode (3M Red Dot 2560); Comm. 2, saline-based wet gel (Parker Signa gel)</w:t>
      </w:r>
      <w:r w:rsidRPr="000B459C">
        <w:t>. Error bars represent the s.d. of the mean from 4 samples.</w:t>
      </w:r>
    </w:p>
    <w:p w14:paraId="6E4EECBE"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64DD2471" w14:textId="77777777" w:rsidR="00D766A9" w:rsidRDefault="00D766A9" w:rsidP="00D766A9">
      <w:pPr>
        <w:pStyle w:val="ae"/>
        <w:jc w:val="center"/>
      </w:pPr>
      <w:bookmarkStart w:id="50" w:name="OLE_LINK2"/>
      <w:r>
        <w:rPr>
          <w:noProof/>
        </w:rPr>
        <w:lastRenderedPageBreak/>
        <w:drawing>
          <wp:inline distT="0" distB="0" distL="0" distR="0" wp14:anchorId="012CBBC2" wp14:editId="2C2BA0E0">
            <wp:extent cx="3145790" cy="2702560"/>
            <wp:effectExtent l="0" t="0" r="0" b="2540"/>
            <wp:docPr id="7364628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45790" cy="2702560"/>
                    </a:xfrm>
                    <a:prstGeom prst="rect">
                      <a:avLst/>
                    </a:prstGeom>
                    <a:noFill/>
                    <a:ln>
                      <a:noFill/>
                    </a:ln>
                  </pic:spPr>
                </pic:pic>
              </a:graphicData>
            </a:graphic>
          </wp:inline>
        </w:drawing>
      </w:r>
    </w:p>
    <w:p w14:paraId="12CBE0CA" w14:textId="77777777" w:rsidR="00D766A9" w:rsidRDefault="00D766A9" w:rsidP="00D766A9">
      <w:pPr>
        <w:pStyle w:val="ae"/>
        <w:jc w:val="both"/>
      </w:pPr>
      <w:r w:rsidRPr="00F252B8">
        <w:rPr>
          <w:b/>
          <w:bCs/>
        </w:rPr>
        <w:t>Fig</w:t>
      </w:r>
      <w:r>
        <w:rPr>
          <w:rFonts w:hint="eastAsia"/>
          <w:b/>
          <w:bCs/>
        </w:rPr>
        <w:t>.</w:t>
      </w:r>
      <w:r w:rsidRPr="00F252B8">
        <w:rPr>
          <w:b/>
          <w:bCs/>
        </w:rPr>
        <w:t xml:space="preserve"> S</w:t>
      </w:r>
      <w:r>
        <w:rPr>
          <w:rFonts w:hint="eastAsia"/>
          <w:b/>
          <w:bCs/>
        </w:rPr>
        <w:t>23</w:t>
      </w:r>
      <w:r w:rsidRPr="00F252B8">
        <w:rPr>
          <w:b/>
          <w:bCs/>
        </w:rPr>
        <w:t>. One-week stability of electrode–skin impedance of WR-IC-PAAm</w:t>
      </w:r>
      <w:r w:rsidRPr="00F252B8">
        <w:rPr>
          <w:rFonts w:hint="eastAsia"/>
          <w:b/>
          <w:bCs/>
        </w:rPr>
        <w:t xml:space="preserve"> hydroge</w:t>
      </w:r>
      <w:r w:rsidRPr="00F252B8">
        <w:rPr>
          <w:b/>
          <w:bCs/>
        </w:rPr>
        <w:t>l.</w:t>
      </w:r>
      <w:r>
        <w:t xml:space="preserve"> (</w:t>
      </w:r>
      <w:r w:rsidRPr="008C016E">
        <w:rPr>
          <w:b/>
          <w:bCs/>
        </w:rPr>
        <w:t>A</w:t>
      </w:r>
      <w:r>
        <w:t xml:space="preserve"> and </w:t>
      </w:r>
      <w:r w:rsidRPr="008C016E">
        <w:rPr>
          <w:b/>
          <w:bCs/>
        </w:rPr>
        <w:t>B</w:t>
      </w:r>
      <w:r>
        <w:t>)</w:t>
      </w:r>
      <w:r w:rsidRPr="0038777D">
        <w:t xml:space="preserve"> </w:t>
      </w:r>
      <w:r>
        <w:t>I</w:t>
      </w:r>
      <w:r w:rsidRPr="0038777D">
        <w:t>mpedance (</w:t>
      </w:r>
      <w:r>
        <w:t>A</w:t>
      </w:r>
      <w:r w:rsidRPr="0038777D">
        <w:t>) and phase angle (</w:t>
      </w:r>
      <w:r>
        <w:t>B</w:t>
      </w:r>
      <w:r w:rsidRPr="0038777D">
        <w:t xml:space="preserve">) measured from day 0 to day 7 </w:t>
      </w:r>
      <w:r>
        <w:t>during</w:t>
      </w:r>
      <w:r w:rsidRPr="0038777D">
        <w:t xml:space="preserve"> storage </w:t>
      </w:r>
      <w:r>
        <w:t xml:space="preserve">at </w:t>
      </w:r>
      <w:r w:rsidRPr="0038777D">
        <w:t xml:space="preserve">25 °C. </w:t>
      </w:r>
      <w:r>
        <w:t>(</w:t>
      </w:r>
      <w:r w:rsidRPr="008C016E">
        <w:rPr>
          <w:b/>
          <w:bCs/>
        </w:rPr>
        <w:t>C</w:t>
      </w:r>
      <w:r>
        <w:t xml:space="preserve"> and </w:t>
      </w:r>
      <w:r w:rsidRPr="008C016E">
        <w:rPr>
          <w:b/>
          <w:bCs/>
        </w:rPr>
        <w:t>D</w:t>
      </w:r>
      <w:r>
        <w:t>)</w:t>
      </w:r>
      <w:r w:rsidRPr="0038777D">
        <w:t xml:space="preserve"> </w:t>
      </w:r>
      <w:r>
        <w:t>I</w:t>
      </w:r>
      <w:r w:rsidRPr="0038777D">
        <w:t>mpedance (</w:t>
      </w:r>
      <w:r>
        <w:t>C</w:t>
      </w:r>
      <w:r w:rsidRPr="0038777D">
        <w:t>) and phase angle (</w:t>
      </w:r>
      <w:r>
        <w:rPr>
          <w:rFonts w:hint="eastAsia"/>
        </w:rPr>
        <w:t>D</w:t>
      </w:r>
      <w:r w:rsidRPr="0038777D">
        <w:t xml:space="preserve">) measured from day 0 to day 7 </w:t>
      </w:r>
      <w:r>
        <w:t>during</w:t>
      </w:r>
      <w:r w:rsidRPr="0038777D">
        <w:t xml:space="preserve"> storage </w:t>
      </w:r>
      <w:r>
        <w:t>at</w:t>
      </w:r>
      <w:r w:rsidRPr="0038777D">
        <w:t xml:space="preserve"> 37 °C. </w:t>
      </w:r>
      <w:r>
        <w:rPr>
          <w:rFonts w:hint="eastAsia"/>
        </w:rPr>
        <w:t>Solid l</w:t>
      </w:r>
      <w:r w:rsidRPr="00902433">
        <w:t>ines represent mean</w:t>
      </w:r>
      <w:r>
        <w:rPr>
          <w:rFonts w:hint="eastAsia"/>
        </w:rPr>
        <w:t xml:space="preserve"> </w:t>
      </w:r>
      <w:r>
        <w:t xml:space="preserve">values </w:t>
      </w:r>
      <w:r>
        <w:rPr>
          <w:rFonts w:hint="eastAsia"/>
        </w:rPr>
        <w:t xml:space="preserve">and </w:t>
      </w:r>
      <w:r w:rsidRPr="00902433">
        <w:t xml:space="preserve">shaded </w:t>
      </w:r>
      <w:r>
        <w:t>regions</w:t>
      </w:r>
      <w:r w:rsidRPr="00902433">
        <w:t xml:space="preserve"> indicate ± s.d.</w:t>
      </w:r>
      <w:r>
        <w:rPr>
          <w:rFonts w:hint="eastAsia"/>
        </w:rPr>
        <w:t xml:space="preserve"> from 4 tests</w:t>
      </w:r>
      <w:r w:rsidRPr="00902433">
        <w:t>.</w:t>
      </w:r>
    </w:p>
    <w:bookmarkEnd w:id="50"/>
    <w:p w14:paraId="327B61C7"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4262D234" w14:textId="77777777" w:rsidR="00D766A9" w:rsidRDefault="00D766A9" w:rsidP="00D766A9">
      <w:pPr>
        <w:pStyle w:val="ae"/>
        <w:jc w:val="center"/>
      </w:pPr>
      <w:r>
        <w:rPr>
          <w:noProof/>
        </w:rPr>
        <w:lastRenderedPageBreak/>
        <w:drawing>
          <wp:inline distT="0" distB="0" distL="0" distR="0" wp14:anchorId="20C768FA" wp14:editId="21F14763">
            <wp:extent cx="5602605" cy="4298950"/>
            <wp:effectExtent l="0" t="0" r="0" b="6350"/>
            <wp:docPr id="89260951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02605" cy="4298950"/>
                    </a:xfrm>
                    <a:prstGeom prst="rect">
                      <a:avLst/>
                    </a:prstGeom>
                    <a:noFill/>
                    <a:ln>
                      <a:noFill/>
                    </a:ln>
                  </pic:spPr>
                </pic:pic>
              </a:graphicData>
            </a:graphic>
          </wp:inline>
        </w:drawing>
      </w:r>
    </w:p>
    <w:p w14:paraId="6426F698" w14:textId="77777777" w:rsidR="00D766A9" w:rsidRDefault="00D766A9" w:rsidP="00D766A9">
      <w:pPr>
        <w:jc w:val="both"/>
        <w:rPr>
          <w:rFonts w:ascii="Times New Roman" w:eastAsia="宋体" w:hAnsi="Times New Roman" w:cs="Times New Roman"/>
          <w:kern w:val="0"/>
        </w:rPr>
      </w:pPr>
      <w:r w:rsidRPr="00FD0012">
        <w:rPr>
          <w:rFonts w:ascii="Times New Roman" w:eastAsia="宋体" w:hAnsi="Times New Roman" w:cs="Times New Roman"/>
          <w:b/>
          <w:bCs/>
          <w:kern w:val="0"/>
        </w:rPr>
        <w:t>Fig</w:t>
      </w:r>
      <w:r>
        <w:rPr>
          <w:rFonts w:ascii="Times New Roman" w:eastAsia="宋体" w:hAnsi="Times New Roman" w:cs="Times New Roman"/>
          <w:b/>
          <w:bCs/>
          <w:kern w:val="0"/>
        </w:rPr>
        <w:t>.</w:t>
      </w:r>
      <w:r w:rsidRPr="00FD0012">
        <w:rPr>
          <w:rFonts w:ascii="Times New Roman" w:eastAsia="宋体" w:hAnsi="Times New Roman" w:cs="Times New Roman"/>
          <w:b/>
          <w:bCs/>
          <w:kern w:val="0"/>
        </w:rPr>
        <w:t xml:space="preserve"> S2</w:t>
      </w:r>
      <w:r>
        <w:rPr>
          <w:rFonts w:ascii="Times New Roman" w:eastAsia="宋体" w:hAnsi="Times New Roman" w:cs="Times New Roman" w:hint="eastAsia"/>
          <w:b/>
          <w:bCs/>
          <w:kern w:val="0"/>
        </w:rPr>
        <w:t>4</w:t>
      </w:r>
      <w:r w:rsidRPr="00FD0012">
        <w:rPr>
          <w:rFonts w:ascii="Times New Roman" w:eastAsia="宋体" w:hAnsi="Times New Roman" w:cs="Times New Roman"/>
          <w:b/>
          <w:bCs/>
          <w:kern w:val="0"/>
        </w:rPr>
        <w:t>. One-week stability of neural responses in deep ear-canal biopotential recordings.</w:t>
      </w:r>
      <w:r>
        <w:rPr>
          <w:rFonts w:ascii="Times New Roman" w:eastAsia="宋体" w:hAnsi="Times New Roman" w:cs="Times New Roman" w:hint="eastAsia"/>
          <w:b/>
          <w:bCs/>
          <w:kern w:val="0"/>
        </w:rPr>
        <w:t xml:space="preserve"> </w:t>
      </w:r>
      <w:r>
        <w:rPr>
          <w:rFonts w:ascii="Times New Roman" w:eastAsia="宋体" w:hAnsi="Times New Roman" w:cs="Times New Roman"/>
          <w:kern w:val="0"/>
        </w:rPr>
        <w:t>(</w:t>
      </w:r>
      <w:r w:rsidRPr="008C016E">
        <w:rPr>
          <w:rFonts w:ascii="Times New Roman" w:eastAsia="宋体" w:hAnsi="Times New Roman" w:cs="Times New Roman"/>
          <w:b/>
          <w:bCs/>
          <w:kern w:val="0"/>
        </w:rPr>
        <w:t>A</w:t>
      </w:r>
      <w:r>
        <w:rPr>
          <w:rFonts w:ascii="Times New Roman" w:eastAsia="宋体" w:hAnsi="Times New Roman" w:cs="Times New Roman"/>
          <w:kern w:val="0"/>
        </w:rPr>
        <w:t xml:space="preserve"> and </w:t>
      </w:r>
      <w:r w:rsidRPr="008C016E">
        <w:rPr>
          <w:rFonts w:ascii="Times New Roman" w:eastAsia="宋体" w:hAnsi="Times New Roman" w:cs="Times New Roman"/>
          <w:b/>
          <w:bCs/>
          <w:kern w:val="0"/>
        </w:rPr>
        <w:t>B</w:t>
      </w:r>
      <w:r>
        <w:rPr>
          <w:rFonts w:ascii="Times New Roman" w:eastAsia="宋体" w:hAnsi="Times New Roman" w:cs="Times New Roman"/>
          <w:kern w:val="0"/>
        </w:rPr>
        <w:t>)</w:t>
      </w:r>
      <w:r w:rsidRPr="00FD0012">
        <w:rPr>
          <w:rFonts w:ascii="Times New Roman" w:eastAsia="宋体" w:hAnsi="Times New Roman" w:cs="Times New Roman"/>
          <w:kern w:val="0"/>
        </w:rPr>
        <w:t xml:space="preserve"> PSD of </w:t>
      </w:r>
      <w:r>
        <w:rPr>
          <w:rFonts w:ascii="Times New Roman" w:eastAsia="宋体" w:hAnsi="Times New Roman" w:cs="Times New Roman" w:hint="eastAsia"/>
          <w:kern w:val="0"/>
        </w:rPr>
        <w:t xml:space="preserve">signals </w:t>
      </w:r>
      <w:r w:rsidRPr="00FD0012">
        <w:rPr>
          <w:rFonts w:ascii="Times New Roman" w:eastAsia="宋体" w:hAnsi="Times New Roman" w:cs="Times New Roman"/>
          <w:kern w:val="0"/>
        </w:rPr>
        <w:t xml:space="preserve">recorded </w:t>
      </w:r>
      <w:r>
        <w:rPr>
          <w:rFonts w:ascii="Times New Roman" w:eastAsia="宋体" w:hAnsi="Times New Roman" w:cs="Times New Roman" w:hint="eastAsia"/>
          <w:kern w:val="0"/>
        </w:rPr>
        <w:t xml:space="preserve">during </w:t>
      </w:r>
      <w:r w:rsidRPr="00FD0012">
        <w:rPr>
          <w:rFonts w:ascii="Times New Roman" w:eastAsia="宋体" w:hAnsi="Times New Roman" w:cs="Times New Roman"/>
          <w:kern w:val="0"/>
        </w:rPr>
        <w:t xml:space="preserve">AM using the same WR-IC-PAAm </w:t>
      </w:r>
      <w:r>
        <w:rPr>
          <w:rFonts w:ascii="Times New Roman" w:eastAsia="宋体" w:hAnsi="Times New Roman" w:cs="Times New Roman" w:hint="eastAsia"/>
          <w:kern w:val="0"/>
        </w:rPr>
        <w:t>electrodes after storage</w:t>
      </w:r>
      <w:r w:rsidRPr="00FD0012">
        <w:rPr>
          <w:rFonts w:ascii="Times New Roman" w:eastAsia="宋体" w:hAnsi="Times New Roman" w:cs="Times New Roman"/>
          <w:kern w:val="0"/>
        </w:rPr>
        <w:t xml:space="preserve"> at 25 °C (</w:t>
      </w:r>
      <w:r>
        <w:rPr>
          <w:rFonts w:ascii="Times New Roman" w:eastAsia="宋体" w:hAnsi="Times New Roman" w:cs="Times New Roman"/>
          <w:kern w:val="0"/>
        </w:rPr>
        <w:t>A</w:t>
      </w:r>
      <w:r w:rsidRPr="00FD0012">
        <w:rPr>
          <w:rFonts w:ascii="Times New Roman" w:eastAsia="宋体" w:hAnsi="Times New Roman" w:cs="Times New Roman"/>
          <w:kern w:val="0"/>
        </w:rPr>
        <w:t>) and 37 °C (</w:t>
      </w:r>
      <w:r>
        <w:rPr>
          <w:rFonts w:ascii="Times New Roman" w:eastAsia="宋体" w:hAnsi="Times New Roman" w:cs="Times New Roman"/>
          <w:kern w:val="0"/>
        </w:rPr>
        <w:t>B</w:t>
      </w:r>
      <w:r w:rsidRPr="00FD0012">
        <w:rPr>
          <w:rFonts w:ascii="Times New Roman" w:eastAsia="宋体" w:hAnsi="Times New Roman" w:cs="Times New Roman"/>
          <w:kern w:val="0"/>
        </w:rPr>
        <w:t>)</w:t>
      </w:r>
      <w:r>
        <w:rPr>
          <w:rFonts w:ascii="Times New Roman" w:eastAsia="宋体" w:hAnsi="Times New Roman" w:cs="Times New Roman" w:hint="eastAsia"/>
          <w:kern w:val="0"/>
        </w:rPr>
        <w:t xml:space="preserve"> from day 0 to day 7</w:t>
      </w:r>
      <w:r w:rsidRPr="00FD0012">
        <w:rPr>
          <w:rFonts w:ascii="Times New Roman" w:eastAsia="宋体" w:hAnsi="Times New Roman" w:cs="Times New Roman"/>
          <w:kern w:val="0"/>
        </w:rPr>
        <w:t xml:space="preserve">. </w:t>
      </w:r>
      <w:r>
        <w:rPr>
          <w:rFonts w:ascii="Times New Roman" w:eastAsia="宋体" w:hAnsi="Times New Roman" w:cs="Times New Roman"/>
          <w:kern w:val="0"/>
        </w:rPr>
        <w:t>(</w:t>
      </w:r>
      <w:r w:rsidRPr="008C016E">
        <w:rPr>
          <w:rFonts w:ascii="Times New Roman" w:eastAsia="宋体" w:hAnsi="Times New Roman" w:cs="Times New Roman"/>
          <w:b/>
          <w:bCs/>
          <w:kern w:val="0"/>
        </w:rPr>
        <w:t>C</w:t>
      </w:r>
      <w:r>
        <w:rPr>
          <w:rFonts w:ascii="Times New Roman" w:eastAsia="宋体" w:hAnsi="Times New Roman" w:cs="Times New Roman"/>
          <w:kern w:val="0"/>
        </w:rPr>
        <w:t xml:space="preserve"> and </w:t>
      </w:r>
      <w:r w:rsidRPr="008C016E">
        <w:rPr>
          <w:rFonts w:ascii="Times New Roman" w:eastAsia="宋体" w:hAnsi="Times New Roman" w:cs="Times New Roman"/>
          <w:b/>
          <w:bCs/>
          <w:kern w:val="0"/>
        </w:rPr>
        <w:t>D</w:t>
      </w:r>
      <w:r>
        <w:rPr>
          <w:rFonts w:ascii="Times New Roman" w:eastAsia="宋体" w:hAnsi="Times New Roman" w:cs="Times New Roman"/>
          <w:kern w:val="0"/>
        </w:rPr>
        <w:t>)</w:t>
      </w:r>
      <w:r w:rsidRPr="00FD0012">
        <w:rPr>
          <w:rFonts w:ascii="Times New Roman" w:eastAsia="宋体" w:hAnsi="Times New Roman" w:cs="Times New Roman"/>
          <w:kern w:val="0"/>
        </w:rPr>
        <w:t xml:space="preserve"> AM ratio</w:t>
      </w:r>
      <w:r>
        <w:rPr>
          <w:rFonts w:ascii="Times New Roman" w:eastAsia="宋体" w:hAnsi="Times New Roman" w:cs="Times New Roman"/>
          <w:kern w:val="0"/>
        </w:rPr>
        <w:t xml:space="preserve"> (C)</w:t>
      </w:r>
      <w:r w:rsidRPr="00FD0012">
        <w:rPr>
          <w:rFonts w:ascii="Times New Roman" w:eastAsia="宋体" w:hAnsi="Times New Roman" w:cs="Times New Roman"/>
          <w:kern w:val="0"/>
        </w:rPr>
        <w:t xml:space="preserve"> and SNR</w:t>
      </w:r>
      <w:r>
        <w:rPr>
          <w:rFonts w:ascii="Times New Roman" w:eastAsia="宋体" w:hAnsi="Times New Roman" w:cs="Times New Roman"/>
          <w:kern w:val="0"/>
        </w:rPr>
        <w:t xml:space="preserve"> (D)</w:t>
      </w:r>
      <w:r w:rsidRPr="00FD0012">
        <w:rPr>
          <w:rFonts w:ascii="Times New Roman" w:eastAsia="宋体" w:hAnsi="Times New Roman" w:cs="Times New Roman"/>
          <w:kern w:val="0"/>
        </w:rPr>
        <w:t xml:space="preserve"> across the 7-day period. </w:t>
      </w:r>
      <w:r w:rsidRPr="00236FFC">
        <w:rPr>
          <w:rFonts w:ascii="Times New Roman" w:eastAsia="宋体" w:hAnsi="Times New Roman" w:cs="Times New Roman" w:hint="eastAsia"/>
          <w:kern w:val="0"/>
        </w:rPr>
        <w:t>Solid l</w:t>
      </w:r>
      <w:r w:rsidRPr="00236FFC">
        <w:rPr>
          <w:rFonts w:ascii="Times New Roman" w:eastAsia="宋体" w:hAnsi="Times New Roman" w:cs="Times New Roman"/>
          <w:kern w:val="0"/>
        </w:rPr>
        <w:t>ines represent the mean</w:t>
      </w:r>
      <w:r w:rsidRPr="00236FFC">
        <w:rPr>
          <w:rFonts w:ascii="Times New Roman" w:eastAsia="宋体" w:hAnsi="Times New Roman" w:cs="Times New Roman" w:hint="eastAsia"/>
          <w:kern w:val="0"/>
        </w:rPr>
        <w:t xml:space="preserve"> and </w:t>
      </w:r>
      <w:r w:rsidRPr="00236FFC">
        <w:rPr>
          <w:rFonts w:ascii="Times New Roman" w:eastAsia="宋体" w:hAnsi="Times New Roman" w:cs="Times New Roman"/>
          <w:kern w:val="0"/>
        </w:rPr>
        <w:t>shaded areas indicate ± s.d.</w:t>
      </w:r>
      <w:r w:rsidRPr="00236FFC">
        <w:rPr>
          <w:rFonts w:ascii="Times New Roman" w:eastAsia="宋体" w:hAnsi="Times New Roman" w:cs="Times New Roman" w:hint="eastAsia"/>
          <w:kern w:val="0"/>
        </w:rPr>
        <w:t xml:space="preserve"> from 8 tests</w:t>
      </w:r>
      <w:r w:rsidRPr="00236FFC">
        <w:rPr>
          <w:rFonts w:ascii="Times New Roman" w:eastAsia="宋体" w:hAnsi="Times New Roman" w:cs="Times New Roman"/>
          <w:kern w:val="0"/>
        </w:rPr>
        <w:t>.</w:t>
      </w:r>
      <w:r>
        <w:rPr>
          <w:rFonts w:ascii="Times New Roman" w:eastAsia="宋体" w:hAnsi="Times New Roman" w:cs="Times New Roman"/>
          <w:kern w:val="0"/>
        </w:rPr>
        <w:t xml:space="preserve"> </w:t>
      </w:r>
      <w:r>
        <w:rPr>
          <w:rFonts w:ascii="Times New Roman" w:hAnsi="Times New Roman" w:cs="Times New Roman"/>
        </w:rPr>
        <w:br w:type="page"/>
      </w:r>
    </w:p>
    <w:p w14:paraId="45CF2007" w14:textId="77777777" w:rsidR="00D766A9" w:rsidRDefault="00D766A9" w:rsidP="00D766A9">
      <w:pPr>
        <w:pStyle w:val="ae"/>
        <w:jc w:val="center"/>
        <w:rPr>
          <w:b/>
          <w:bCs/>
        </w:rPr>
      </w:pPr>
      <w:bookmarkStart w:id="51" w:name="OLE_LINK3"/>
      <w:r>
        <w:rPr>
          <w:noProof/>
        </w:rPr>
        <w:lastRenderedPageBreak/>
        <w:drawing>
          <wp:inline distT="0" distB="0" distL="0" distR="0" wp14:anchorId="7B57AA2B" wp14:editId="24566870">
            <wp:extent cx="5731510" cy="5408295"/>
            <wp:effectExtent l="0" t="0" r="2540" b="1905"/>
            <wp:docPr id="16450565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5408295"/>
                    </a:xfrm>
                    <a:prstGeom prst="rect">
                      <a:avLst/>
                    </a:prstGeom>
                    <a:noFill/>
                    <a:ln>
                      <a:noFill/>
                    </a:ln>
                  </pic:spPr>
                </pic:pic>
              </a:graphicData>
            </a:graphic>
          </wp:inline>
        </w:drawing>
      </w:r>
    </w:p>
    <w:p w14:paraId="360C7B38" w14:textId="77777777" w:rsidR="00D766A9" w:rsidRDefault="00D766A9" w:rsidP="00D766A9">
      <w:pPr>
        <w:pStyle w:val="ae"/>
        <w:jc w:val="both"/>
      </w:pPr>
      <w:r w:rsidRPr="00FD0012">
        <w:rPr>
          <w:b/>
          <w:bCs/>
        </w:rPr>
        <w:t>Fig</w:t>
      </w:r>
      <w:r>
        <w:rPr>
          <w:b/>
          <w:bCs/>
        </w:rPr>
        <w:t>.</w:t>
      </w:r>
      <w:r w:rsidRPr="00FD0012">
        <w:rPr>
          <w:b/>
          <w:bCs/>
        </w:rPr>
        <w:t xml:space="preserve"> S2</w:t>
      </w:r>
      <w:r>
        <w:rPr>
          <w:rFonts w:hint="eastAsia"/>
          <w:b/>
          <w:bCs/>
        </w:rPr>
        <w:t>5</w:t>
      </w:r>
      <w:r w:rsidRPr="00FD0012">
        <w:rPr>
          <w:b/>
          <w:bCs/>
        </w:rPr>
        <w:t>. One-week stability of cardiac features in deep ear-canal recordings.</w:t>
      </w:r>
      <w:r>
        <w:rPr>
          <w:rFonts w:hint="eastAsia"/>
          <w:b/>
          <w:bCs/>
        </w:rPr>
        <w:t xml:space="preserve"> </w:t>
      </w:r>
      <w:r>
        <w:t>(</w:t>
      </w:r>
      <w:r w:rsidRPr="006F7DFD">
        <w:rPr>
          <w:b/>
          <w:bCs/>
        </w:rPr>
        <w:t>A</w:t>
      </w:r>
      <w:r>
        <w:t xml:space="preserve"> to </w:t>
      </w:r>
      <w:r w:rsidRPr="006F7DFD">
        <w:rPr>
          <w:b/>
          <w:bCs/>
        </w:rPr>
        <w:t>H</w:t>
      </w:r>
      <w:r>
        <w:t>)</w:t>
      </w:r>
      <w:r w:rsidRPr="00FD0012">
        <w:t xml:space="preserve"> Representative time-domain biopotential signals recorded </w:t>
      </w:r>
      <w:r>
        <w:rPr>
          <w:rFonts w:hint="eastAsia"/>
        </w:rPr>
        <w:t>during</w:t>
      </w:r>
      <w:r w:rsidRPr="00FD0012">
        <w:t xml:space="preserve"> AM using the same WR-IC-PAAm </w:t>
      </w:r>
      <w:r>
        <w:rPr>
          <w:rFonts w:hint="eastAsia"/>
        </w:rPr>
        <w:t xml:space="preserve">electrodes after </w:t>
      </w:r>
      <w:r w:rsidRPr="00FD0012">
        <w:t>stor</w:t>
      </w:r>
      <w:r>
        <w:rPr>
          <w:rFonts w:hint="eastAsia"/>
        </w:rPr>
        <w:t>age</w:t>
      </w:r>
      <w:r w:rsidRPr="00FD0012">
        <w:t xml:space="preserve"> at 37 °C </w:t>
      </w:r>
      <w:r>
        <w:rPr>
          <w:rFonts w:hint="eastAsia"/>
        </w:rPr>
        <w:t>from day 0 to day 7</w:t>
      </w:r>
      <w:r w:rsidRPr="00FD0012">
        <w:t>.</w:t>
      </w:r>
    </w:p>
    <w:bookmarkEnd w:id="51"/>
    <w:p w14:paraId="17DFE28C" w14:textId="77777777" w:rsidR="00D766A9" w:rsidRDefault="00D766A9" w:rsidP="00D766A9">
      <w:pPr>
        <w:pStyle w:val="ae"/>
        <w:jc w:val="both"/>
      </w:pPr>
    </w:p>
    <w:p w14:paraId="0302C81D" w14:textId="77777777" w:rsidR="00D766A9" w:rsidRDefault="00D766A9" w:rsidP="00D766A9">
      <w:pPr>
        <w:pStyle w:val="ae"/>
        <w:jc w:val="both"/>
      </w:pPr>
    </w:p>
    <w:p w14:paraId="1CC3BD4E"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1C4218BB" w14:textId="77777777" w:rsidR="00D766A9" w:rsidRDefault="00D766A9" w:rsidP="00D766A9">
      <w:pPr>
        <w:pStyle w:val="ae"/>
        <w:jc w:val="center"/>
      </w:pPr>
      <w:r>
        <w:rPr>
          <w:noProof/>
        </w:rPr>
        <w:lastRenderedPageBreak/>
        <w:drawing>
          <wp:inline distT="0" distB="0" distL="0" distR="0" wp14:anchorId="3BC1B735" wp14:editId="5FFDBD5C">
            <wp:extent cx="4660900" cy="2710815"/>
            <wp:effectExtent l="0" t="0" r="6350" b="0"/>
            <wp:docPr id="12964882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660900" cy="2710815"/>
                    </a:xfrm>
                    <a:prstGeom prst="rect">
                      <a:avLst/>
                    </a:prstGeom>
                    <a:noFill/>
                    <a:ln>
                      <a:noFill/>
                    </a:ln>
                  </pic:spPr>
                </pic:pic>
              </a:graphicData>
            </a:graphic>
          </wp:inline>
        </w:drawing>
      </w:r>
    </w:p>
    <w:p w14:paraId="2EBB7BAD" w14:textId="77777777" w:rsidR="00D766A9" w:rsidRDefault="00D766A9" w:rsidP="00D766A9">
      <w:pPr>
        <w:pStyle w:val="ae"/>
        <w:jc w:val="both"/>
      </w:pPr>
      <w:r w:rsidRPr="00227492">
        <w:rPr>
          <w:rFonts w:hint="eastAsia"/>
          <w:b/>
          <w:bCs/>
        </w:rPr>
        <w:t>Fig</w:t>
      </w:r>
      <w:r>
        <w:rPr>
          <w:b/>
          <w:bCs/>
        </w:rPr>
        <w:t>.</w:t>
      </w:r>
      <w:r w:rsidRPr="00227492">
        <w:rPr>
          <w:rFonts w:hint="eastAsia"/>
          <w:b/>
          <w:bCs/>
        </w:rPr>
        <w:t xml:space="preserve"> S</w:t>
      </w:r>
      <w:r>
        <w:rPr>
          <w:rFonts w:hint="eastAsia"/>
          <w:b/>
          <w:bCs/>
        </w:rPr>
        <w:t>26</w:t>
      </w:r>
      <w:r w:rsidRPr="00227492">
        <w:rPr>
          <w:rFonts w:hint="eastAsia"/>
          <w:b/>
          <w:bCs/>
        </w:rPr>
        <w:t xml:space="preserve">. </w:t>
      </w:r>
      <w:r w:rsidRPr="00227492">
        <w:rPr>
          <w:b/>
          <w:bCs/>
        </w:rPr>
        <w:t>Time-dependent electrode–skin impedance of WR-IC-PAAm</w:t>
      </w:r>
      <w:r w:rsidRPr="00227492">
        <w:rPr>
          <w:rFonts w:hint="eastAsia"/>
          <w:b/>
          <w:bCs/>
        </w:rPr>
        <w:t xml:space="preserve"> </w:t>
      </w:r>
      <w:r>
        <w:rPr>
          <w:rFonts w:hint="eastAsia"/>
          <w:b/>
          <w:bCs/>
        </w:rPr>
        <w:t>electrodes versus</w:t>
      </w:r>
      <w:r w:rsidRPr="00227492">
        <w:rPr>
          <w:b/>
          <w:bCs/>
        </w:rPr>
        <w:t xml:space="preserve"> commercial electrodes during storage at 25 °C</w:t>
      </w:r>
      <w:r>
        <w:rPr>
          <w:rFonts w:hint="eastAsia"/>
          <w:b/>
          <w:bCs/>
        </w:rPr>
        <w:t xml:space="preserve"> </w:t>
      </w:r>
      <w:r>
        <w:rPr>
          <w:b/>
          <w:bCs/>
        </w:rPr>
        <w:t>over</w:t>
      </w:r>
      <w:r>
        <w:rPr>
          <w:rFonts w:hint="eastAsia"/>
          <w:b/>
          <w:bCs/>
        </w:rPr>
        <w:t xml:space="preserve"> 24 h</w:t>
      </w:r>
      <w:r w:rsidRPr="00227492">
        <w:rPr>
          <w:b/>
          <w:bCs/>
        </w:rPr>
        <w:t>.</w:t>
      </w:r>
      <w:r w:rsidRPr="00397D75">
        <w:t xml:space="preserve"> </w:t>
      </w:r>
      <w:r>
        <w:t>(</w:t>
      </w:r>
      <w:r w:rsidRPr="006F7DFD">
        <w:rPr>
          <w:b/>
          <w:bCs/>
        </w:rPr>
        <w:t>A</w:t>
      </w:r>
      <w:r>
        <w:t xml:space="preserve"> and </w:t>
      </w:r>
      <w:r w:rsidRPr="006F7DFD">
        <w:rPr>
          <w:b/>
          <w:bCs/>
        </w:rPr>
        <w:t>B</w:t>
      </w:r>
      <w:r>
        <w:t xml:space="preserve">) </w:t>
      </w:r>
      <w:r w:rsidRPr="00397D75">
        <w:t xml:space="preserve">Contact </w:t>
      </w:r>
      <w:r>
        <w:rPr>
          <w:rFonts w:hint="eastAsia"/>
        </w:rPr>
        <w:t>i</w:t>
      </w:r>
      <w:r w:rsidRPr="00397D75">
        <w:t>mpedance (</w:t>
      </w:r>
      <w:r>
        <w:t>A</w:t>
      </w:r>
      <w:r w:rsidRPr="00397D75">
        <w:t>) and phase angle (</w:t>
      </w:r>
      <w:r>
        <w:t>A</w:t>
      </w:r>
      <w:r w:rsidRPr="00397D75">
        <w:t xml:space="preserve">) of </w:t>
      </w:r>
      <w:r w:rsidRPr="00B22A3B">
        <w:t>WR-IC-PAAm</w:t>
      </w:r>
      <w:r>
        <w:rPr>
          <w:rFonts w:hint="eastAsia"/>
        </w:rPr>
        <w:t xml:space="preserve"> electrodes</w:t>
      </w:r>
      <w:r w:rsidRPr="00397D75">
        <w:t>.</w:t>
      </w:r>
      <w:r>
        <w:rPr>
          <w:rFonts w:hint="eastAsia"/>
        </w:rPr>
        <w:t xml:space="preserve"> </w:t>
      </w:r>
      <w:r>
        <w:t>(</w:t>
      </w:r>
      <w:r w:rsidRPr="006F7DFD">
        <w:rPr>
          <w:b/>
          <w:bCs/>
        </w:rPr>
        <w:t>C</w:t>
      </w:r>
      <w:r>
        <w:t xml:space="preserve"> and </w:t>
      </w:r>
      <w:r w:rsidRPr="006F7DFD">
        <w:rPr>
          <w:b/>
          <w:bCs/>
        </w:rPr>
        <w:t>D</w:t>
      </w:r>
      <w:r>
        <w:t>)</w:t>
      </w:r>
      <w:r w:rsidRPr="00397D75">
        <w:t xml:space="preserve"> Contact impedance (</w:t>
      </w:r>
      <w:r>
        <w:t>C</w:t>
      </w:r>
      <w:r w:rsidRPr="00397D75">
        <w:t>) and phase angle (</w:t>
      </w:r>
      <w:r>
        <w:t>D</w:t>
      </w:r>
      <w:r w:rsidRPr="00397D75">
        <w:t xml:space="preserve">) of </w:t>
      </w:r>
      <w:r>
        <w:rPr>
          <w:rFonts w:hint="eastAsia"/>
        </w:rPr>
        <w:t>C</w:t>
      </w:r>
      <w:r w:rsidRPr="00397D75">
        <w:t>omm</w:t>
      </w:r>
      <w:r>
        <w:rPr>
          <w:rFonts w:hint="eastAsia"/>
        </w:rPr>
        <w:t>.</w:t>
      </w:r>
      <w:r w:rsidRPr="00397D75">
        <w:t xml:space="preserve">_1 electrode. </w:t>
      </w:r>
      <w:r>
        <w:t>(</w:t>
      </w:r>
      <w:r w:rsidRPr="006F7DFD">
        <w:rPr>
          <w:b/>
          <w:bCs/>
        </w:rPr>
        <w:t>E</w:t>
      </w:r>
      <w:r>
        <w:t xml:space="preserve"> and </w:t>
      </w:r>
      <w:r w:rsidRPr="006F7DFD">
        <w:rPr>
          <w:b/>
          <w:bCs/>
        </w:rPr>
        <w:t>F</w:t>
      </w:r>
      <w:r>
        <w:t xml:space="preserve">) </w:t>
      </w:r>
      <w:r w:rsidRPr="00397D75">
        <w:t>Contact impedance (</w:t>
      </w:r>
      <w:r>
        <w:t>E</w:t>
      </w:r>
      <w:r w:rsidRPr="00397D75">
        <w:t>) and phase angle (</w:t>
      </w:r>
      <w:r>
        <w:t>F</w:t>
      </w:r>
      <w:r w:rsidRPr="00397D75">
        <w:t xml:space="preserve">) of </w:t>
      </w:r>
      <w:r>
        <w:rPr>
          <w:rFonts w:hint="eastAsia"/>
        </w:rPr>
        <w:t>C</w:t>
      </w:r>
      <w:r w:rsidRPr="00397D75">
        <w:t>omm</w:t>
      </w:r>
      <w:r>
        <w:rPr>
          <w:rFonts w:hint="eastAsia"/>
        </w:rPr>
        <w:t>.</w:t>
      </w:r>
      <w:r w:rsidRPr="00397D75">
        <w:t xml:space="preserve">_2 electrode. </w:t>
      </w:r>
      <w:r w:rsidRPr="00236FFC">
        <w:rPr>
          <w:rFonts w:hint="eastAsia"/>
        </w:rPr>
        <w:t>Solid l</w:t>
      </w:r>
      <w:r w:rsidRPr="00236FFC">
        <w:t>ines represent mean</w:t>
      </w:r>
      <w:r>
        <w:rPr>
          <w:rFonts w:hint="eastAsia"/>
        </w:rPr>
        <w:t xml:space="preserve"> values</w:t>
      </w:r>
      <w:r w:rsidRPr="00236FFC">
        <w:rPr>
          <w:rFonts w:hint="eastAsia"/>
        </w:rPr>
        <w:t xml:space="preserve"> and </w:t>
      </w:r>
      <w:r w:rsidRPr="00236FFC">
        <w:t xml:space="preserve">shaded </w:t>
      </w:r>
      <w:r>
        <w:rPr>
          <w:rFonts w:hint="eastAsia"/>
        </w:rPr>
        <w:t>regions</w:t>
      </w:r>
      <w:r w:rsidRPr="00236FFC">
        <w:t xml:space="preserve"> indicate ± s.d.</w:t>
      </w:r>
      <w:r w:rsidRPr="00236FFC">
        <w:rPr>
          <w:rFonts w:hint="eastAsia"/>
        </w:rPr>
        <w:t xml:space="preserve"> from </w:t>
      </w:r>
      <w:r>
        <w:rPr>
          <w:rFonts w:hint="eastAsia"/>
        </w:rPr>
        <w:t>4</w:t>
      </w:r>
      <w:r w:rsidRPr="00236FFC">
        <w:rPr>
          <w:rFonts w:hint="eastAsia"/>
        </w:rPr>
        <w:t xml:space="preserve"> tests</w:t>
      </w:r>
      <w:r w:rsidRPr="00236FFC">
        <w:t>.</w:t>
      </w:r>
    </w:p>
    <w:p w14:paraId="69846919"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17C0C857" w14:textId="77777777" w:rsidR="00D766A9" w:rsidRDefault="00D766A9" w:rsidP="00D766A9">
      <w:pPr>
        <w:pStyle w:val="ae"/>
        <w:jc w:val="center"/>
      </w:pPr>
      <w:bookmarkStart w:id="52" w:name="OLE_LINK4"/>
      <w:r>
        <w:rPr>
          <w:noProof/>
        </w:rPr>
        <w:lastRenderedPageBreak/>
        <w:drawing>
          <wp:inline distT="0" distB="0" distL="0" distR="0" wp14:anchorId="7EB1E6DF" wp14:editId="09F2F9F8">
            <wp:extent cx="4725670" cy="2694940"/>
            <wp:effectExtent l="0" t="0" r="0" b="0"/>
            <wp:docPr id="7453567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25670" cy="2694940"/>
                    </a:xfrm>
                    <a:prstGeom prst="rect">
                      <a:avLst/>
                    </a:prstGeom>
                    <a:noFill/>
                    <a:ln>
                      <a:noFill/>
                    </a:ln>
                  </pic:spPr>
                </pic:pic>
              </a:graphicData>
            </a:graphic>
          </wp:inline>
        </w:drawing>
      </w:r>
    </w:p>
    <w:p w14:paraId="59D2666E" w14:textId="77777777" w:rsidR="00D766A9" w:rsidRDefault="00D766A9" w:rsidP="00D766A9">
      <w:pPr>
        <w:pStyle w:val="ae"/>
        <w:jc w:val="both"/>
      </w:pPr>
      <w:r w:rsidRPr="00227492">
        <w:rPr>
          <w:rFonts w:hint="eastAsia"/>
          <w:b/>
          <w:bCs/>
        </w:rPr>
        <w:t>Fig</w:t>
      </w:r>
      <w:r>
        <w:rPr>
          <w:b/>
          <w:bCs/>
        </w:rPr>
        <w:t>.</w:t>
      </w:r>
      <w:r w:rsidRPr="00227492">
        <w:rPr>
          <w:rFonts w:hint="eastAsia"/>
          <w:b/>
          <w:bCs/>
        </w:rPr>
        <w:t xml:space="preserve"> S</w:t>
      </w:r>
      <w:r>
        <w:rPr>
          <w:rFonts w:hint="eastAsia"/>
          <w:b/>
          <w:bCs/>
        </w:rPr>
        <w:t>27</w:t>
      </w:r>
      <w:r w:rsidRPr="00227492">
        <w:rPr>
          <w:rFonts w:hint="eastAsia"/>
          <w:b/>
          <w:bCs/>
        </w:rPr>
        <w:t xml:space="preserve">. </w:t>
      </w:r>
      <w:r w:rsidRPr="00227492">
        <w:rPr>
          <w:b/>
          <w:bCs/>
        </w:rPr>
        <w:t>Time-dependent electrode–skin impedance stability of WR-IC-PAAm</w:t>
      </w:r>
      <w:r w:rsidRPr="00227492">
        <w:rPr>
          <w:rFonts w:hint="eastAsia"/>
          <w:b/>
          <w:bCs/>
        </w:rPr>
        <w:t xml:space="preserve"> </w:t>
      </w:r>
      <w:r>
        <w:rPr>
          <w:rFonts w:hint="eastAsia"/>
          <w:b/>
          <w:bCs/>
        </w:rPr>
        <w:t xml:space="preserve">electrodes versus </w:t>
      </w:r>
      <w:r w:rsidRPr="00227492">
        <w:rPr>
          <w:b/>
          <w:bCs/>
        </w:rPr>
        <w:t xml:space="preserve">commercial electrodes during storage at </w:t>
      </w:r>
      <w:r>
        <w:rPr>
          <w:rFonts w:hint="eastAsia"/>
          <w:b/>
          <w:bCs/>
        </w:rPr>
        <w:t>37</w:t>
      </w:r>
      <w:r w:rsidRPr="00227492">
        <w:rPr>
          <w:b/>
          <w:bCs/>
        </w:rPr>
        <w:t xml:space="preserve"> °C</w:t>
      </w:r>
      <w:r>
        <w:rPr>
          <w:rFonts w:hint="eastAsia"/>
          <w:b/>
          <w:bCs/>
        </w:rPr>
        <w:t xml:space="preserve"> in 24 h</w:t>
      </w:r>
      <w:r w:rsidRPr="00227492">
        <w:rPr>
          <w:b/>
          <w:bCs/>
        </w:rPr>
        <w:t>.</w:t>
      </w:r>
      <w:r w:rsidRPr="00397D75">
        <w:t xml:space="preserve"> </w:t>
      </w:r>
      <w:r>
        <w:t>(</w:t>
      </w:r>
      <w:r w:rsidRPr="00AD08AC">
        <w:rPr>
          <w:b/>
          <w:bCs/>
        </w:rPr>
        <w:t>A</w:t>
      </w:r>
      <w:r>
        <w:t xml:space="preserve"> and </w:t>
      </w:r>
      <w:r w:rsidRPr="00AD08AC">
        <w:rPr>
          <w:b/>
          <w:bCs/>
        </w:rPr>
        <w:t>B</w:t>
      </w:r>
      <w:r>
        <w:t>)</w:t>
      </w:r>
      <w:r w:rsidRPr="00397D75">
        <w:t xml:space="preserve"> Contact </w:t>
      </w:r>
      <w:r>
        <w:rPr>
          <w:rFonts w:hint="eastAsia"/>
        </w:rPr>
        <w:t>i</w:t>
      </w:r>
      <w:r w:rsidRPr="00397D75">
        <w:t>mpedance (</w:t>
      </w:r>
      <w:r>
        <w:t>A</w:t>
      </w:r>
      <w:r w:rsidRPr="00397D75">
        <w:t>) and phase angle (</w:t>
      </w:r>
      <w:r>
        <w:t>B</w:t>
      </w:r>
      <w:r w:rsidRPr="00397D75">
        <w:t xml:space="preserve">) of </w:t>
      </w:r>
      <w:r>
        <w:rPr>
          <w:rFonts w:hint="eastAsia"/>
        </w:rPr>
        <w:t xml:space="preserve">the </w:t>
      </w:r>
      <w:r w:rsidRPr="00B22A3B">
        <w:t>WR-IC-PAAm</w:t>
      </w:r>
      <w:r w:rsidRPr="00397D75">
        <w:t>, showing nearly unchanged contact impedance over 24 h.</w:t>
      </w:r>
      <w:r>
        <w:rPr>
          <w:rFonts w:hint="eastAsia"/>
        </w:rPr>
        <w:t xml:space="preserve"> </w:t>
      </w:r>
      <w:r>
        <w:t>(</w:t>
      </w:r>
      <w:r w:rsidRPr="00AD08AC">
        <w:rPr>
          <w:b/>
          <w:bCs/>
        </w:rPr>
        <w:t>C</w:t>
      </w:r>
      <w:r>
        <w:t xml:space="preserve"> and </w:t>
      </w:r>
      <w:r w:rsidRPr="00AD08AC">
        <w:rPr>
          <w:b/>
          <w:bCs/>
        </w:rPr>
        <w:t>D</w:t>
      </w:r>
      <w:r>
        <w:t>)</w:t>
      </w:r>
      <w:r w:rsidRPr="00397D75">
        <w:t>, Contact impedance (</w:t>
      </w:r>
      <w:r>
        <w:t>C</w:t>
      </w:r>
      <w:r w:rsidRPr="00397D75">
        <w:t>) and phase angle (</w:t>
      </w:r>
      <w:r>
        <w:t>D</w:t>
      </w:r>
      <w:r w:rsidRPr="00397D75">
        <w:t xml:space="preserve">) of </w:t>
      </w:r>
      <w:r>
        <w:rPr>
          <w:rFonts w:hint="eastAsia"/>
        </w:rPr>
        <w:t>C</w:t>
      </w:r>
      <w:r w:rsidRPr="00397D75">
        <w:t>omm</w:t>
      </w:r>
      <w:r>
        <w:rPr>
          <w:rFonts w:hint="eastAsia"/>
        </w:rPr>
        <w:t>.</w:t>
      </w:r>
      <w:r w:rsidRPr="00397D75">
        <w:t xml:space="preserve">_1 electrode. </w:t>
      </w:r>
      <w:r>
        <w:t>(</w:t>
      </w:r>
      <w:r w:rsidRPr="00AD08AC">
        <w:rPr>
          <w:b/>
          <w:bCs/>
        </w:rPr>
        <w:t>E</w:t>
      </w:r>
      <w:r>
        <w:t xml:space="preserve"> and </w:t>
      </w:r>
      <w:r w:rsidRPr="00AD08AC">
        <w:rPr>
          <w:b/>
          <w:bCs/>
        </w:rPr>
        <w:t>F</w:t>
      </w:r>
      <w:r>
        <w:t xml:space="preserve">) </w:t>
      </w:r>
      <w:r w:rsidRPr="00397D75">
        <w:t>Contact impedance (</w:t>
      </w:r>
      <w:r>
        <w:t>E</w:t>
      </w:r>
      <w:r w:rsidRPr="00397D75">
        <w:t>) and phase angle (</w:t>
      </w:r>
      <w:r>
        <w:t>F</w:t>
      </w:r>
      <w:r w:rsidRPr="00397D75">
        <w:t xml:space="preserve">) of </w:t>
      </w:r>
      <w:r>
        <w:rPr>
          <w:rFonts w:hint="eastAsia"/>
        </w:rPr>
        <w:t>C</w:t>
      </w:r>
      <w:r w:rsidRPr="00397D75">
        <w:t>omm</w:t>
      </w:r>
      <w:r>
        <w:rPr>
          <w:rFonts w:hint="eastAsia"/>
        </w:rPr>
        <w:t>.</w:t>
      </w:r>
      <w:r w:rsidRPr="00397D75">
        <w:t xml:space="preserve">_2 electrode. </w:t>
      </w:r>
      <w:r w:rsidRPr="00236FFC">
        <w:rPr>
          <w:rFonts w:hint="eastAsia"/>
        </w:rPr>
        <w:t>Solid l</w:t>
      </w:r>
      <w:r w:rsidRPr="00236FFC">
        <w:t>ines represent the mean</w:t>
      </w:r>
      <w:r w:rsidRPr="00236FFC">
        <w:rPr>
          <w:rFonts w:hint="eastAsia"/>
        </w:rPr>
        <w:t xml:space="preserve"> and </w:t>
      </w:r>
      <w:r w:rsidRPr="00236FFC">
        <w:t>shaded areas indicate ± s.d.</w:t>
      </w:r>
      <w:r w:rsidRPr="00236FFC">
        <w:rPr>
          <w:rFonts w:hint="eastAsia"/>
        </w:rPr>
        <w:t xml:space="preserve"> from </w:t>
      </w:r>
      <w:r>
        <w:rPr>
          <w:rFonts w:hint="eastAsia"/>
        </w:rPr>
        <w:t>4</w:t>
      </w:r>
      <w:r w:rsidRPr="00236FFC">
        <w:rPr>
          <w:rFonts w:hint="eastAsia"/>
        </w:rPr>
        <w:t xml:space="preserve"> tests</w:t>
      </w:r>
      <w:r w:rsidRPr="00236FFC">
        <w:t>.</w:t>
      </w:r>
    </w:p>
    <w:bookmarkEnd w:id="52"/>
    <w:p w14:paraId="77B065F8"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4544DD65" w14:textId="77777777" w:rsidR="00D766A9" w:rsidRDefault="00D766A9" w:rsidP="00D766A9">
      <w:pPr>
        <w:pStyle w:val="ae"/>
        <w:jc w:val="center"/>
      </w:pPr>
      <w:r>
        <w:rPr>
          <w:noProof/>
        </w:rPr>
        <w:lastRenderedPageBreak/>
        <w:drawing>
          <wp:inline distT="0" distB="0" distL="0" distR="0" wp14:anchorId="496C436F" wp14:editId="7D131446">
            <wp:extent cx="4834255" cy="5581650"/>
            <wp:effectExtent l="0" t="0" r="4445" b="0"/>
            <wp:docPr id="14929311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4255" cy="5581650"/>
                    </a:xfrm>
                    <a:prstGeom prst="rect">
                      <a:avLst/>
                    </a:prstGeom>
                    <a:noFill/>
                    <a:ln>
                      <a:noFill/>
                    </a:ln>
                  </pic:spPr>
                </pic:pic>
              </a:graphicData>
            </a:graphic>
          </wp:inline>
        </w:drawing>
      </w:r>
    </w:p>
    <w:p w14:paraId="7DEE40BB" w14:textId="77777777" w:rsidR="00D766A9" w:rsidRPr="00FF2067" w:rsidRDefault="00D766A9" w:rsidP="00D766A9">
      <w:pPr>
        <w:pStyle w:val="ae"/>
        <w:jc w:val="both"/>
      </w:pPr>
      <w:r w:rsidRPr="008406D0">
        <w:rPr>
          <w:b/>
          <w:bCs/>
        </w:rPr>
        <w:t>Fig</w:t>
      </w:r>
      <w:r>
        <w:rPr>
          <w:b/>
          <w:bCs/>
        </w:rPr>
        <w:t>.</w:t>
      </w:r>
      <w:r w:rsidRPr="008406D0">
        <w:rPr>
          <w:b/>
          <w:bCs/>
        </w:rPr>
        <w:t xml:space="preserve"> S</w:t>
      </w:r>
      <w:r>
        <w:rPr>
          <w:rFonts w:hint="eastAsia"/>
          <w:b/>
          <w:bCs/>
        </w:rPr>
        <w:t>28</w:t>
      </w:r>
      <w:r w:rsidRPr="008406D0">
        <w:rPr>
          <w:b/>
          <w:bCs/>
        </w:rPr>
        <w:t>. Stability of EEG recording</w:t>
      </w:r>
      <w:r>
        <w:rPr>
          <w:rFonts w:hint="eastAsia"/>
          <w:b/>
          <w:bCs/>
        </w:rPr>
        <w:t>s</w:t>
      </w:r>
      <w:r w:rsidRPr="008406D0">
        <w:rPr>
          <w:b/>
          <w:bCs/>
        </w:rPr>
        <w:t xml:space="preserve"> </w:t>
      </w:r>
      <w:r>
        <w:rPr>
          <w:rFonts w:hint="eastAsia"/>
          <w:b/>
          <w:bCs/>
        </w:rPr>
        <w:t>with</w:t>
      </w:r>
      <w:r w:rsidRPr="008406D0">
        <w:rPr>
          <w:b/>
          <w:bCs/>
        </w:rPr>
        <w:t xml:space="preserve"> WR-IC-PAAm</w:t>
      </w:r>
      <w:r w:rsidRPr="008406D0">
        <w:rPr>
          <w:rFonts w:hint="eastAsia"/>
          <w:b/>
          <w:bCs/>
        </w:rPr>
        <w:t xml:space="preserve"> </w:t>
      </w:r>
      <w:r>
        <w:rPr>
          <w:rFonts w:hint="eastAsia"/>
          <w:b/>
          <w:bCs/>
        </w:rPr>
        <w:t>and</w:t>
      </w:r>
      <w:r w:rsidRPr="008406D0">
        <w:rPr>
          <w:b/>
          <w:bCs/>
        </w:rPr>
        <w:t xml:space="preserve"> commercial electrodes during storage at 25 °C</w:t>
      </w:r>
      <w:r w:rsidRPr="00DB2D09">
        <w:t xml:space="preserve">. </w:t>
      </w:r>
      <w:r>
        <w:t>(</w:t>
      </w:r>
      <w:r w:rsidRPr="00AD08AC">
        <w:rPr>
          <w:b/>
          <w:bCs/>
        </w:rPr>
        <w:t>A</w:t>
      </w:r>
      <w:r>
        <w:rPr>
          <w:rFonts w:hint="eastAsia"/>
        </w:rPr>
        <w:t xml:space="preserve"> to </w:t>
      </w:r>
      <w:r w:rsidRPr="00AD08AC">
        <w:rPr>
          <w:b/>
          <w:bCs/>
        </w:rPr>
        <w:t>C</w:t>
      </w:r>
      <w:r>
        <w:t>) PSD</w:t>
      </w:r>
      <w:r w:rsidRPr="00DB2D09">
        <w:t xml:space="preserve"> of EEG signals </w:t>
      </w:r>
      <w:r>
        <w:rPr>
          <w:rFonts w:hint="eastAsia"/>
        </w:rPr>
        <w:t>during AM re</w:t>
      </w:r>
      <w:r w:rsidRPr="00DB2D09">
        <w:t xml:space="preserve">corded </w:t>
      </w:r>
      <w:r>
        <w:rPr>
          <w:rFonts w:hint="eastAsia"/>
        </w:rPr>
        <w:t>with</w:t>
      </w:r>
      <w:r w:rsidRPr="00DB2D09">
        <w:t xml:space="preserve"> </w:t>
      </w:r>
      <w:r w:rsidRPr="007C435E">
        <w:t>WR-IC-PAAm</w:t>
      </w:r>
      <w:r w:rsidRPr="00DB2D09">
        <w:t xml:space="preserve"> (</w:t>
      </w:r>
      <w:r>
        <w:t>A</w:t>
      </w:r>
      <w:r w:rsidRPr="00DB2D09">
        <w:t xml:space="preserve">) and </w:t>
      </w:r>
      <w:r>
        <w:t>C</w:t>
      </w:r>
      <w:r w:rsidRPr="00DB2D09">
        <w:t>omm</w:t>
      </w:r>
      <w:r>
        <w:t>.</w:t>
      </w:r>
      <w:r w:rsidRPr="00DB2D09">
        <w:t>_1 (</w:t>
      </w:r>
      <w:r>
        <w:t>B</w:t>
      </w:r>
      <w:r w:rsidRPr="00DB2D09">
        <w:t xml:space="preserve">) and </w:t>
      </w:r>
      <w:r>
        <w:t>C</w:t>
      </w:r>
      <w:r w:rsidRPr="00DB2D09">
        <w:t>omm</w:t>
      </w:r>
      <w:r>
        <w:t>.</w:t>
      </w:r>
      <w:r w:rsidRPr="00DB2D09">
        <w:t>_2 (</w:t>
      </w:r>
      <w:r>
        <w:t>C</w:t>
      </w:r>
      <w:r w:rsidRPr="00DB2D09">
        <w:t xml:space="preserve">) electrodes at 0, 6, 12, 18, and 24 h. </w:t>
      </w:r>
      <w:r>
        <w:rPr>
          <w:rFonts w:hint="eastAsia"/>
        </w:rPr>
        <w:t>S</w:t>
      </w:r>
      <w:r w:rsidRPr="00236FFC">
        <w:rPr>
          <w:rFonts w:hint="eastAsia"/>
        </w:rPr>
        <w:t>olid l</w:t>
      </w:r>
      <w:r w:rsidRPr="00236FFC">
        <w:t>ines represent mean</w:t>
      </w:r>
      <w:r w:rsidRPr="00236FFC">
        <w:rPr>
          <w:rFonts w:hint="eastAsia"/>
        </w:rPr>
        <w:t xml:space="preserve"> </w:t>
      </w:r>
      <w:r>
        <w:rPr>
          <w:rFonts w:hint="eastAsia"/>
        </w:rPr>
        <w:t xml:space="preserve">values </w:t>
      </w:r>
      <w:r w:rsidRPr="00236FFC">
        <w:rPr>
          <w:rFonts w:hint="eastAsia"/>
        </w:rPr>
        <w:t xml:space="preserve">and </w:t>
      </w:r>
      <w:r w:rsidRPr="00236FFC">
        <w:t xml:space="preserve">shaded </w:t>
      </w:r>
      <w:r>
        <w:rPr>
          <w:rFonts w:hint="eastAsia"/>
        </w:rPr>
        <w:t xml:space="preserve">regions </w:t>
      </w:r>
      <w:r w:rsidRPr="00236FFC">
        <w:t>indicate ± s.d.</w:t>
      </w:r>
      <w:r w:rsidRPr="00236FFC">
        <w:rPr>
          <w:rFonts w:hint="eastAsia"/>
        </w:rPr>
        <w:t xml:space="preserve"> from </w:t>
      </w:r>
      <w:r>
        <w:rPr>
          <w:rFonts w:hint="eastAsia"/>
        </w:rPr>
        <w:t>8</w:t>
      </w:r>
      <w:r w:rsidRPr="00236FFC">
        <w:rPr>
          <w:rFonts w:hint="eastAsia"/>
        </w:rPr>
        <w:t xml:space="preserve"> tests</w:t>
      </w:r>
      <w:r w:rsidRPr="00236FFC">
        <w:t>.</w:t>
      </w:r>
      <w:r>
        <w:t xml:space="preserve"> (</w:t>
      </w:r>
      <w:r w:rsidRPr="00AD08AC">
        <w:rPr>
          <w:b/>
          <w:bCs/>
        </w:rPr>
        <w:t>D</w:t>
      </w:r>
      <w:r>
        <w:t xml:space="preserve"> and </w:t>
      </w:r>
      <w:r w:rsidRPr="00AD08AC">
        <w:rPr>
          <w:b/>
          <w:bCs/>
        </w:rPr>
        <w:t>E</w:t>
      </w:r>
      <w:r>
        <w:t xml:space="preserve">) </w:t>
      </w:r>
      <w:r w:rsidRPr="00DB2D09">
        <w:t>AM ratio (</w:t>
      </w:r>
      <w:r>
        <w:t>D</w:t>
      </w:r>
      <w:r w:rsidRPr="00DB2D09">
        <w:t>) and SNR (</w:t>
      </w:r>
      <w:r>
        <w:t>E</w:t>
      </w:r>
      <w:r w:rsidRPr="00DB2D09">
        <w:t>) as a function of time for the three electrode</w:t>
      </w:r>
      <w:r>
        <w:rPr>
          <w:rFonts w:hint="eastAsia"/>
        </w:rPr>
        <w:t xml:space="preserve"> type</w:t>
      </w:r>
      <w:r>
        <w:t>s</w:t>
      </w:r>
      <w:r w:rsidRPr="00DB2D09">
        <w:t xml:space="preserve">. Error bars represent the s.d. of the mean from </w:t>
      </w:r>
      <w:r>
        <w:t>8</w:t>
      </w:r>
      <w:r w:rsidRPr="00DB2D09">
        <w:t xml:space="preserve"> tests.</w:t>
      </w:r>
      <w:r>
        <w:br w:type="page"/>
      </w:r>
    </w:p>
    <w:p w14:paraId="38364C5B" w14:textId="77777777" w:rsidR="00D766A9" w:rsidRPr="00D76653" w:rsidRDefault="00D766A9" w:rsidP="00D766A9">
      <w:pPr>
        <w:jc w:val="center"/>
        <w:rPr>
          <w:rFonts w:ascii="Times New Roman" w:eastAsia="宋体" w:hAnsi="Times New Roman" w:cs="Times New Roman"/>
          <w:kern w:val="0"/>
        </w:rPr>
      </w:pPr>
      <w:r>
        <w:rPr>
          <w:noProof/>
        </w:rPr>
        <w:lastRenderedPageBreak/>
        <w:drawing>
          <wp:inline distT="0" distB="0" distL="0" distR="0" wp14:anchorId="66359D97" wp14:editId="015D8DBC">
            <wp:extent cx="4814570" cy="5645785"/>
            <wp:effectExtent l="0" t="0" r="5080" b="0"/>
            <wp:docPr id="14634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814570" cy="5645785"/>
                    </a:xfrm>
                    <a:prstGeom prst="rect">
                      <a:avLst/>
                    </a:prstGeom>
                    <a:noFill/>
                    <a:ln>
                      <a:noFill/>
                    </a:ln>
                  </pic:spPr>
                </pic:pic>
              </a:graphicData>
            </a:graphic>
          </wp:inline>
        </w:drawing>
      </w:r>
    </w:p>
    <w:p w14:paraId="161C13CE" w14:textId="77777777" w:rsidR="00D766A9" w:rsidRDefault="00D766A9" w:rsidP="00D766A9">
      <w:pPr>
        <w:pStyle w:val="ae"/>
        <w:jc w:val="both"/>
      </w:pPr>
      <w:r w:rsidRPr="008406D0">
        <w:rPr>
          <w:b/>
          <w:bCs/>
        </w:rPr>
        <w:t>Fig</w:t>
      </w:r>
      <w:r>
        <w:rPr>
          <w:b/>
          <w:bCs/>
        </w:rPr>
        <w:t>.</w:t>
      </w:r>
      <w:r w:rsidRPr="008406D0">
        <w:rPr>
          <w:b/>
          <w:bCs/>
        </w:rPr>
        <w:t xml:space="preserve"> S</w:t>
      </w:r>
      <w:r>
        <w:rPr>
          <w:rFonts w:hint="eastAsia"/>
          <w:b/>
          <w:bCs/>
        </w:rPr>
        <w:t>29</w:t>
      </w:r>
      <w:r w:rsidRPr="008406D0">
        <w:rPr>
          <w:b/>
          <w:bCs/>
        </w:rPr>
        <w:t xml:space="preserve">. Stability of EEG recording </w:t>
      </w:r>
      <w:r>
        <w:rPr>
          <w:rFonts w:hint="eastAsia"/>
          <w:b/>
          <w:bCs/>
        </w:rPr>
        <w:t>with</w:t>
      </w:r>
      <w:r w:rsidRPr="008406D0">
        <w:rPr>
          <w:b/>
          <w:bCs/>
        </w:rPr>
        <w:t xml:space="preserve"> WR-IC-PAAm</w:t>
      </w:r>
      <w:r w:rsidRPr="008406D0">
        <w:rPr>
          <w:rFonts w:hint="eastAsia"/>
          <w:b/>
          <w:bCs/>
        </w:rPr>
        <w:t xml:space="preserve"> </w:t>
      </w:r>
      <w:r>
        <w:rPr>
          <w:rFonts w:hint="eastAsia"/>
          <w:b/>
          <w:bCs/>
        </w:rPr>
        <w:t>and</w:t>
      </w:r>
      <w:r w:rsidRPr="008406D0">
        <w:rPr>
          <w:b/>
          <w:bCs/>
        </w:rPr>
        <w:t xml:space="preserve"> commercial electrodes during storage at 37 °C</w:t>
      </w:r>
      <w:r w:rsidRPr="00DB2D09">
        <w:t xml:space="preserve">. </w:t>
      </w:r>
      <w:r>
        <w:t>(</w:t>
      </w:r>
      <w:r w:rsidRPr="00AD08AC">
        <w:rPr>
          <w:b/>
          <w:bCs/>
        </w:rPr>
        <w:t>A</w:t>
      </w:r>
      <w:r>
        <w:rPr>
          <w:rFonts w:hint="eastAsia"/>
        </w:rPr>
        <w:t xml:space="preserve"> to </w:t>
      </w:r>
      <w:r w:rsidRPr="00AD08AC">
        <w:rPr>
          <w:b/>
          <w:bCs/>
        </w:rPr>
        <w:t>C</w:t>
      </w:r>
      <w:r>
        <w:t>)</w:t>
      </w:r>
      <w:r w:rsidRPr="00DB2D09">
        <w:t xml:space="preserve"> PSD of EEG signals </w:t>
      </w:r>
      <w:r>
        <w:rPr>
          <w:rFonts w:hint="eastAsia"/>
        </w:rPr>
        <w:t xml:space="preserve">during AM </w:t>
      </w:r>
      <w:r w:rsidRPr="00DB2D09">
        <w:t xml:space="preserve">recorded by </w:t>
      </w:r>
      <w:r w:rsidRPr="007C435E">
        <w:t>WR-IC-PAAm</w:t>
      </w:r>
      <w:r w:rsidRPr="00DB2D09">
        <w:t xml:space="preserve"> (</w:t>
      </w:r>
      <w:r>
        <w:t>A</w:t>
      </w:r>
      <w:r w:rsidRPr="00DB2D09">
        <w:t xml:space="preserve">) and </w:t>
      </w:r>
      <w:r>
        <w:t>C</w:t>
      </w:r>
      <w:r w:rsidRPr="00DB2D09">
        <w:t>omm</w:t>
      </w:r>
      <w:r>
        <w:t>.</w:t>
      </w:r>
      <w:r w:rsidRPr="00DB2D09">
        <w:t>_1 (</w:t>
      </w:r>
      <w:r>
        <w:t>B</w:t>
      </w:r>
      <w:r w:rsidRPr="00DB2D09">
        <w:t xml:space="preserve">) and </w:t>
      </w:r>
      <w:r>
        <w:t>C</w:t>
      </w:r>
      <w:r w:rsidRPr="00DB2D09">
        <w:t>omm</w:t>
      </w:r>
      <w:r>
        <w:t>.</w:t>
      </w:r>
      <w:r w:rsidRPr="00DB2D09">
        <w:t>_2 (</w:t>
      </w:r>
      <w:r>
        <w:t>C</w:t>
      </w:r>
      <w:r w:rsidRPr="00DB2D09">
        <w:t xml:space="preserve">) electrodes at 0, 6, 12, 18, and 24 h. </w:t>
      </w:r>
      <w:r>
        <w:rPr>
          <w:rFonts w:hint="eastAsia"/>
        </w:rPr>
        <w:t>S</w:t>
      </w:r>
      <w:r w:rsidRPr="00236FFC">
        <w:rPr>
          <w:rFonts w:hint="eastAsia"/>
        </w:rPr>
        <w:t>olid l</w:t>
      </w:r>
      <w:r w:rsidRPr="00236FFC">
        <w:t>ines represent mean</w:t>
      </w:r>
      <w:r w:rsidRPr="00236FFC">
        <w:rPr>
          <w:rFonts w:hint="eastAsia"/>
        </w:rPr>
        <w:t xml:space="preserve"> </w:t>
      </w:r>
      <w:r>
        <w:rPr>
          <w:rFonts w:hint="eastAsia"/>
        </w:rPr>
        <w:t xml:space="preserve">values </w:t>
      </w:r>
      <w:r w:rsidRPr="00236FFC">
        <w:rPr>
          <w:rFonts w:hint="eastAsia"/>
        </w:rPr>
        <w:t xml:space="preserve">and </w:t>
      </w:r>
      <w:r w:rsidRPr="00236FFC">
        <w:t xml:space="preserve">shaded </w:t>
      </w:r>
      <w:r>
        <w:rPr>
          <w:rFonts w:hint="eastAsia"/>
        </w:rPr>
        <w:t>regions</w:t>
      </w:r>
      <w:r w:rsidRPr="00236FFC">
        <w:t xml:space="preserve"> indicate ± s.d.</w:t>
      </w:r>
      <w:r w:rsidRPr="00236FFC">
        <w:rPr>
          <w:rFonts w:hint="eastAsia"/>
        </w:rPr>
        <w:t xml:space="preserve"> from </w:t>
      </w:r>
      <w:r>
        <w:rPr>
          <w:rFonts w:hint="eastAsia"/>
        </w:rPr>
        <w:t>8</w:t>
      </w:r>
      <w:r w:rsidRPr="00236FFC">
        <w:rPr>
          <w:rFonts w:hint="eastAsia"/>
        </w:rPr>
        <w:t xml:space="preserve"> tests</w:t>
      </w:r>
      <w:r w:rsidRPr="00236FFC">
        <w:t>.</w:t>
      </w:r>
      <w:r>
        <w:t xml:space="preserve"> (</w:t>
      </w:r>
      <w:r w:rsidRPr="00AD08AC">
        <w:rPr>
          <w:b/>
          <w:bCs/>
        </w:rPr>
        <w:t>D</w:t>
      </w:r>
      <w:r>
        <w:t xml:space="preserve"> and </w:t>
      </w:r>
      <w:r w:rsidRPr="00AD08AC">
        <w:rPr>
          <w:b/>
          <w:bCs/>
        </w:rPr>
        <w:t>E</w:t>
      </w:r>
      <w:r>
        <w:t>)</w:t>
      </w:r>
      <w:r w:rsidRPr="00DB2D09">
        <w:t xml:space="preserve"> AM ratio (</w:t>
      </w:r>
      <w:r>
        <w:t>D</w:t>
      </w:r>
      <w:r w:rsidRPr="00DB2D09">
        <w:t>) and SNR (</w:t>
      </w:r>
      <w:r>
        <w:t>E</w:t>
      </w:r>
      <w:r w:rsidRPr="00DB2D09">
        <w:t>) as a function of time for the three electrode</w:t>
      </w:r>
      <w:r>
        <w:rPr>
          <w:rFonts w:hint="eastAsia"/>
        </w:rPr>
        <w:t xml:space="preserve"> types</w:t>
      </w:r>
      <w:r w:rsidRPr="00DB2D09">
        <w:t xml:space="preserve">. Error bars represent the s.d. of the mean from </w:t>
      </w:r>
      <w:r>
        <w:t>8</w:t>
      </w:r>
      <w:r w:rsidRPr="00DB2D09">
        <w:t xml:space="preserve"> tests.</w:t>
      </w:r>
    </w:p>
    <w:p w14:paraId="4E308A05"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372BC6E5" w14:textId="77777777" w:rsidR="00D766A9" w:rsidRDefault="00D766A9" w:rsidP="00D766A9">
      <w:pPr>
        <w:pStyle w:val="ae"/>
        <w:jc w:val="center"/>
      </w:pPr>
      <w:r>
        <w:rPr>
          <w:noProof/>
        </w:rPr>
        <w:lastRenderedPageBreak/>
        <w:drawing>
          <wp:inline distT="0" distB="0" distL="0" distR="0" wp14:anchorId="3752855B" wp14:editId="58F31AF2">
            <wp:extent cx="5943600" cy="4108450"/>
            <wp:effectExtent l="0" t="0" r="0" b="6350"/>
            <wp:docPr id="184565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4108450"/>
                    </a:xfrm>
                    <a:prstGeom prst="rect">
                      <a:avLst/>
                    </a:prstGeom>
                    <a:noFill/>
                    <a:ln>
                      <a:noFill/>
                    </a:ln>
                  </pic:spPr>
                </pic:pic>
              </a:graphicData>
            </a:graphic>
          </wp:inline>
        </w:drawing>
      </w:r>
    </w:p>
    <w:p w14:paraId="257A1A4E" w14:textId="77777777" w:rsidR="00D766A9" w:rsidRDefault="00D766A9" w:rsidP="00D766A9">
      <w:pPr>
        <w:pStyle w:val="ae"/>
        <w:jc w:val="both"/>
      </w:pPr>
      <w:r w:rsidRPr="00C0692A">
        <w:rPr>
          <w:b/>
          <w:bCs/>
        </w:rPr>
        <w:t>Fig</w:t>
      </w:r>
      <w:r>
        <w:rPr>
          <w:b/>
          <w:bCs/>
        </w:rPr>
        <w:t>.</w:t>
      </w:r>
      <w:r w:rsidRPr="00C0692A">
        <w:rPr>
          <w:b/>
          <w:bCs/>
        </w:rPr>
        <w:t xml:space="preserve"> S</w:t>
      </w:r>
      <w:r>
        <w:rPr>
          <w:rFonts w:hint="eastAsia"/>
          <w:b/>
          <w:bCs/>
        </w:rPr>
        <w:t>30.</w:t>
      </w:r>
      <w:r w:rsidRPr="00C0692A">
        <w:rPr>
          <w:b/>
          <w:bCs/>
        </w:rPr>
        <w:t xml:space="preserve"> Comparison of </w:t>
      </w:r>
      <w:bookmarkStart w:id="53" w:name="_Hlk221628698"/>
      <w:r w:rsidRPr="00C0692A">
        <w:rPr>
          <w:b/>
          <w:bCs/>
        </w:rPr>
        <w:t xml:space="preserve">electrooculogram (EOG) </w:t>
      </w:r>
      <w:bookmarkEnd w:id="53"/>
      <w:r w:rsidRPr="00C0692A">
        <w:rPr>
          <w:b/>
          <w:bCs/>
        </w:rPr>
        <w:t xml:space="preserve">tolerance </w:t>
      </w:r>
      <w:r>
        <w:rPr>
          <w:rFonts w:hint="eastAsia"/>
          <w:b/>
          <w:bCs/>
        </w:rPr>
        <w:t>in</w:t>
      </w:r>
      <w:r w:rsidRPr="00C0692A">
        <w:rPr>
          <w:b/>
          <w:bCs/>
        </w:rPr>
        <w:t xml:space="preserve"> deep </w:t>
      </w:r>
      <w:r>
        <w:rPr>
          <w:rFonts w:hint="eastAsia"/>
          <w:b/>
          <w:bCs/>
        </w:rPr>
        <w:t xml:space="preserve">and </w:t>
      </w:r>
      <w:r w:rsidRPr="00C0692A">
        <w:rPr>
          <w:b/>
          <w:bCs/>
        </w:rPr>
        <w:t>shallow ear-canal recordings.</w:t>
      </w:r>
      <w:r>
        <w:rPr>
          <w:rFonts w:hint="eastAsia"/>
        </w:rPr>
        <w:t xml:space="preserve"> </w:t>
      </w:r>
      <w:r>
        <w:t>(</w:t>
      </w:r>
      <w:r w:rsidRPr="00AD08AC">
        <w:rPr>
          <w:b/>
          <w:bCs/>
        </w:rPr>
        <w:t>A</w:t>
      </w:r>
      <w:r>
        <w:rPr>
          <w:rFonts w:hint="eastAsia"/>
        </w:rPr>
        <w:t xml:space="preserve"> to </w:t>
      </w:r>
      <w:r w:rsidRPr="00AD08AC">
        <w:rPr>
          <w:b/>
          <w:bCs/>
        </w:rPr>
        <w:t>F</w:t>
      </w:r>
      <w:r>
        <w:t>)</w:t>
      </w:r>
      <w:r w:rsidRPr="00C0692A">
        <w:t xml:space="preserve"> Time-domain </w:t>
      </w:r>
      <w:r>
        <w:t>biopotential</w:t>
      </w:r>
      <w:r w:rsidRPr="00C0692A">
        <w:t xml:space="preserve"> </w:t>
      </w:r>
      <w:r>
        <w:t>signal</w:t>
      </w:r>
      <w:r w:rsidRPr="00C0692A">
        <w:t>s recorded during gentle blinking (</w:t>
      </w:r>
      <w:r>
        <w:t>A</w:t>
      </w:r>
      <w:r w:rsidRPr="00C0692A">
        <w:t>), heavy blinking (</w:t>
      </w:r>
      <w:r>
        <w:t>B</w:t>
      </w:r>
      <w:r w:rsidRPr="00C0692A">
        <w:t xml:space="preserve">), </w:t>
      </w:r>
      <w:r>
        <w:rPr>
          <w:rFonts w:hint="eastAsia"/>
        </w:rPr>
        <w:t>upward gaze</w:t>
      </w:r>
      <w:r w:rsidRPr="00C0692A">
        <w:t xml:space="preserve"> (</w:t>
      </w:r>
      <w:r>
        <w:t>C</w:t>
      </w:r>
      <w:r w:rsidRPr="00C0692A">
        <w:t xml:space="preserve">), </w:t>
      </w:r>
      <w:r>
        <w:rPr>
          <w:rFonts w:hint="eastAsia"/>
        </w:rPr>
        <w:t>downward gaze</w:t>
      </w:r>
      <w:r w:rsidRPr="00C0692A">
        <w:t xml:space="preserve"> (</w:t>
      </w:r>
      <w:r>
        <w:t>D</w:t>
      </w:r>
      <w:r w:rsidRPr="00C0692A">
        <w:t xml:space="preserve">), </w:t>
      </w:r>
      <w:r>
        <w:rPr>
          <w:rFonts w:hint="eastAsia"/>
        </w:rPr>
        <w:t>leftward gaze</w:t>
      </w:r>
      <w:r w:rsidRPr="00C0692A">
        <w:t xml:space="preserve"> (</w:t>
      </w:r>
      <w:r>
        <w:t>E</w:t>
      </w:r>
      <w:r w:rsidRPr="00C0692A">
        <w:t xml:space="preserve">), and </w:t>
      </w:r>
      <w:r>
        <w:rPr>
          <w:rFonts w:hint="eastAsia"/>
        </w:rPr>
        <w:t>rightward gaze</w:t>
      </w:r>
      <w:r w:rsidRPr="00C0692A">
        <w:t xml:space="preserve"> (</w:t>
      </w:r>
      <w:r>
        <w:t>F</w:t>
      </w:r>
      <w:r w:rsidRPr="00C0692A">
        <w:t xml:space="preserve">), simultaneously measured using a </w:t>
      </w:r>
      <w:bookmarkStart w:id="54" w:name="_Hlk221629055"/>
      <w:r w:rsidRPr="00C0692A">
        <w:t xml:space="preserve">deep ear-canal electrode </w:t>
      </w:r>
      <w:bookmarkEnd w:id="54"/>
      <w:r w:rsidRPr="00C0692A">
        <w:t>and a shallow ear</w:t>
      </w:r>
      <w:r>
        <w:rPr>
          <w:rFonts w:hint="eastAsia"/>
        </w:rPr>
        <w:t>-</w:t>
      </w:r>
      <w:r w:rsidRPr="00C0692A">
        <w:t>tip</w:t>
      </w:r>
      <w:r>
        <w:rPr>
          <w:rFonts w:hint="eastAsia"/>
        </w:rPr>
        <w:t xml:space="preserve"> electrode</w:t>
      </w:r>
      <w:r w:rsidRPr="00C0692A">
        <w:t xml:space="preserve">. </w:t>
      </w:r>
    </w:p>
    <w:p w14:paraId="584FF761"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0ED2244D" w14:textId="77777777" w:rsidR="00D766A9" w:rsidRDefault="00D766A9" w:rsidP="00D766A9">
      <w:pPr>
        <w:pStyle w:val="ae"/>
        <w:jc w:val="center"/>
      </w:pPr>
      <w:r>
        <w:rPr>
          <w:noProof/>
        </w:rPr>
        <w:lastRenderedPageBreak/>
        <w:drawing>
          <wp:inline distT="0" distB="0" distL="0" distR="0" wp14:anchorId="79F8194D" wp14:editId="3DEF8EFE">
            <wp:extent cx="5731510" cy="4044315"/>
            <wp:effectExtent l="0" t="0" r="2540" b="0"/>
            <wp:docPr id="415095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4044315"/>
                    </a:xfrm>
                    <a:prstGeom prst="rect">
                      <a:avLst/>
                    </a:prstGeom>
                    <a:noFill/>
                    <a:ln>
                      <a:noFill/>
                    </a:ln>
                  </pic:spPr>
                </pic:pic>
              </a:graphicData>
            </a:graphic>
          </wp:inline>
        </w:drawing>
      </w:r>
    </w:p>
    <w:p w14:paraId="2EC74C34" w14:textId="77777777" w:rsidR="00D766A9" w:rsidRDefault="00D766A9" w:rsidP="00D766A9">
      <w:pPr>
        <w:pStyle w:val="ae"/>
        <w:jc w:val="both"/>
      </w:pPr>
      <w:r w:rsidRPr="006B6AF8">
        <w:rPr>
          <w:b/>
          <w:bCs/>
        </w:rPr>
        <w:t>Fig</w:t>
      </w:r>
      <w:r>
        <w:rPr>
          <w:b/>
          <w:bCs/>
        </w:rPr>
        <w:t>.</w:t>
      </w:r>
      <w:r w:rsidRPr="006B6AF8">
        <w:rPr>
          <w:b/>
          <w:bCs/>
        </w:rPr>
        <w:t xml:space="preserve"> S</w:t>
      </w:r>
      <w:r>
        <w:rPr>
          <w:rFonts w:hint="eastAsia"/>
          <w:b/>
          <w:bCs/>
        </w:rPr>
        <w:t>31.</w:t>
      </w:r>
      <w:r w:rsidRPr="006B6AF8">
        <w:rPr>
          <w:b/>
          <w:bCs/>
        </w:rPr>
        <w:t xml:space="preserve"> Comparison of facial and motion artifact</w:t>
      </w:r>
      <w:r>
        <w:rPr>
          <w:rFonts w:hint="eastAsia"/>
          <w:b/>
          <w:bCs/>
        </w:rPr>
        <w:t>s in</w:t>
      </w:r>
      <w:r w:rsidRPr="006B6AF8">
        <w:rPr>
          <w:b/>
          <w:bCs/>
        </w:rPr>
        <w:t xml:space="preserve"> deep and shallow ear-canal recordings.</w:t>
      </w:r>
      <w:r>
        <w:rPr>
          <w:rFonts w:hint="eastAsia"/>
          <w:b/>
          <w:bCs/>
        </w:rPr>
        <w:t xml:space="preserve"> </w:t>
      </w:r>
      <w:r>
        <w:t>(</w:t>
      </w:r>
      <w:r w:rsidRPr="00AD08AC">
        <w:rPr>
          <w:b/>
          <w:bCs/>
        </w:rPr>
        <w:t>A</w:t>
      </w:r>
      <w:r>
        <w:t xml:space="preserve"> and </w:t>
      </w:r>
      <w:r w:rsidRPr="00AD08AC">
        <w:rPr>
          <w:b/>
          <w:bCs/>
        </w:rPr>
        <w:t>B</w:t>
      </w:r>
      <w:r>
        <w:t>)</w:t>
      </w:r>
      <w:r w:rsidRPr="006B6AF8">
        <w:t xml:space="preserve"> Time-domain </w:t>
      </w:r>
      <w:r>
        <w:t>biopotential</w:t>
      </w:r>
      <w:r w:rsidRPr="006B6AF8">
        <w:t xml:space="preserve"> </w:t>
      </w:r>
      <w:r>
        <w:rPr>
          <w:rFonts w:hint="eastAsia"/>
        </w:rPr>
        <w:t>signals</w:t>
      </w:r>
      <w:r w:rsidRPr="006B6AF8">
        <w:t xml:space="preserve"> (</w:t>
      </w:r>
      <w:r>
        <w:t>A</w:t>
      </w:r>
      <w:r w:rsidRPr="006B6AF8">
        <w:t>) and corresponding PSD spectrograms (</w:t>
      </w:r>
      <w:r>
        <w:t>B</w:t>
      </w:r>
      <w:r w:rsidRPr="006B6AF8">
        <w:t>) recorded during a smil</w:t>
      </w:r>
      <w:r>
        <w:rPr>
          <w:rFonts w:hint="eastAsia"/>
        </w:rPr>
        <w:t>ing</w:t>
      </w:r>
      <w:r w:rsidRPr="006B6AF8">
        <w:t>/grin</w:t>
      </w:r>
      <w:r>
        <w:rPr>
          <w:rFonts w:hint="eastAsia"/>
        </w:rPr>
        <w:t>ning</w:t>
      </w:r>
      <w:r w:rsidRPr="006B6AF8">
        <w:t xml:space="preserve"> task, simultaneously measured using a deep ear-canal electrode and a shallow </w:t>
      </w:r>
      <w:r>
        <w:rPr>
          <w:rFonts w:hint="eastAsia"/>
        </w:rPr>
        <w:t>ear-tip</w:t>
      </w:r>
      <w:r w:rsidRPr="006B6AF8">
        <w:t xml:space="preserve"> electrode. </w:t>
      </w:r>
      <w:r>
        <w:t>(</w:t>
      </w:r>
      <w:r w:rsidRPr="00AD08AC">
        <w:rPr>
          <w:b/>
          <w:bCs/>
        </w:rPr>
        <w:t>C</w:t>
      </w:r>
      <w:r>
        <w:t xml:space="preserve"> and </w:t>
      </w:r>
      <w:r w:rsidRPr="00AD08AC">
        <w:rPr>
          <w:b/>
          <w:bCs/>
        </w:rPr>
        <w:t>D</w:t>
      </w:r>
      <w:r>
        <w:t>)</w:t>
      </w:r>
      <w:r w:rsidRPr="006B6AF8">
        <w:t xml:space="preserve"> </w:t>
      </w:r>
      <w:r>
        <w:rPr>
          <w:rFonts w:hint="eastAsia"/>
        </w:rPr>
        <w:t>Time-domain signals</w:t>
      </w:r>
      <w:r w:rsidRPr="006B6AF8">
        <w:t xml:space="preserve"> (</w:t>
      </w:r>
      <w:r>
        <w:t>C</w:t>
      </w:r>
      <w:r w:rsidRPr="006B6AF8">
        <w:t>) and PSD spectrograms (</w:t>
      </w:r>
      <w:r>
        <w:t>D</w:t>
      </w:r>
      <w:r w:rsidRPr="006B6AF8">
        <w:t xml:space="preserve">) recorded during mouth opening. </w:t>
      </w:r>
      <w:r>
        <w:t>(</w:t>
      </w:r>
      <w:r w:rsidRPr="00AD08AC">
        <w:rPr>
          <w:b/>
          <w:bCs/>
        </w:rPr>
        <w:t>E</w:t>
      </w:r>
      <w:r>
        <w:t xml:space="preserve"> and </w:t>
      </w:r>
      <w:r w:rsidRPr="00AD08AC">
        <w:rPr>
          <w:b/>
          <w:bCs/>
        </w:rPr>
        <w:t>F</w:t>
      </w:r>
      <w:r>
        <w:t xml:space="preserve">) </w:t>
      </w:r>
      <w:r>
        <w:rPr>
          <w:rFonts w:hint="eastAsia"/>
        </w:rPr>
        <w:t>Time-domain signals</w:t>
      </w:r>
      <w:r w:rsidRPr="006B6AF8">
        <w:t xml:space="preserve"> (</w:t>
      </w:r>
      <w:r>
        <w:t>E</w:t>
      </w:r>
      <w:r w:rsidRPr="006B6AF8">
        <w:t>) and PSD spectrograms (</w:t>
      </w:r>
      <w:r>
        <w:t>F</w:t>
      </w:r>
      <w:r w:rsidRPr="006B6AF8">
        <w:t xml:space="preserve">) recorded during head movements. </w:t>
      </w:r>
    </w:p>
    <w:p w14:paraId="2EC34381"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140172D3" w14:textId="77777777" w:rsidR="00D766A9" w:rsidRDefault="00D766A9" w:rsidP="00D766A9">
      <w:pPr>
        <w:pStyle w:val="ae"/>
        <w:jc w:val="center"/>
      </w:pPr>
      <w:r>
        <w:rPr>
          <w:noProof/>
        </w:rPr>
        <w:lastRenderedPageBreak/>
        <w:drawing>
          <wp:inline distT="0" distB="0" distL="0" distR="0" wp14:anchorId="2A4D6F08" wp14:editId="40BACA63">
            <wp:extent cx="4720590" cy="4014470"/>
            <wp:effectExtent l="0" t="0" r="3810" b="5080"/>
            <wp:docPr id="17924412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720590" cy="4014470"/>
                    </a:xfrm>
                    <a:prstGeom prst="rect">
                      <a:avLst/>
                    </a:prstGeom>
                    <a:noFill/>
                    <a:ln>
                      <a:noFill/>
                    </a:ln>
                  </pic:spPr>
                </pic:pic>
              </a:graphicData>
            </a:graphic>
          </wp:inline>
        </w:drawing>
      </w:r>
    </w:p>
    <w:p w14:paraId="169EBCA8" w14:textId="77777777" w:rsidR="00D766A9" w:rsidRDefault="00D766A9" w:rsidP="00D766A9">
      <w:pPr>
        <w:pStyle w:val="ae"/>
        <w:jc w:val="both"/>
      </w:pPr>
      <w:r w:rsidRPr="00E76C17">
        <w:rPr>
          <w:rFonts w:hint="eastAsia"/>
          <w:b/>
          <w:bCs/>
        </w:rPr>
        <w:t>Fig</w:t>
      </w:r>
      <w:r>
        <w:rPr>
          <w:b/>
          <w:bCs/>
        </w:rPr>
        <w:t>.</w:t>
      </w:r>
      <w:r w:rsidRPr="00E76C17">
        <w:rPr>
          <w:rFonts w:hint="eastAsia"/>
          <w:b/>
          <w:bCs/>
        </w:rPr>
        <w:t xml:space="preserve"> S</w:t>
      </w:r>
      <w:r>
        <w:rPr>
          <w:rFonts w:hint="eastAsia"/>
          <w:b/>
          <w:bCs/>
        </w:rPr>
        <w:t>32</w:t>
      </w:r>
      <w:r w:rsidRPr="00E76C17">
        <w:rPr>
          <w:rFonts w:hint="eastAsia"/>
          <w:b/>
          <w:bCs/>
        </w:rPr>
        <w:t xml:space="preserve">. </w:t>
      </w:r>
      <w:r w:rsidRPr="00E76C17">
        <w:rPr>
          <w:b/>
          <w:bCs/>
        </w:rPr>
        <w:t>Comparison of EEG recording</w:t>
      </w:r>
      <w:r>
        <w:rPr>
          <w:rFonts w:hint="eastAsia"/>
          <w:b/>
          <w:bCs/>
        </w:rPr>
        <w:t xml:space="preserve">s from </w:t>
      </w:r>
      <w:r w:rsidRPr="00E76C17">
        <w:rPr>
          <w:b/>
          <w:bCs/>
        </w:rPr>
        <w:t>deep ear-canal and shallow ear-tip electrode</w:t>
      </w:r>
      <w:r>
        <w:rPr>
          <w:rFonts w:hint="eastAsia"/>
          <w:b/>
          <w:bCs/>
        </w:rPr>
        <w:t>s</w:t>
      </w:r>
      <w:r w:rsidRPr="00E76C17">
        <w:rPr>
          <w:b/>
          <w:bCs/>
        </w:rPr>
        <w:t>.</w:t>
      </w:r>
      <w:r w:rsidRPr="00E76C17">
        <w:t xml:space="preserve"> </w:t>
      </w:r>
      <w:r>
        <w:t>(</w:t>
      </w:r>
      <w:r w:rsidRPr="00AD08AC">
        <w:rPr>
          <w:b/>
          <w:bCs/>
        </w:rPr>
        <w:t>A</w:t>
      </w:r>
      <w:r>
        <w:t xml:space="preserve"> and </w:t>
      </w:r>
      <w:r w:rsidRPr="00AD08AC">
        <w:rPr>
          <w:b/>
          <w:bCs/>
        </w:rPr>
        <w:t>B</w:t>
      </w:r>
      <w:r>
        <w:t xml:space="preserve">) </w:t>
      </w:r>
      <w:r w:rsidRPr="00E76C17">
        <w:t xml:space="preserve">PSD of AM </w:t>
      </w:r>
      <w:r>
        <w:rPr>
          <w:rFonts w:hint="eastAsia"/>
        </w:rPr>
        <w:t>signals</w:t>
      </w:r>
      <w:r w:rsidRPr="00E76C17">
        <w:t xml:space="preserve"> recorded from </w:t>
      </w:r>
      <w:r>
        <w:rPr>
          <w:rFonts w:hint="eastAsia"/>
        </w:rPr>
        <w:t xml:space="preserve">a </w:t>
      </w:r>
      <w:r w:rsidRPr="00E76C17">
        <w:t>deep ear-canal electrode (</w:t>
      </w:r>
      <w:r>
        <w:t>A</w:t>
      </w:r>
      <w:r w:rsidRPr="00E76C17">
        <w:t xml:space="preserve">) and </w:t>
      </w:r>
      <w:r>
        <w:rPr>
          <w:rFonts w:hint="eastAsia"/>
        </w:rPr>
        <w:t xml:space="preserve">a </w:t>
      </w:r>
      <w:r w:rsidRPr="00E76C17">
        <w:t>shallow ear-tip electrode (</w:t>
      </w:r>
      <w:r>
        <w:t>B</w:t>
      </w:r>
      <w:r w:rsidRPr="00E76C17">
        <w:t xml:space="preserve">). </w:t>
      </w:r>
      <w:r>
        <w:t>(</w:t>
      </w:r>
      <w:r w:rsidRPr="00AD08AC">
        <w:rPr>
          <w:b/>
          <w:bCs/>
        </w:rPr>
        <w:t>C</w:t>
      </w:r>
      <w:r>
        <w:t>)</w:t>
      </w:r>
      <w:r w:rsidRPr="00E76C17">
        <w:t xml:space="preserve"> </w:t>
      </w:r>
      <w:r>
        <w:rPr>
          <w:rFonts w:hint="eastAsia"/>
        </w:rPr>
        <w:t>C</w:t>
      </w:r>
      <w:r w:rsidRPr="00E76C17">
        <w:t xml:space="preserve">omparison of AM ratio and SNR. </w:t>
      </w:r>
      <w:r>
        <w:t>(</w:t>
      </w:r>
      <w:r w:rsidRPr="00AD08AC">
        <w:rPr>
          <w:b/>
          <w:bCs/>
        </w:rPr>
        <w:t>D</w:t>
      </w:r>
      <w:r>
        <w:t xml:space="preserve"> and </w:t>
      </w:r>
      <w:r w:rsidRPr="00AD08AC">
        <w:rPr>
          <w:b/>
          <w:bCs/>
        </w:rPr>
        <w:t>E</w:t>
      </w:r>
      <w:r>
        <w:t>)</w:t>
      </w:r>
      <w:r w:rsidRPr="00E76C17">
        <w:t xml:space="preserve"> PSD of SSVEP EEG</w:t>
      </w:r>
      <w:r>
        <w:rPr>
          <w:rFonts w:hint="eastAsia"/>
        </w:rPr>
        <w:t xml:space="preserve"> (10 Hz stimulation)</w:t>
      </w:r>
      <w:r w:rsidRPr="00E76C17">
        <w:t xml:space="preserve"> recorded from </w:t>
      </w:r>
      <w:r>
        <w:rPr>
          <w:rFonts w:hint="eastAsia"/>
        </w:rPr>
        <w:t>a</w:t>
      </w:r>
      <w:r w:rsidRPr="00E76C17">
        <w:t xml:space="preserve"> deep ear-canal electrode (</w:t>
      </w:r>
      <w:r>
        <w:t>D</w:t>
      </w:r>
      <w:r w:rsidRPr="00E76C17">
        <w:t xml:space="preserve">) and </w:t>
      </w:r>
      <w:r>
        <w:rPr>
          <w:rFonts w:hint="eastAsia"/>
        </w:rPr>
        <w:t xml:space="preserve">a </w:t>
      </w:r>
      <w:r w:rsidRPr="00E76C17">
        <w:t>shallow ear-tip electrode (</w:t>
      </w:r>
      <w:r>
        <w:t>E</w:t>
      </w:r>
      <w:r w:rsidRPr="00E76C17">
        <w:t xml:space="preserve">). </w:t>
      </w:r>
      <w:r>
        <w:t>(</w:t>
      </w:r>
      <w:r w:rsidRPr="00AD08AC">
        <w:rPr>
          <w:b/>
          <w:bCs/>
        </w:rPr>
        <w:t>F</w:t>
      </w:r>
      <w:r>
        <w:t>)</w:t>
      </w:r>
      <w:r w:rsidRPr="00E76C17">
        <w:t xml:space="preserve"> </w:t>
      </w:r>
      <w:r>
        <w:rPr>
          <w:rFonts w:hint="eastAsia"/>
        </w:rPr>
        <w:t>C</w:t>
      </w:r>
      <w:r w:rsidRPr="00E76C17">
        <w:t xml:space="preserve">omparison of SSVEP SNR. </w:t>
      </w:r>
      <w:r>
        <w:t>(</w:t>
      </w:r>
      <w:r w:rsidRPr="00AD08AC">
        <w:rPr>
          <w:b/>
          <w:bCs/>
        </w:rPr>
        <w:t>G</w:t>
      </w:r>
      <w:r>
        <w:t xml:space="preserve"> and </w:t>
      </w:r>
      <w:r w:rsidRPr="00AD08AC">
        <w:rPr>
          <w:b/>
          <w:bCs/>
        </w:rPr>
        <w:t>H</w:t>
      </w:r>
      <w:r>
        <w:t xml:space="preserve">) </w:t>
      </w:r>
      <w:r w:rsidRPr="00E76C17">
        <w:t>PSD of ASSR EEG</w:t>
      </w:r>
      <w:r>
        <w:rPr>
          <w:rFonts w:hint="eastAsia"/>
        </w:rPr>
        <w:t xml:space="preserve"> (45 Hz stimulation)</w:t>
      </w:r>
      <w:r w:rsidRPr="00E76C17">
        <w:t xml:space="preserve"> recorded from </w:t>
      </w:r>
      <w:r>
        <w:rPr>
          <w:rFonts w:hint="eastAsia"/>
        </w:rPr>
        <w:t>a</w:t>
      </w:r>
      <w:r w:rsidRPr="00E76C17">
        <w:t xml:space="preserve"> deep ear-canal electrode (</w:t>
      </w:r>
      <w:r>
        <w:t>G</w:t>
      </w:r>
      <w:r w:rsidRPr="00E76C17">
        <w:t xml:space="preserve">) and </w:t>
      </w:r>
      <w:r>
        <w:rPr>
          <w:rFonts w:hint="eastAsia"/>
        </w:rPr>
        <w:t>a</w:t>
      </w:r>
      <w:r w:rsidRPr="00E76C17">
        <w:t xml:space="preserve"> shallow ear-tip electrode (</w:t>
      </w:r>
      <w:r>
        <w:t>H</w:t>
      </w:r>
      <w:r w:rsidRPr="00E76C17">
        <w:t xml:space="preserve">). </w:t>
      </w:r>
      <w:r>
        <w:t>(</w:t>
      </w:r>
      <w:r w:rsidRPr="00AD08AC">
        <w:rPr>
          <w:b/>
          <w:bCs/>
        </w:rPr>
        <w:t>I</w:t>
      </w:r>
      <w:r>
        <w:t>)</w:t>
      </w:r>
      <w:r w:rsidRPr="00E76C17">
        <w:t xml:space="preserve"> </w:t>
      </w:r>
      <w:r>
        <w:rPr>
          <w:rFonts w:hint="eastAsia"/>
        </w:rPr>
        <w:t>C</w:t>
      </w:r>
      <w:r w:rsidRPr="00E76C17">
        <w:t xml:space="preserve">omparison of ASSR SNR. </w:t>
      </w:r>
      <w:r>
        <w:rPr>
          <w:rFonts w:hint="eastAsia"/>
        </w:rPr>
        <w:t>S</w:t>
      </w:r>
      <w:r w:rsidRPr="00236FFC">
        <w:rPr>
          <w:rFonts w:hint="eastAsia"/>
        </w:rPr>
        <w:t>olid l</w:t>
      </w:r>
      <w:r w:rsidRPr="00236FFC">
        <w:t xml:space="preserve">ines </w:t>
      </w:r>
      <w:r>
        <w:rPr>
          <w:rFonts w:hint="eastAsia"/>
        </w:rPr>
        <w:t xml:space="preserve">in PSD </w:t>
      </w:r>
      <w:r w:rsidRPr="00236FFC">
        <w:t>represent mean</w:t>
      </w:r>
      <w:r w:rsidRPr="00236FFC">
        <w:rPr>
          <w:rFonts w:hint="eastAsia"/>
        </w:rPr>
        <w:t xml:space="preserve"> </w:t>
      </w:r>
      <w:r>
        <w:rPr>
          <w:rFonts w:hint="eastAsia"/>
        </w:rPr>
        <w:t>values</w:t>
      </w:r>
      <w:r w:rsidRPr="00236FFC">
        <w:rPr>
          <w:rFonts w:hint="eastAsia"/>
        </w:rPr>
        <w:t xml:space="preserve"> and </w:t>
      </w:r>
      <w:r w:rsidRPr="00236FFC">
        <w:t xml:space="preserve">shaded </w:t>
      </w:r>
      <w:r>
        <w:rPr>
          <w:rFonts w:hint="eastAsia"/>
        </w:rPr>
        <w:t>region</w:t>
      </w:r>
      <w:r w:rsidRPr="00236FFC">
        <w:t>s indicate ± s.d.</w:t>
      </w:r>
      <w:r w:rsidRPr="00236FFC">
        <w:rPr>
          <w:rFonts w:hint="eastAsia"/>
        </w:rPr>
        <w:t xml:space="preserve"> from </w:t>
      </w:r>
      <w:r>
        <w:rPr>
          <w:rFonts w:hint="eastAsia"/>
        </w:rPr>
        <w:t>8</w:t>
      </w:r>
      <w:r w:rsidRPr="00236FFC">
        <w:rPr>
          <w:rFonts w:hint="eastAsia"/>
        </w:rPr>
        <w:t xml:space="preserve"> tests</w:t>
      </w:r>
      <w:r w:rsidRPr="00236FFC">
        <w:t>.</w:t>
      </w:r>
      <w:r>
        <w:rPr>
          <w:rFonts w:hint="eastAsia"/>
        </w:rPr>
        <w:t xml:space="preserve"> E</w:t>
      </w:r>
      <w:r w:rsidRPr="00327263">
        <w:t>rror bars represent</w:t>
      </w:r>
      <w:r w:rsidRPr="00E76C17">
        <w:t xml:space="preserve"> the s.d. of the mean from 8 tests. </w:t>
      </w:r>
    </w:p>
    <w:p w14:paraId="62B82EC1"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4EE68505" w14:textId="77777777" w:rsidR="00D766A9" w:rsidRDefault="00D766A9" w:rsidP="00D766A9">
      <w:pPr>
        <w:pStyle w:val="ae"/>
        <w:jc w:val="center"/>
      </w:pPr>
      <w:r>
        <w:rPr>
          <w:noProof/>
        </w:rPr>
        <w:lastRenderedPageBreak/>
        <w:drawing>
          <wp:inline distT="0" distB="0" distL="0" distR="0" wp14:anchorId="34303D93" wp14:editId="420479A0">
            <wp:extent cx="4612005" cy="1304290"/>
            <wp:effectExtent l="0" t="0" r="0" b="0"/>
            <wp:docPr id="123186767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12005" cy="1304290"/>
                    </a:xfrm>
                    <a:prstGeom prst="rect">
                      <a:avLst/>
                    </a:prstGeom>
                    <a:noFill/>
                    <a:ln>
                      <a:noFill/>
                    </a:ln>
                  </pic:spPr>
                </pic:pic>
              </a:graphicData>
            </a:graphic>
          </wp:inline>
        </w:drawing>
      </w:r>
    </w:p>
    <w:p w14:paraId="7C89E1A9" w14:textId="77777777" w:rsidR="00D766A9" w:rsidRDefault="00D766A9" w:rsidP="00D766A9">
      <w:pPr>
        <w:pStyle w:val="ae"/>
        <w:jc w:val="both"/>
      </w:pPr>
      <w:r w:rsidRPr="00433EB9">
        <w:rPr>
          <w:b/>
          <w:bCs/>
        </w:rPr>
        <w:t>Fig</w:t>
      </w:r>
      <w:r>
        <w:rPr>
          <w:b/>
          <w:bCs/>
        </w:rPr>
        <w:t>.</w:t>
      </w:r>
      <w:r w:rsidRPr="00433EB9">
        <w:rPr>
          <w:b/>
          <w:bCs/>
        </w:rPr>
        <w:t xml:space="preserve"> S3</w:t>
      </w:r>
      <w:r>
        <w:rPr>
          <w:rFonts w:hint="eastAsia"/>
          <w:b/>
          <w:bCs/>
        </w:rPr>
        <w:t>3</w:t>
      </w:r>
      <w:r w:rsidRPr="00433EB9">
        <w:rPr>
          <w:b/>
          <w:bCs/>
        </w:rPr>
        <w:t>. Influence of actuator-induced contact pressure on electrode–skin impedance.</w:t>
      </w:r>
      <w:r w:rsidRPr="00433EB9">
        <w:t xml:space="preserve"> </w:t>
      </w:r>
      <w:r>
        <w:t>(</w:t>
      </w:r>
      <w:r w:rsidRPr="00AD08AC">
        <w:rPr>
          <w:b/>
          <w:bCs/>
        </w:rPr>
        <w:t>A</w:t>
      </w:r>
      <w:r>
        <w:t>)</w:t>
      </w:r>
      <w:r w:rsidRPr="00433EB9">
        <w:t xml:space="preserve"> Contact pressure profiles </w:t>
      </w:r>
      <w:r>
        <w:rPr>
          <w:rFonts w:hint="eastAsia"/>
        </w:rPr>
        <w:t>for</w:t>
      </w:r>
      <w:r w:rsidRPr="00433EB9">
        <w:t xml:space="preserve"> three actuators with different curvatures, corresponding to ~1.5 kPa (Actuator_1), ~6 kPa (Actuator_2), and ~10 kPa (Actuator_3). </w:t>
      </w:r>
      <w:r>
        <w:t>(</w:t>
      </w:r>
      <w:r w:rsidRPr="00AD08AC">
        <w:rPr>
          <w:b/>
          <w:bCs/>
        </w:rPr>
        <w:t>B</w:t>
      </w:r>
      <w:r>
        <w:t xml:space="preserve"> and </w:t>
      </w:r>
      <w:r w:rsidRPr="00AD08AC">
        <w:rPr>
          <w:b/>
          <w:bCs/>
        </w:rPr>
        <w:t>C</w:t>
      </w:r>
      <w:r>
        <w:t>)</w:t>
      </w:r>
      <w:r w:rsidRPr="00433EB9">
        <w:t xml:space="preserve"> Electrode-skin impedance (</w:t>
      </w:r>
      <w:r>
        <w:t>B</w:t>
      </w:r>
      <w:r w:rsidRPr="00433EB9">
        <w:t>) and phase angle (</w:t>
      </w:r>
      <w:r>
        <w:t>C</w:t>
      </w:r>
      <w:r w:rsidRPr="00433EB9">
        <w:t xml:space="preserve">) of </w:t>
      </w:r>
      <w:r>
        <w:t>WR-IC-PAAm</w:t>
      </w:r>
      <w:r w:rsidRPr="00433EB9">
        <w:t xml:space="preserve"> electrodes </w:t>
      </w:r>
      <w:r>
        <w:rPr>
          <w:rFonts w:hint="eastAsia"/>
        </w:rPr>
        <w:t>uder</w:t>
      </w:r>
      <w:r w:rsidRPr="00433EB9">
        <w:t xml:space="preserve"> the three </w:t>
      </w:r>
      <w:r>
        <w:rPr>
          <w:rFonts w:hint="eastAsia"/>
        </w:rPr>
        <w:t>contact pressures</w:t>
      </w:r>
      <w:r w:rsidRPr="00433EB9">
        <w:t>,.</w:t>
      </w:r>
      <w:r>
        <w:t xml:space="preserve"> </w:t>
      </w:r>
      <w:r>
        <w:rPr>
          <w:rFonts w:hint="eastAsia"/>
        </w:rPr>
        <w:t>For impedance and phase spectra, s</w:t>
      </w:r>
      <w:r w:rsidRPr="00236FFC">
        <w:rPr>
          <w:rFonts w:hint="eastAsia"/>
        </w:rPr>
        <w:t>olid l</w:t>
      </w:r>
      <w:r w:rsidRPr="00236FFC">
        <w:t>ines represent mean</w:t>
      </w:r>
      <w:r w:rsidRPr="00236FFC">
        <w:rPr>
          <w:rFonts w:hint="eastAsia"/>
        </w:rPr>
        <w:t xml:space="preserve"> </w:t>
      </w:r>
      <w:r>
        <w:rPr>
          <w:rFonts w:hint="eastAsia"/>
        </w:rPr>
        <w:t>values</w:t>
      </w:r>
      <w:r w:rsidRPr="00236FFC">
        <w:rPr>
          <w:rFonts w:hint="eastAsia"/>
        </w:rPr>
        <w:t xml:space="preserve"> and </w:t>
      </w:r>
      <w:r w:rsidRPr="00236FFC">
        <w:t xml:space="preserve">shaded </w:t>
      </w:r>
      <w:r>
        <w:rPr>
          <w:rFonts w:hint="eastAsia"/>
        </w:rPr>
        <w:t>regions</w:t>
      </w:r>
      <w:r w:rsidRPr="00236FFC">
        <w:t xml:space="preserve"> indicate ± s.d.</w:t>
      </w:r>
      <w:r w:rsidRPr="00236FFC">
        <w:rPr>
          <w:rFonts w:hint="eastAsia"/>
        </w:rPr>
        <w:t xml:space="preserve"> from </w:t>
      </w:r>
      <w:r>
        <w:rPr>
          <w:rFonts w:hint="eastAsia"/>
        </w:rPr>
        <w:t>4</w:t>
      </w:r>
      <w:r w:rsidRPr="00236FFC">
        <w:rPr>
          <w:rFonts w:hint="eastAsia"/>
        </w:rPr>
        <w:t xml:space="preserve"> tests</w:t>
      </w:r>
      <w:r w:rsidRPr="00236FFC">
        <w:t>.</w:t>
      </w:r>
      <w:r>
        <w:br w:type="page"/>
      </w:r>
    </w:p>
    <w:p w14:paraId="50A31039" w14:textId="77777777" w:rsidR="00D766A9" w:rsidRDefault="00D766A9" w:rsidP="00D766A9">
      <w:pPr>
        <w:pStyle w:val="ae"/>
        <w:jc w:val="center"/>
        <w:rPr>
          <w:b/>
          <w:bCs/>
        </w:rPr>
      </w:pPr>
      <w:r>
        <w:rPr>
          <w:noProof/>
        </w:rPr>
        <w:lastRenderedPageBreak/>
        <w:drawing>
          <wp:inline distT="0" distB="0" distL="0" distR="0" wp14:anchorId="3B08A11D" wp14:editId="3F8DE7DA">
            <wp:extent cx="2988310" cy="4200525"/>
            <wp:effectExtent l="0" t="0" r="2540" b="9525"/>
            <wp:docPr id="672576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88310" cy="4200525"/>
                    </a:xfrm>
                    <a:prstGeom prst="rect">
                      <a:avLst/>
                    </a:prstGeom>
                    <a:noFill/>
                    <a:ln>
                      <a:noFill/>
                    </a:ln>
                  </pic:spPr>
                </pic:pic>
              </a:graphicData>
            </a:graphic>
          </wp:inline>
        </w:drawing>
      </w:r>
    </w:p>
    <w:p w14:paraId="1AB2300E" w14:textId="77777777" w:rsidR="00D766A9" w:rsidRDefault="00D766A9" w:rsidP="00D766A9">
      <w:pPr>
        <w:pStyle w:val="ae"/>
        <w:jc w:val="both"/>
      </w:pPr>
      <w:r w:rsidRPr="00175518">
        <w:rPr>
          <w:b/>
          <w:bCs/>
        </w:rPr>
        <w:t>Fig</w:t>
      </w:r>
      <w:r>
        <w:rPr>
          <w:rFonts w:hint="eastAsia"/>
          <w:b/>
          <w:bCs/>
        </w:rPr>
        <w:t>.</w:t>
      </w:r>
      <w:r w:rsidRPr="00175518">
        <w:rPr>
          <w:b/>
          <w:bCs/>
        </w:rPr>
        <w:t xml:space="preserve"> S</w:t>
      </w:r>
      <w:r>
        <w:rPr>
          <w:b/>
          <w:bCs/>
        </w:rPr>
        <w:t>3</w:t>
      </w:r>
      <w:r>
        <w:rPr>
          <w:rFonts w:hint="eastAsia"/>
          <w:b/>
          <w:bCs/>
        </w:rPr>
        <w:t>4</w:t>
      </w:r>
      <w:r w:rsidRPr="00175518">
        <w:rPr>
          <w:b/>
          <w:bCs/>
        </w:rPr>
        <w:t xml:space="preserve">. </w:t>
      </w:r>
      <w:r>
        <w:rPr>
          <w:b/>
          <w:bCs/>
        </w:rPr>
        <w:t xml:space="preserve">Comparison of </w:t>
      </w:r>
      <w:r w:rsidRPr="00175518">
        <w:rPr>
          <w:b/>
          <w:bCs/>
        </w:rPr>
        <w:t>ear-canal biopotential record</w:t>
      </w:r>
      <w:r>
        <w:rPr>
          <w:rFonts w:hint="eastAsia"/>
          <w:b/>
          <w:bCs/>
        </w:rPr>
        <w:t>ings</w:t>
      </w:r>
      <w:r>
        <w:rPr>
          <w:b/>
          <w:bCs/>
        </w:rPr>
        <w:t xml:space="preserve"> </w:t>
      </w:r>
      <w:r>
        <w:rPr>
          <w:rFonts w:hint="eastAsia"/>
          <w:b/>
          <w:bCs/>
        </w:rPr>
        <w:t xml:space="preserve">at </w:t>
      </w:r>
      <w:r>
        <w:rPr>
          <w:b/>
          <w:bCs/>
        </w:rPr>
        <w:t>different contact pressures</w:t>
      </w:r>
      <w:r w:rsidRPr="00175518">
        <w:rPr>
          <w:b/>
          <w:bCs/>
        </w:rPr>
        <w:t>.</w:t>
      </w:r>
      <w:r>
        <w:t xml:space="preserve"> </w:t>
      </w:r>
      <w:r w:rsidRPr="00AD08AC">
        <w:t>(</w:t>
      </w:r>
      <w:r>
        <w:rPr>
          <w:b/>
          <w:bCs/>
        </w:rPr>
        <w:t>A</w:t>
      </w:r>
      <w:r>
        <w:rPr>
          <w:rFonts w:hint="eastAsia"/>
        </w:rPr>
        <w:t xml:space="preserve"> to </w:t>
      </w:r>
      <w:r>
        <w:rPr>
          <w:b/>
          <w:bCs/>
        </w:rPr>
        <w:t>C</w:t>
      </w:r>
      <w:r w:rsidRPr="00AD08AC">
        <w:t>)</w:t>
      </w:r>
      <w:r>
        <w:rPr>
          <w:b/>
          <w:bCs/>
        </w:rPr>
        <w:t xml:space="preserve"> </w:t>
      </w:r>
      <w:r w:rsidRPr="00175518">
        <w:t xml:space="preserve">Representative time-domain </w:t>
      </w:r>
      <w:r>
        <w:rPr>
          <w:rFonts w:hint="eastAsia"/>
        </w:rPr>
        <w:t>signals</w:t>
      </w:r>
      <w:r w:rsidRPr="00175518">
        <w:t xml:space="preserve"> record</w:t>
      </w:r>
      <w:r>
        <w:rPr>
          <w:rFonts w:hint="eastAsia"/>
        </w:rPr>
        <w:t>ed</w:t>
      </w:r>
      <w:r w:rsidRPr="00175518">
        <w:t xml:space="preserve"> </w:t>
      </w:r>
      <w:r>
        <w:rPr>
          <w:rFonts w:hint="eastAsia"/>
        </w:rPr>
        <w:t>during</w:t>
      </w:r>
      <w:r w:rsidRPr="00175518">
        <w:t xml:space="preserve"> </w:t>
      </w:r>
      <w:r>
        <w:t>AM</w:t>
      </w:r>
      <w:r w:rsidRPr="00175518">
        <w:t xml:space="preserve"> at contact pressures of 1.5 kPa (</w:t>
      </w:r>
      <w:r>
        <w:t>A</w:t>
      </w:r>
      <w:r w:rsidRPr="00175518">
        <w:t>), 6 kPa (</w:t>
      </w:r>
      <w:r>
        <w:t>B</w:t>
      </w:r>
      <w:r w:rsidRPr="00175518">
        <w:t>), and 10 kPa (</w:t>
      </w:r>
      <w:r>
        <w:t>C</w:t>
      </w:r>
      <w:r w:rsidRPr="00175518">
        <w:t xml:space="preserve">). </w:t>
      </w:r>
    </w:p>
    <w:p w14:paraId="40EA384B" w14:textId="77777777" w:rsidR="00D766A9" w:rsidRDefault="00D766A9" w:rsidP="00D766A9">
      <w:pPr>
        <w:jc w:val="both"/>
        <w:rPr>
          <w:rFonts w:ascii="Times New Roman" w:hAnsi="Times New Roman" w:cs="Times New Roman"/>
        </w:rPr>
      </w:pPr>
      <w:r>
        <w:br w:type="page"/>
      </w:r>
    </w:p>
    <w:p w14:paraId="747E595A" w14:textId="77777777" w:rsidR="00D766A9" w:rsidRDefault="00D766A9" w:rsidP="00D766A9">
      <w:pPr>
        <w:pStyle w:val="ae"/>
        <w:jc w:val="center"/>
      </w:pPr>
      <w:r>
        <w:rPr>
          <w:noProof/>
        </w:rPr>
        <w:lastRenderedPageBreak/>
        <w:drawing>
          <wp:inline distT="0" distB="0" distL="0" distR="0" wp14:anchorId="555E4810" wp14:editId="30120D1D">
            <wp:extent cx="3114675" cy="2691130"/>
            <wp:effectExtent l="0" t="0" r="9525" b="0"/>
            <wp:docPr id="15027623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14675" cy="2691130"/>
                    </a:xfrm>
                    <a:prstGeom prst="rect">
                      <a:avLst/>
                    </a:prstGeom>
                    <a:noFill/>
                    <a:ln>
                      <a:noFill/>
                    </a:ln>
                  </pic:spPr>
                </pic:pic>
              </a:graphicData>
            </a:graphic>
          </wp:inline>
        </w:drawing>
      </w:r>
    </w:p>
    <w:p w14:paraId="2E36D62C" w14:textId="77777777" w:rsidR="00D766A9" w:rsidRDefault="00D766A9" w:rsidP="00D766A9">
      <w:pPr>
        <w:pStyle w:val="ae"/>
        <w:jc w:val="both"/>
      </w:pPr>
      <w:r w:rsidRPr="00433EB9">
        <w:rPr>
          <w:b/>
          <w:bCs/>
        </w:rPr>
        <w:t>Fig</w:t>
      </w:r>
      <w:r>
        <w:rPr>
          <w:rFonts w:hint="eastAsia"/>
          <w:b/>
          <w:bCs/>
        </w:rPr>
        <w:t>.</w:t>
      </w:r>
      <w:r w:rsidRPr="00433EB9">
        <w:rPr>
          <w:b/>
          <w:bCs/>
        </w:rPr>
        <w:t xml:space="preserve"> S3</w:t>
      </w:r>
      <w:r>
        <w:rPr>
          <w:rFonts w:hint="eastAsia"/>
          <w:b/>
          <w:bCs/>
        </w:rPr>
        <w:t>5</w:t>
      </w:r>
      <w:r w:rsidRPr="00433EB9">
        <w:rPr>
          <w:b/>
          <w:bCs/>
        </w:rPr>
        <w:t>. EEG record</w:t>
      </w:r>
      <w:r>
        <w:rPr>
          <w:rFonts w:hint="eastAsia"/>
          <w:b/>
          <w:bCs/>
        </w:rPr>
        <w:t>ings at</w:t>
      </w:r>
      <w:r w:rsidRPr="00433EB9">
        <w:rPr>
          <w:b/>
          <w:bCs/>
        </w:rPr>
        <w:t xml:space="preserve"> different </w:t>
      </w:r>
      <w:r>
        <w:rPr>
          <w:rFonts w:hint="eastAsia"/>
          <w:b/>
          <w:bCs/>
        </w:rPr>
        <w:t xml:space="preserve">actuator </w:t>
      </w:r>
      <w:r w:rsidRPr="00433EB9">
        <w:rPr>
          <w:b/>
          <w:bCs/>
        </w:rPr>
        <w:t>contact pressures.</w:t>
      </w:r>
      <w:r>
        <w:t xml:space="preserve"> (</w:t>
      </w:r>
      <w:r w:rsidRPr="00AD08AC">
        <w:rPr>
          <w:b/>
          <w:bCs/>
        </w:rPr>
        <w:t>A</w:t>
      </w:r>
      <w:r>
        <w:rPr>
          <w:rFonts w:hint="eastAsia"/>
        </w:rPr>
        <w:t xml:space="preserve"> to </w:t>
      </w:r>
      <w:r w:rsidRPr="00AD08AC">
        <w:rPr>
          <w:b/>
          <w:bCs/>
        </w:rPr>
        <w:t>C</w:t>
      </w:r>
      <w:r>
        <w:t xml:space="preserve">) </w:t>
      </w:r>
      <w:r w:rsidRPr="00433EB9">
        <w:t xml:space="preserve">PSD </w:t>
      </w:r>
      <w:r>
        <w:rPr>
          <w:rFonts w:hint="eastAsia"/>
        </w:rPr>
        <w:t xml:space="preserve">of AM signals </w:t>
      </w:r>
      <w:r w:rsidRPr="00433EB9">
        <w:t xml:space="preserve">recorded </w:t>
      </w:r>
      <w:r>
        <w:rPr>
          <w:rFonts w:hint="eastAsia"/>
        </w:rPr>
        <w:t>at</w:t>
      </w:r>
      <w:r w:rsidRPr="00433EB9">
        <w:t xml:space="preserve"> contact pressures of 1.5 kPa (</w:t>
      </w:r>
      <w:r>
        <w:t>A</w:t>
      </w:r>
      <w:r w:rsidRPr="00433EB9">
        <w:t>), 6 kPa (</w:t>
      </w:r>
      <w:r>
        <w:t>B</w:t>
      </w:r>
      <w:r w:rsidRPr="00433EB9">
        <w:t>), and 10 kPa (</w:t>
      </w:r>
      <w:r>
        <w:t>C</w:t>
      </w:r>
      <w:r w:rsidRPr="00433EB9">
        <w:t xml:space="preserve">). </w:t>
      </w:r>
      <w:r>
        <w:rPr>
          <w:rFonts w:hint="eastAsia"/>
        </w:rPr>
        <w:t>S</w:t>
      </w:r>
      <w:r w:rsidRPr="00236FFC">
        <w:rPr>
          <w:rFonts w:hint="eastAsia"/>
        </w:rPr>
        <w:t>olid l</w:t>
      </w:r>
      <w:r w:rsidRPr="00236FFC">
        <w:t>ines represent mean</w:t>
      </w:r>
      <w:r>
        <w:rPr>
          <w:rFonts w:hint="eastAsia"/>
        </w:rPr>
        <w:t xml:space="preserve"> values</w:t>
      </w:r>
      <w:r w:rsidRPr="00236FFC">
        <w:rPr>
          <w:rFonts w:hint="eastAsia"/>
        </w:rPr>
        <w:t xml:space="preserve"> and </w:t>
      </w:r>
      <w:r w:rsidRPr="00236FFC">
        <w:t xml:space="preserve">shaded </w:t>
      </w:r>
      <w:r>
        <w:rPr>
          <w:rFonts w:hint="eastAsia"/>
        </w:rPr>
        <w:t>regions</w:t>
      </w:r>
      <w:r w:rsidRPr="00236FFC">
        <w:t xml:space="preserve"> indicate ± s.d.</w:t>
      </w:r>
      <w:r w:rsidRPr="00236FFC">
        <w:rPr>
          <w:rFonts w:hint="eastAsia"/>
        </w:rPr>
        <w:t xml:space="preserve"> from </w:t>
      </w:r>
      <w:r>
        <w:rPr>
          <w:rFonts w:hint="eastAsia"/>
        </w:rPr>
        <w:t>8</w:t>
      </w:r>
      <w:r w:rsidRPr="00236FFC">
        <w:rPr>
          <w:rFonts w:hint="eastAsia"/>
        </w:rPr>
        <w:t xml:space="preserve"> tests</w:t>
      </w:r>
      <w:r w:rsidRPr="00236FFC">
        <w:t>.</w:t>
      </w:r>
      <w:r>
        <w:rPr>
          <w:rFonts w:hint="eastAsia"/>
        </w:rPr>
        <w:t xml:space="preserve"> </w:t>
      </w:r>
      <w:r>
        <w:t>(D)</w:t>
      </w:r>
      <w:r w:rsidRPr="00433EB9">
        <w:t xml:space="preserve"> AM ratio and SNR as a function of contact pressure.</w:t>
      </w:r>
      <w:r>
        <w:t xml:space="preserve"> </w:t>
      </w:r>
      <w:r>
        <w:rPr>
          <w:rFonts w:hint="eastAsia"/>
        </w:rPr>
        <w:t>E</w:t>
      </w:r>
      <w:r w:rsidRPr="00433EB9">
        <w:t>rror bars represent the s.d. of the mean from 8 tests.</w:t>
      </w:r>
    </w:p>
    <w:p w14:paraId="08C30EDC"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3E1DBC3A" w14:textId="77777777" w:rsidR="00D766A9" w:rsidRDefault="00D766A9" w:rsidP="00D766A9">
      <w:pPr>
        <w:pStyle w:val="ae"/>
        <w:jc w:val="center"/>
      </w:pPr>
      <w:r>
        <w:rPr>
          <w:noProof/>
        </w:rPr>
        <w:lastRenderedPageBreak/>
        <w:drawing>
          <wp:inline distT="0" distB="0" distL="0" distR="0" wp14:anchorId="0F9F67AB" wp14:editId="7158BE98">
            <wp:extent cx="5731510" cy="2999740"/>
            <wp:effectExtent l="0" t="0" r="2540" b="0"/>
            <wp:docPr id="1167364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999740"/>
                    </a:xfrm>
                    <a:prstGeom prst="rect">
                      <a:avLst/>
                    </a:prstGeom>
                    <a:noFill/>
                    <a:ln>
                      <a:noFill/>
                    </a:ln>
                  </pic:spPr>
                </pic:pic>
              </a:graphicData>
            </a:graphic>
          </wp:inline>
        </w:drawing>
      </w:r>
    </w:p>
    <w:p w14:paraId="15CAE0A7" w14:textId="77777777" w:rsidR="00D766A9" w:rsidRDefault="00D766A9" w:rsidP="00D766A9">
      <w:pPr>
        <w:pStyle w:val="ae"/>
        <w:jc w:val="both"/>
      </w:pPr>
      <w:r w:rsidRPr="00641D9C">
        <w:rPr>
          <w:b/>
          <w:bCs/>
        </w:rPr>
        <w:t>Fig</w:t>
      </w:r>
      <w:r>
        <w:rPr>
          <w:rFonts w:hint="eastAsia"/>
          <w:b/>
          <w:bCs/>
        </w:rPr>
        <w:t>.</w:t>
      </w:r>
      <w:r w:rsidRPr="00641D9C">
        <w:rPr>
          <w:b/>
          <w:bCs/>
        </w:rPr>
        <w:t xml:space="preserve"> S3</w:t>
      </w:r>
      <w:r>
        <w:rPr>
          <w:rFonts w:hint="eastAsia"/>
          <w:b/>
          <w:bCs/>
        </w:rPr>
        <w:t>6</w:t>
      </w:r>
      <w:r w:rsidRPr="00641D9C">
        <w:rPr>
          <w:b/>
          <w:bCs/>
        </w:rPr>
        <w:t>. Histological evaluation of tissue under sustained actuator pressure.</w:t>
      </w:r>
      <w:r>
        <w:t xml:space="preserve"> (</w:t>
      </w:r>
      <w:r w:rsidRPr="00AD08AC">
        <w:rPr>
          <w:b/>
          <w:bCs/>
        </w:rPr>
        <w:t>A</w:t>
      </w:r>
      <w:r>
        <w:rPr>
          <w:rFonts w:hint="eastAsia"/>
        </w:rPr>
        <w:t xml:space="preserve"> to </w:t>
      </w:r>
      <w:r w:rsidRPr="00AD08AC">
        <w:rPr>
          <w:b/>
          <w:bCs/>
        </w:rPr>
        <w:t>C</w:t>
      </w:r>
      <w:r>
        <w:t>)</w:t>
      </w:r>
      <w:r w:rsidRPr="00641D9C">
        <w:t xml:space="preserve"> Hematoxylin and eosin </w:t>
      </w:r>
      <w:r>
        <w:rPr>
          <w:rFonts w:hint="eastAsia"/>
        </w:rPr>
        <w:t>(H&amp;E)</w:t>
      </w:r>
      <w:r w:rsidRPr="00641D9C">
        <w:t xml:space="preserve"> staining of skin tissue without actuator loading (</w:t>
      </w:r>
      <w:r>
        <w:t>A</w:t>
      </w:r>
      <w:r w:rsidRPr="00641D9C">
        <w:t xml:space="preserve">) and </w:t>
      </w:r>
      <w:r>
        <w:rPr>
          <w:rFonts w:hint="eastAsia"/>
        </w:rPr>
        <w:t>after application of</w:t>
      </w:r>
      <w:r w:rsidRPr="00641D9C">
        <w:t xml:space="preserve"> </w:t>
      </w:r>
      <w:r>
        <w:rPr>
          <w:rFonts w:hint="eastAsia"/>
        </w:rPr>
        <w:t>~</w:t>
      </w:r>
      <w:r w:rsidRPr="00641D9C">
        <w:t xml:space="preserve">10 kPa </w:t>
      </w:r>
      <w:r>
        <w:t>pressure</w:t>
      </w:r>
      <w:r w:rsidRPr="00641D9C">
        <w:t xml:space="preserve"> for 1 week (</w:t>
      </w:r>
      <w:r>
        <w:t>B</w:t>
      </w:r>
      <w:r w:rsidRPr="00641D9C">
        <w:t>) and 2 weeks (</w:t>
      </w:r>
      <w:r>
        <w:t>C</w:t>
      </w:r>
      <w:r w:rsidRPr="00641D9C">
        <w:t>). Scale bars</w:t>
      </w:r>
      <w:r>
        <w:t xml:space="preserve">, </w:t>
      </w:r>
      <w:r w:rsidRPr="00641D9C">
        <w:t>100 μm</w:t>
      </w:r>
      <w:r>
        <w:t>.</w:t>
      </w:r>
      <w:r>
        <w:br w:type="page"/>
      </w:r>
    </w:p>
    <w:p w14:paraId="23192982" w14:textId="77777777" w:rsidR="00D766A9" w:rsidRDefault="00D766A9" w:rsidP="00D766A9">
      <w:pPr>
        <w:pStyle w:val="ae"/>
        <w:jc w:val="center"/>
      </w:pPr>
      <w:r>
        <w:rPr>
          <w:noProof/>
        </w:rPr>
        <w:lastRenderedPageBreak/>
        <w:drawing>
          <wp:inline distT="0" distB="0" distL="0" distR="0" wp14:anchorId="7494C540" wp14:editId="0A602828">
            <wp:extent cx="5731510" cy="3688715"/>
            <wp:effectExtent l="0" t="0" r="2540" b="6985"/>
            <wp:docPr id="3364649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3688715"/>
                    </a:xfrm>
                    <a:prstGeom prst="rect">
                      <a:avLst/>
                    </a:prstGeom>
                    <a:noFill/>
                    <a:ln>
                      <a:noFill/>
                    </a:ln>
                  </pic:spPr>
                </pic:pic>
              </a:graphicData>
            </a:graphic>
          </wp:inline>
        </w:drawing>
      </w:r>
    </w:p>
    <w:p w14:paraId="175A149B" w14:textId="77777777" w:rsidR="00D766A9" w:rsidRDefault="00D766A9" w:rsidP="00D766A9">
      <w:pPr>
        <w:pStyle w:val="ae"/>
        <w:jc w:val="both"/>
      </w:pPr>
      <w:r w:rsidRPr="00AE34C3">
        <w:rPr>
          <w:b/>
          <w:bCs/>
        </w:rPr>
        <w:t>Fig</w:t>
      </w:r>
      <w:r>
        <w:rPr>
          <w:rFonts w:hint="eastAsia"/>
          <w:b/>
          <w:bCs/>
        </w:rPr>
        <w:t>.</w:t>
      </w:r>
      <w:r w:rsidRPr="00AE34C3">
        <w:rPr>
          <w:b/>
          <w:bCs/>
        </w:rPr>
        <w:t xml:space="preserve"> S</w:t>
      </w:r>
      <w:r>
        <w:rPr>
          <w:b/>
          <w:bCs/>
        </w:rPr>
        <w:t>3</w:t>
      </w:r>
      <w:r>
        <w:rPr>
          <w:rFonts w:hint="eastAsia"/>
          <w:b/>
          <w:bCs/>
        </w:rPr>
        <w:t>7</w:t>
      </w:r>
      <w:r w:rsidRPr="00AE34C3">
        <w:rPr>
          <w:b/>
          <w:bCs/>
        </w:rPr>
        <w:t xml:space="preserve">. </w:t>
      </w:r>
      <w:r>
        <w:rPr>
          <w:rFonts w:hint="eastAsia"/>
          <w:b/>
          <w:bCs/>
        </w:rPr>
        <w:t>R</w:t>
      </w:r>
      <w:r w:rsidRPr="00AE34C3">
        <w:rPr>
          <w:b/>
          <w:bCs/>
        </w:rPr>
        <w:t xml:space="preserve">ecording </w:t>
      </w:r>
      <w:r>
        <w:rPr>
          <w:rFonts w:hint="eastAsia"/>
          <w:b/>
          <w:bCs/>
        </w:rPr>
        <w:t>consistency</w:t>
      </w:r>
      <w:r w:rsidRPr="00AE34C3">
        <w:rPr>
          <w:b/>
          <w:bCs/>
        </w:rPr>
        <w:t xml:space="preserve"> across </w:t>
      </w:r>
      <w:r>
        <w:rPr>
          <w:rFonts w:hint="eastAsia"/>
          <w:b/>
          <w:bCs/>
        </w:rPr>
        <w:t>electrode</w:t>
      </w:r>
      <w:r w:rsidRPr="00AE34C3">
        <w:rPr>
          <w:b/>
          <w:bCs/>
        </w:rPr>
        <w:t>s in a</w:t>
      </w:r>
      <w:r>
        <w:rPr>
          <w:rFonts w:hint="eastAsia"/>
          <w:b/>
          <w:bCs/>
        </w:rPr>
        <w:t xml:space="preserve"> </w:t>
      </w:r>
      <w:r w:rsidRPr="00AE34C3">
        <w:rPr>
          <w:b/>
          <w:bCs/>
        </w:rPr>
        <w:t>four-actuator array.</w:t>
      </w:r>
      <w:r w:rsidRPr="00433EB9">
        <w:t xml:space="preserve"> </w:t>
      </w:r>
      <w:r>
        <w:t>(</w:t>
      </w:r>
      <w:r w:rsidRPr="00AD08AC">
        <w:rPr>
          <w:b/>
          <w:bCs/>
        </w:rPr>
        <w:t>A</w:t>
      </w:r>
      <w:r>
        <w:t xml:space="preserve"> and </w:t>
      </w:r>
      <w:r w:rsidRPr="00AD08AC">
        <w:rPr>
          <w:b/>
          <w:bCs/>
        </w:rPr>
        <w:t>B</w:t>
      </w:r>
      <w:r>
        <w:t>)</w:t>
      </w:r>
      <w:r w:rsidRPr="00433EB9">
        <w:t xml:space="preserve"> </w:t>
      </w:r>
      <w:r w:rsidRPr="00A9267B">
        <w:t xml:space="preserve"> </w:t>
      </w:r>
      <w:r>
        <w:t xml:space="preserve">Time-domain </w:t>
      </w:r>
      <w:r w:rsidRPr="006C1E2D">
        <w:t>signals (</w:t>
      </w:r>
      <w:r w:rsidRPr="00EE1DAD">
        <w:rPr>
          <w:rStyle w:val="af9"/>
        </w:rPr>
        <w:t>A</w:t>
      </w:r>
      <w:r w:rsidRPr="006C1E2D">
        <w:t>) and corresponding PSD (</w:t>
      </w:r>
      <w:r w:rsidRPr="00EE1DAD">
        <w:rPr>
          <w:rStyle w:val="af9"/>
        </w:rPr>
        <w:t>B</w:t>
      </w:r>
      <w:r w:rsidRPr="006C1E2D">
        <w:t>) during</w:t>
      </w:r>
      <w:r>
        <w:t xml:space="preserve"> AM recorded simultaneously from four electrodes (Electrodes 1–4).</w:t>
      </w:r>
      <w:r w:rsidRPr="00433EB9" w:rsidDel="00A9267B">
        <w:t xml:space="preserve"> </w:t>
      </w:r>
      <w:r>
        <w:t>(</w:t>
      </w:r>
      <w:r w:rsidRPr="00EE1DAD">
        <w:rPr>
          <w:b/>
        </w:rPr>
        <w:t>C</w:t>
      </w:r>
      <w:r>
        <w:t>)</w:t>
      </w:r>
      <w:r w:rsidRPr="00433EB9">
        <w:t xml:space="preserve"> AM ratio and SNR for the four electrodes. </w:t>
      </w:r>
      <w:r>
        <w:t>(</w:t>
      </w:r>
      <w:r w:rsidRPr="00AD08AC">
        <w:rPr>
          <w:b/>
          <w:bCs/>
        </w:rPr>
        <w:t>D</w:t>
      </w:r>
      <w:r>
        <w:t xml:space="preserve"> and </w:t>
      </w:r>
      <w:r w:rsidRPr="00AD08AC">
        <w:rPr>
          <w:b/>
          <w:bCs/>
        </w:rPr>
        <w:t>E</w:t>
      </w:r>
      <w:r>
        <w:t>)</w:t>
      </w:r>
      <w:r w:rsidRPr="00433EB9">
        <w:t xml:space="preserve"> </w:t>
      </w:r>
      <w:r>
        <w:t xml:space="preserve">Time-domain </w:t>
      </w:r>
      <w:r w:rsidRPr="006C1E2D">
        <w:t>signals (</w:t>
      </w:r>
      <w:r w:rsidRPr="00EE1DAD">
        <w:rPr>
          <w:rStyle w:val="af9"/>
        </w:rPr>
        <w:t>D</w:t>
      </w:r>
      <w:r w:rsidRPr="006C1E2D">
        <w:t>) and corresponding PSD (</w:t>
      </w:r>
      <w:r>
        <w:rPr>
          <w:rStyle w:val="af9"/>
          <w:rFonts w:hint="eastAsia"/>
        </w:rPr>
        <w:t>E</w:t>
      </w:r>
      <w:r w:rsidRPr="006C1E2D">
        <w:t>) during</w:t>
      </w:r>
      <w:r>
        <w:t xml:space="preserve"> </w:t>
      </w:r>
      <w:r>
        <w:rPr>
          <w:rFonts w:hint="eastAsia"/>
        </w:rPr>
        <w:t>SSVEP</w:t>
      </w:r>
      <w:r>
        <w:t xml:space="preserve"> recorded simultaneously from four electrodes (Electrodes 1–4).</w:t>
      </w:r>
      <w:r w:rsidRPr="00433EB9">
        <w:t xml:space="preserve"> </w:t>
      </w:r>
      <w:r>
        <w:t>(</w:t>
      </w:r>
      <w:r w:rsidRPr="00EE1DAD">
        <w:rPr>
          <w:b/>
        </w:rPr>
        <w:t>F</w:t>
      </w:r>
      <w:r>
        <w:t>)</w:t>
      </w:r>
      <w:r w:rsidRPr="00433EB9">
        <w:t xml:space="preserve"> SSVEP SNR across the four electrodes. </w:t>
      </w:r>
      <w:r>
        <w:t>(</w:t>
      </w:r>
      <w:r w:rsidRPr="005E4715">
        <w:rPr>
          <w:b/>
          <w:bCs/>
        </w:rPr>
        <w:t>G</w:t>
      </w:r>
      <w:r>
        <w:t xml:space="preserve"> and </w:t>
      </w:r>
      <w:r w:rsidRPr="005E4715">
        <w:rPr>
          <w:b/>
          <w:bCs/>
        </w:rPr>
        <w:t>H</w:t>
      </w:r>
      <w:r>
        <w:t>)</w:t>
      </w:r>
      <w:r w:rsidRPr="00433EB9">
        <w:t xml:space="preserve"> </w:t>
      </w:r>
      <w:r>
        <w:t xml:space="preserve">Time-domain </w:t>
      </w:r>
      <w:r w:rsidRPr="00793CF4">
        <w:t>signals (</w:t>
      </w:r>
      <w:r w:rsidRPr="00EE1DAD">
        <w:rPr>
          <w:rStyle w:val="af9"/>
        </w:rPr>
        <w:t>G</w:t>
      </w:r>
      <w:r w:rsidRPr="00793CF4">
        <w:t>) and PSD (</w:t>
      </w:r>
      <w:r w:rsidRPr="00EE1DAD">
        <w:rPr>
          <w:rStyle w:val="af9"/>
        </w:rPr>
        <w:t>H</w:t>
      </w:r>
      <w:r w:rsidRPr="00793CF4">
        <w:t>) during ASSR</w:t>
      </w:r>
      <w:r>
        <w:t xml:space="preserve"> recorded from the four electrodes.</w:t>
      </w:r>
      <w:r w:rsidRPr="00433EB9">
        <w:t xml:space="preserve"> </w:t>
      </w:r>
      <w:r>
        <w:t>(</w:t>
      </w:r>
      <w:r w:rsidRPr="005E4715">
        <w:rPr>
          <w:b/>
          <w:bCs/>
        </w:rPr>
        <w:t>I</w:t>
      </w:r>
      <w:r>
        <w:t>)</w:t>
      </w:r>
      <w:r w:rsidRPr="00433EB9">
        <w:t xml:space="preserve"> ASSR SNR across electrodes. </w:t>
      </w:r>
      <w:r>
        <w:rPr>
          <w:rFonts w:hint="eastAsia"/>
        </w:rPr>
        <w:t>S</w:t>
      </w:r>
      <w:r w:rsidRPr="00236FFC">
        <w:rPr>
          <w:rFonts w:hint="eastAsia"/>
        </w:rPr>
        <w:t>olid l</w:t>
      </w:r>
      <w:r w:rsidRPr="00236FFC">
        <w:t xml:space="preserve">ines </w:t>
      </w:r>
      <w:r>
        <w:rPr>
          <w:rFonts w:hint="eastAsia"/>
        </w:rPr>
        <w:t xml:space="preserve">in PSD </w:t>
      </w:r>
      <w:r w:rsidRPr="00236FFC">
        <w:t>represent mean</w:t>
      </w:r>
      <w:r w:rsidRPr="00236FFC">
        <w:rPr>
          <w:rFonts w:hint="eastAsia"/>
        </w:rPr>
        <w:t xml:space="preserve"> </w:t>
      </w:r>
      <w:r>
        <w:rPr>
          <w:rFonts w:hint="eastAsia"/>
        </w:rPr>
        <w:t>values</w:t>
      </w:r>
      <w:r w:rsidRPr="00236FFC">
        <w:rPr>
          <w:rFonts w:hint="eastAsia"/>
        </w:rPr>
        <w:t xml:space="preserve"> and </w:t>
      </w:r>
      <w:r w:rsidRPr="00236FFC">
        <w:t xml:space="preserve">shaded </w:t>
      </w:r>
      <w:r>
        <w:rPr>
          <w:rFonts w:hint="eastAsia"/>
        </w:rPr>
        <w:t>regions</w:t>
      </w:r>
      <w:r w:rsidRPr="00236FFC">
        <w:t xml:space="preserve"> indicate ± s.d.</w:t>
      </w:r>
      <w:r w:rsidRPr="00236FFC">
        <w:rPr>
          <w:rFonts w:hint="eastAsia"/>
        </w:rPr>
        <w:t xml:space="preserve"> from </w:t>
      </w:r>
      <w:r>
        <w:rPr>
          <w:rFonts w:hint="eastAsia"/>
        </w:rPr>
        <w:t>8</w:t>
      </w:r>
      <w:r w:rsidRPr="00236FFC">
        <w:rPr>
          <w:rFonts w:hint="eastAsia"/>
        </w:rPr>
        <w:t xml:space="preserve"> tests</w:t>
      </w:r>
      <w:r w:rsidRPr="00236FFC">
        <w:t>.</w:t>
      </w:r>
      <w:r>
        <w:rPr>
          <w:rFonts w:hint="eastAsia"/>
        </w:rPr>
        <w:t xml:space="preserve"> E</w:t>
      </w:r>
      <w:r w:rsidRPr="00433EB9">
        <w:t xml:space="preserve">rror bars represent the s.d. of the mean from 8 tests. </w:t>
      </w:r>
    </w:p>
    <w:p w14:paraId="75D53082" w14:textId="77777777" w:rsidR="00D766A9" w:rsidRPr="009043FA" w:rsidRDefault="00D766A9" w:rsidP="00D766A9">
      <w:pPr>
        <w:jc w:val="both"/>
        <w:rPr>
          <w:rFonts w:ascii="Times New Roman" w:hAnsi="Times New Roman" w:cs="Times New Roman"/>
        </w:rPr>
      </w:pPr>
      <w:r>
        <w:br w:type="page"/>
      </w:r>
    </w:p>
    <w:p w14:paraId="0EB2DFE5" w14:textId="77777777" w:rsidR="00D766A9" w:rsidRDefault="00D766A9" w:rsidP="00D766A9">
      <w:pPr>
        <w:jc w:val="center"/>
        <w:rPr>
          <w:rFonts w:ascii="Times New Roman" w:hAnsi="Times New Roman" w:cs="Times New Roman"/>
        </w:rPr>
      </w:pPr>
      <w:r>
        <w:rPr>
          <w:noProof/>
        </w:rPr>
        <w:lastRenderedPageBreak/>
        <w:drawing>
          <wp:inline distT="0" distB="0" distL="0" distR="0" wp14:anchorId="25F13C68" wp14:editId="5DDADB0B">
            <wp:extent cx="5943600" cy="3598545"/>
            <wp:effectExtent l="0" t="0" r="0" b="1905"/>
            <wp:docPr id="1576201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598545"/>
                    </a:xfrm>
                    <a:prstGeom prst="rect">
                      <a:avLst/>
                    </a:prstGeom>
                    <a:noFill/>
                    <a:ln>
                      <a:noFill/>
                    </a:ln>
                  </pic:spPr>
                </pic:pic>
              </a:graphicData>
            </a:graphic>
          </wp:inline>
        </w:drawing>
      </w:r>
    </w:p>
    <w:p w14:paraId="7F44009F" w14:textId="77777777" w:rsidR="00D766A9" w:rsidRPr="00FE0F8A" w:rsidRDefault="00D766A9" w:rsidP="00D766A9">
      <w:pPr>
        <w:jc w:val="both"/>
        <w:rPr>
          <w:rFonts w:ascii="Times New Roman" w:hAnsi="Times New Roman" w:cs="Times New Roman"/>
        </w:rPr>
      </w:pPr>
      <w:r>
        <w:rPr>
          <w:rFonts w:ascii="Times New Roman" w:hAnsi="Times New Roman" w:cs="Times New Roman" w:hint="eastAsia"/>
          <w:b/>
          <w:bCs/>
        </w:rPr>
        <w:t>F</w:t>
      </w:r>
      <w:r w:rsidRPr="009043FA">
        <w:rPr>
          <w:rFonts w:ascii="Times New Roman" w:hAnsi="Times New Roman" w:cs="Times New Roman"/>
          <w:b/>
          <w:bCs/>
        </w:rPr>
        <w:t xml:space="preserve">ig. S38. Architecture of ECGNet for reconstructing ECG from the in-ear biopotential </w:t>
      </w:r>
      <w:r>
        <w:rPr>
          <w:rFonts w:ascii="Times New Roman" w:hAnsi="Times New Roman" w:cs="Times New Roman"/>
          <w:b/>
          <w:bCs/>
        </w:rPr>
        <w:t>signals</w:t>
      </w:r>
      <w:r w:rsidRPr="009043FA">
        <w:rPr>
          <w:rFonts w:ascii="Times New Roman" w:hAnsi="Times New Roman" w:cs="Times New Roman"/>
          <w:b/>
          <w:bCs/>
        </w:rPr>
        <w:t>.</w:t>
      </w:r>
      <w:r>
        <w:rPr>
          <w:rFonts w:ascii="Times New Roman" w:hAnsi="Times New Roman" w:cs="Times New Roman" w:hint="eastAsia"/>
        </w:rPr>
        <w:t xml:space="preserve"> </w:t>
      </w:r>
      <w:r w:rsidRPr="009043FA">
        <w:rPr>
          <w:rFonts w:ascii="Times New Roman" w:hAnsi="Times New Roman" w:cs="Times New Roman"/>
        </w:rPr>
        <w:t>ECGNet adopts an encoder–</w:t>
      </w:r>
      <w:r w:rsidRPr="00724E68">
        <w:rPr>
          <w:rFonts w:ascii="Times New Roman" w:hAnsi="Times New Roman" w:cs="Times New Roman"/>
        </w:rPr>
        <w:t xml:space="preserve">attention–decoder architecture to learn a physiology-aware mapping between in-ear electrophysiological signals and cardiac electrical activity. </w:t>
      </w:r>
      <w:r w:rsidRPr="00097C69">
        <w:rPr>
          <w:rFonts w:ascii="Times New Roman" w:hAnsi="Times New Roman" w:cs="Times New Roman"/>
        </w:rPr>
        <w:t>Q, query (features used to search for relevant temporal patterns); K, key (features used to compute similarity with the query); V, value (features aggregated by the attention mechanism); Conv1D, one-dimensional convolution; ConvTranspose1D, transposed convolution; k, kernel size; p, padding; s, stride; outpad, output padding; B, batch size; C, number of channels; T, temporal length.</w:t>
      </w:r>
    </w:p>
    <w:p w14:paraId="6ED8C8F2" w14:textId="77777777" w:rsidR="00D766A9" w:rsidRPr="00FE0F8A" w:rsidRDefault="00D766A9" w:rsidP="00D766A9">
      <w:pPr>
        <w:jc w:val="both"/>
        <w:rPr>
          <w:rFonts w:ascii="Times New Roman" w:hAnsi="Times New Roman" w:cs="Times New Roman"/>
        </w:rPr>
      </w:pPr>
      <w:r w:rsidRPr="009043FA">
        <w:rPr>
          <w:rFonts w:ascii="Times New Roman" w:hAnsi="Times New Roman" w:cs="Times New Roman"/>
        </w:rPr>
        <w:br w:type="page"/>
      </w:r>
    </w:p>
    <w:p w14:paraId="0DA1EF6B" w14:textId="77777777" w:rsidR="00D766A9" w:rsidRDefault="00D766A9" w:rsidP="00D766A9">
      <w:pPr>
        <w:jc w:val="both"/>
        <w:rPr>
          <w:rFonts w:ascii="Times New Roman" w:eastAsia="宋体" w:hAnsi="Times New Roman" w:cs="Times New Roman"/>
          <w:kern w:val="0"/>
        </w:rPr>
      </w:pPr>
    </w:p>
    <w:p w14:paraId="186A86F5" w14:textId="77777777" w:rsidR="00D766A9" w:rsidRDefault="00D766A9" w:rsidP="00D766A9">
      <w:pPr>
        <w:pStyle w:val="ae"/>
        <w:jc w:val="center"/>
      </w:pPr>
      <w:r>
        <w:rPr>
          <w:noProof/>
        </w:rPr>
        <w:drawing>
          <wp:inline distT="0" distB="0" distL="0" distR="0" wp14:anchorId="5259CEF2" wp14:editId="00FBFB0D">
            <wp:extent cx="3830955" cy="1814830"/>
            <wp:effectExtent l="0" t="0" r="0" b="0"/>
            <wp:docPr id="259586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830955" cy="1814830"/>
                    </a:xfrm>
                    <a:prstGeom prst="rect">
                      <a:avLst/>
                    </a:prstGeom>
                    <a:noFill/>
                    <a:ln>
                      <a:noFill/>
                    </a:ln>
                  </pic:spPr>
                </pic:pic>
              </a:graphicData>
            </a:graphic>
          </wp:inline>
        </w:drawing>
      </w:r>
    </w:p>
    <w:p w14:paraId="49C8297D" w14:textId="77777777" w:rsidR="00D766A9" w:rsidRDefault="00D766A9" w:rsidP="00D766A9">
      <w:pPr>
        <w:pStyle w:val="ae"/>
        <w:jc w:val="both"/>
      </w:pPr>
      <w:r w:rsidRPr="00AE34C3">
        <w:rPr>
          <w:rFonts w:hint="eastAsia"/>
          <w:b/>
          <w:bCs/>
        </w:rPr>
        <w:t>Figure S</w:t>
      </w:r>
      <w:r>
        <w:rPr>
          <w:b/>
          <w:bCs/>
        </w:rPr>
        <w:t>3</w:t>
      </w:r>
      <w:r>
        <w:rPr>
          <w:rFonts w:hint="eastAsia"/>
          <w:b/>
          <w:bCs/>
        </w:rPr>
        <w:t>9</w:t>
      </w:r>
      <w:r w:rsidRPr="00AE34C3">
        <w:rPr>
          <w:rFonts w:hint="eastAsia"/>
          <w:b/>
          <w:bCs/>
        </w:rPr>
        <w:t xml:space="preserve">. </w:t>
      </w:r>
      <w:r>
        <w:rPr>
          <w:b/>
          <w:bCs/>
        </w:rPr>
        <w:t>S</w:t>
      </w:r>
      <w:r w:rsidRPr="00AE34C3">
        <w:rPr>
          <w:b/>
          <w:bCs/>
        </w:rPr>
        <w:t xml:space="preserve">imilarity and error </w:t>
      </w:r>
      <w:r>
        <w:rPr>
          <w:b/>
          <w:bCs/>
        </w:rPr>
        <w:t>metrics for</w:t>
      </w:r>
      <w:r w:rsidRPr="00AE34C3">
        <w:rPr>
          <w:b/>
          <w:bCs/>
        </w:rPr>
        <w:t xml:space="preserve"> reconstructed</w:t>
      </w:r>
      <w:r>
        <w:rPr>
          <w:b/>
          <w:bCs/>
        </w:rPr>
        <w:t xml:space="preserve"> </w:t>
      </w:r>
      <w:r w:rsidRPr="00AE34C3">
        <w:rPr>
          <w:b/>
          <w:bCs/>
        </w:rPr>
        <w:t>and reference ECG</w:t>
      </w:r>
      <w:r>
        <w:rPr>
          <w:b/>
          <w:bCs/>
        </w:rPr>
        <w:t xml:space="preserve"> signals</w:t>
      </w:r>
      <w:r w:rsidRPr="00AE34C3">
        <w:rPr>
          <w:b/>
          <w:bCs/>
        </w:rPr>
        <w:t>.</w:t>
      </w:r>
      <w:r w:rsidRPr="001D59AF">
        <w:t xml:space="preserve"> </w:t>
      </w:r>
      <w:r>
        <w:t>(</w:t>
      </w:r>
      <w:r w:rsidRPr="00E1340A">
        <w:rPr>
          <w:b/>
          <w:bCs/>
        </w:rPr>
        <w:t>A</w:t>
      </w:r>
      <w:r>
        <w:t>)</w:t>
      </w:r>
      <w:r w:rsidRPr="001D59AF">
        <w:t xml:space="preserve"> Cosine similarity and Pearson correlation coefficient (</w:t>
      </w:r>
      <w:r>
        <w:t>r</w:t>
      </w:r>
      <w:r w:rsidRPr="001D59AF">
        <w:t>) between reconstructed ear ECG and referenced arm ECG.</w:t>
      </w:r>
      <w:r>
        <w:rPr>
          <w:rFonts w:hint="eastAsia"/>
        </w:rPr>
        <w:t xml:space="preserve"> </w:t>
      </w:r>
      <w:r>
        <w:t>(</w:t>
      </w:r>
      <w:r w:rsidRPr="00E1340A">
        <w:rPr>
          <w:b/>
          <w:bCs/>
        </w:rPr>
        <w:t>B</w:t>
      </w:r>
      <w:r>
        <w:t>)</w:t>
      </w:r>
      <w:r w:rsidRPr="001D59AF">
        <w:t xml:space="preserve"> Mean absolute error (MAE) and mean squared error (MSE) of reconstructed ECG relative to the </w:t>
      </w:r>
      <w:r>
        <w:t>reference</w:t>
      </w:r>
      <w:r w:rsidRPr="001D59AF">
        <w:t>. Error bar</w:t>
      </w:r>
      <w:r>
        <w:t>s</w:t>
      </w:r>
      <w:r w:rsidRPr="001D59AF">
        <w:t xml:space="preserve"> represent the s.d. </w:t>
      </w:r>
      <w:r>
        <w:t xml:space="preserve">of the </w:t>
      </w:r>
      <w:r w:rsidRPr="001D59AF">
        <w:t xml:space="preserve">mean of 15 </w:t>
      </w:r>
      <w:r>
        <w:rPr>
          <w:rFonts w:hint="eastAsia"/>
        </w:rPr>
        <w:t>cross-validated tests</w:t>
      </w:r>
      <w:r w:rsidRPr="001D59AF">
        <w:t xml:space="preserve">. </w:t>
      </w:r>
      <w:r>
        <w:br w:type="page"/>
      </w:r>
    </w:p>
    <w:p w14:paraId="1EEC7B00" w14:textId="77777777" w:rsidR="00D766A9" w:rsidRDefault="00D766A9" w:rsidP="00D766A9">
      <w:pPr>
        <w:pStyle w:val="ae"/>
        <w:jc w:val="center"/>
      </w:pPr>
      <w:r>
        <w:rPr>
          <w:noProof/>
        </w:rPr>
        <w:lastRenderedPageBreak/>
        <w:drawing>
          <wp:inline distT="0" distB="0" distL="0" distR="0" wp14:anchorId="6DF66423" wp14:editId="0BBD874B">
            <wp:extent cx="4118610" cy="1635760"/>
            <wp:effectExtent l="0" t="0" r="0" b="2540"/>
            <wp:docPr id="8623179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118610" cy="1635760"/>
                    </a:xfrm>
                    <a:prstGeom prst="rect">
                      <a:avLst/>
                    </a:prstGeom>
                    <a:noFill/>
                    <a:ln>
                      <a:noFill/>
                    </a:ln>
                  </pic:spPr>
                </pic:pic>
              </a:graphicData>
            </a:graphic>
          </wp:inline>
        </w:drawing>
      </w:r>
    </w:p>
    <w:p w14:paraId="713779A0" w14:textId="77777777" w:rsidR="00D766A9" w:rsidRDefault="00D766A9" w:rsidP="00D766A9">
      <w:pPr>
        <w:pStyle w:val="ae"/>
        <w:jc w:val="both"/>
      </w:pPr>
      <w:r w:rsidRPr="00AE34C3">
        <w:rPr>
          <w:rFonts w:hint="eastAsia"/>
          <w:b/>
          <w:bCs/>
        </w:rPr>
        <w:t>Fig</w:t>
      </w:r>
      <w:r>
        <w:rPr>
          <w:b/>
          <w:bCs/>
        </w:rPr>
        <w:t>.</w:t>
      </w:r>
      <w:r w:rsidRPr="00AE34C3">
        <w:rPr>
          <w:rFonts w:hint="eastAsia"/>
          <w:b/>
          <w:bCs/>
        </w:rPr>
        <w:t xml:space="preserve"> S</w:t>
      </w:r>
      <w:r>
        <w:rPr>
          <w:rFonts w:hint="eastAsia"/>
          <w:b/>
          <w:bCs/>
        </w:rPr>
        <w:t>40</w:t>
      </w:r>
      <w:r w:rsidRPr="00AE34C3">
        <w:rPr>
          <w:rFonts w:hint="eastAsia"/>
          <w:b/>
          <w:bCs/>
        </w:rPr>
        <w:t xml:space="preserve">. </w:t>
      </w:r>
      <w:r w:rsidRPr="00AE34C3">
        <w:rPr>
          <w:b/>
          <w:bCs/>
        </w:rPr>
        <w:t xml:space="preserve">PSD spectrograms of </w:t>
      </w:r>
      <w:r>
        <w:rPr>
          <w:b/>
          <w:bCs/>
        </w:rPr>
        <w:t>in-</w:t>
      </w:r>
      <w:r w:rsidRPr="00AE34C3">
        <w:rPr>
          <w:b/>
          <w:bCs/>
        </w:rPr>
        <w:t xml:space="preserve">ear </w:t>
      </w:r>
      <w:r>
        <w:rPr>
          <w:b/>
          <w:bCs/>
        </w:rPr>
        <w:t>biopotential</w:t>
      </w:r>
      <w:r w:rsidRPr="00AE34C3">
        <w:rPr>
          <w:b/>
          <w:bCs/>
        </w:rPr>
        <w:t xml:space="preserve">, reconstructed ECG, and </w:t>
      </w:r>
      <w:r>
        <w:rPr>
          <w:rFonts w:hint="eastAsia"/>
          <w:b/>
          <w:bCs/>
        </w:rPr>
        <w:t>reference</w:t>
      </w:r>
      <w:r w:rsidRPr="00AE34C3">
        <w:rPr>
          <w:b/>
          <w:bCs/>
        </w:rPr>
        <w:t xml:space="preserve"> arm ECG. </w:t>
      </w:r>
    </w:p>
    <w:p w14:paraId="7841EC07" w14:textId="77777777" w:rsidR="00D766A9" w:rsidRDefault="00D766A9" w:rsidP="00D766A9">
      <w:pPr>
        <w:jc w:val="both"/>
        <w:rPr>
          <w:rFonts w:ascii="Times New Roman" w:hAnsi="Times New Roman" w:cs="Times New Roman"/>
        </w:rPr>
      </w:pPr>
      <w:r>
        <w:br w:type="page"/>
      </w:r>
    </w:p>
    <w:p w14:paraId="1408C0F5" w14:textId="77777777" w:rsidR="00D766A9" w:rsidRDefault="00D766A9" w:rsidP="00D766A9">
      <w:pPr>
        <w:pStyle w:val="ae"/>
        <w:jc w:val="center"/>
      </w:pPr>
      <w:r>
        <w:rPr>
          <w:noProof/>
        </w:rPr>
        <w:lastRenderedPageBreak/>
        <w:drawing>
          <wp:inline distT="0" distB="0" distL="0" distR="0" wp14:anchorId="7D255788" wp14:editId="56476369">
            <wp:extent cx="1812925" cy="1577975"/>
            <wp:effectExtent l="0" t="0" r="0" b="3175"/>
            <wp:docPr id="4174385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12925" cy="1577975"/>
                    </a:xfrm>
                    <a:prstGeom prst="rect">
                      <a:avLst/>
                    </a:prstGeom>
                    <a:noFill/>
                    <a:ln>
                      <a:noFill/>
                    </a:ln>
                  </pic:spPr>
                </pic:pic>
              </a:graphicData>
            </a:graphic>
          </wp:inline>
        </w:drawing>
      </w:r>
    </w:p>
    <w:p w14:paraId="2EDF2696" w14:textId="77777777" w:rsidR="00D766A9" w:rsidRDefault="00D766A9" w:rsidP="00D766A9">
      <w:pPr>
        <w:pStyle w:val="ae"/>
        <w:jc w:val="both"/>
      </w:pPr>
      <w:r w:rsidRPr="00AE34C3">
        <w:rPr>
          <w:rFonts w:hint="eastAsia"/>
          <w:b/>
          <w:bCs/>
        </w:rPr>
        <w:t>Fig</w:t>
      </w:r>
      <w:r>
        <w:rPr>
          <w:b/>
          <w:bCs/>
        </w:rPr>
        <w:t>.</w:t>
      </w:r>
      <w:r w:rsidRPr="00AE34C3">
        <w:rPr>
          <w:rFonts w:hint="eastAsia"/>
          <w:b/>
          <w:bCs/>
        </w:rPr>
        <w:t xml:space="preserve"> S</w:t>
      </w:r>
      <w:r>
        <w:rPr>
          <w:rFonts w:hint="eastAsia"/>
          <w:b/>
          <w:bCs/>
        </w:rPr>
        <w:t>41.</w:t>
      </w:r>
      <w:r w:rsidRPr="004E77C3">
        <w:rPr>
          <w:rFonts w:asciiTheme="minorHAnsi" w:hAnsiTheme="minorHAnsi" w:cstheme="minorBidi"/>
          <w:sz w:val="21"/>
          <w:szCs w:val="22"/>
        </w:rPr>
        <w:t xml:space="preserve"> </w:t>
      </w:r>
      <w:r w:rsidRPr="004E77C3">
        <w:rPr>
          <w:b/>
          <w:bCs/>
        </w:rPr>
        <w:t xml:space="preserve">Heart rate </w:t>
      </w:r>
      <w:r>
        <w:rPr>
          <w:rFonts w:hint="eastAsia"/>
          <w:b/>
          <w:bCs/>
        </w:rPr>
        <w:t>trajectories</w:t>
      </w:r>
      <w:r w:rsidRPr="004E77C3">
        <w:rPr>
          <w:b/>
          <w:bCs/>
        </w:rPr>
        <w:t xml:space="preserve"> of reconstructed ECG</w:t>
      </w:r>
      <w:r>
        <w:rPr>
          <w:rFonts w:hint="eastAsia"/>
          <w:b/>
          <w:bCs/>
        </w:rPr>
        <w:t xml:space="preserve"> and reference ECG signals</w:t>
      </w:r>
      <w:r w:rsidRPr="004E77C3">
        <w:rPr>
          <w:b/>
          <w:bCs/>
        </w:rPr>
        <w:t xml:space="preserve">. </w:t>
      </w:r>
      <w:r>
        <w:br w:type="page"/>
      </w:r>
    </w:p>
    <w:p w14:paraId="41D80915" w14:textId="77777777" w:rsidR="00D766A9" w:rsidRDefault="00D766A9" w:rsidP="00D766A9">
      <w:pPr>
        <w:pStyle w:val="ae"/>
        <w:jc w:val="center"/>
      </w:pPr>
      <w:r>
        <w:rPr>
          <w:noProof/>
        </w:rPr>
        <w:lastRenderedPageBreak/>
        <w:drawing>
          <wp:inline distT="0" distB="0" distL="0" distR="0" wp14:anchorId="248D7D25" wp14:editId="7F82C187">
            <wp:extent cx="5943600" cy="5531485"/>
            <wp:effectExtent l="0" t="0" r="0" b="0"/>
            <wp:docPr id="16765679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5531485"/>
                    </a:xfrm>
                    <a:prstGeom prst="rect">
                      <a:avLst/>
                    </a:prstGeom>
                    <a:noFill/>
                    <a:ln>
                      <a:noFill/>
                    </a:ln>
                  </pic:spPr>
                </pic:pic>
              </a:graphicData>
            </a:graphic>
          </wp:inline>
        </w:drawing>
      </w:r>
    </w:p>
    <w:p w14:paraId="17E13423" w14:textId="77777777" w:rsidR="00D766A9" w:rsidRDefault="00D766A9" w:rsidP="00D766A9">
      <w:pPr>
        <w:pStyle w:val="ae"/>
        <w:jc w:val="both"/>
      </w:pPr>
      <w:r w:rsidRPr="00AE34C3">
        <w:rPr>
          <w:rFonts w:hint="eastAsia"/>
          <w:b/>
          <w:bCs/>
        </w:rPr>
        <w:t>Fig</w:t>
      </w:r>
      <w:r>
        <w:rPr>
          <w:b/>
          <w:bCs/>
        </w:rPr>
        <w:t>.</w:t>
      </w:r>
      <w:r w:rsidRPr="00AE34C3">
        <w:rPr>
          <w:rFonts w:hint="eastAsia"/>
          <w:b/>
          <w:bCs/>
        </w:rPr>
        <w:t xml:space="preserve"> S</w:t>
      </w:r>
      <w:r>
        <w:rPr>
          <w:b/>
          <w:bCs/>
        </w:rPr>
        <w:t>4</w:t>
      </w:r>
      <w:r>
        <w:rPr>
          <w:rFonts w:hint="eastAsia"/>
          <w:b/>
          <w:bCs/>
        </w:rPr>
        <w:t>2</w:t>
      </w:r>
      <w:r w:rsidRPr="00AE34C3">
        <w:rPr>
          <w:rFonts w:hint="eastAsia"/>
          <w:b/>
          <w:bCs/>
        </w:rPr>
        <w:t xml:space="preserve">. </w:t>
      </w:r>
      <w:r w:rsidRPr="00AE34C3">
        <w:rPr>
          <w:b/>
          <w:bCs/>
        </w:rPr>
        <w:t>Bland-Altman</w:t>
      </w:r>
      <w:r>
        <w:rPr>
          <w:rFonts w:hint="eastAsia"/>
          <w:b/>
          <w:bCs/>
        </w:rPr>
        <w:t xml:space="preserve"> analysis </w:t>
      </w:r>
      <w:r w:rsidRPr="00AE34C3">
        <w:rPr>
          <w:b/>
          <w:bCs/>
        </w:rPr>
        <w:t xml:space="preserve">of ECG metrics from reconstructed </w:t>
      </w:r>
      <w:r>
        <w:rPr>
          <w:rFonts w:hint="eastAsia"/>
          <w:b/>
          <w:bCs/>
        </w:rPr>
        <w:t>and</w:t>
      </w:r>
      <w:r w:rsidRPr="00AE34C3">
        <w:rPr>
          <w:b/>
          <w:bCs/>
        </w:rPr>
        <w:t xml:space="preserve"> reference ECG</w:t>
      </w:r>
      <w:r>
        <w:rPr>
          <w:rFonts w:hint="eastAsia"/>
          <w:b/>
          <w:bCs/>
        </w:rPr>
        <w:t xml:space="preserve"> signals</w:t>
      </w:r>
      <w:r w:rsidRPr="00AE34C3">
        <w:rPr>
          <w:b/>
          <w:bCs/>
        </w:rPr>
        <w:t>.</w:t>
      </w:r>
      <w:r w:rsidRPr="00AE34C3">
        <w:t xml:space="preserve"> </w:t>
      </w:r>
      <w:r>
        <w:t>(</w:t>
      </w:r>
      <w:r w:rsidRPr="00041E14">
        <w:rPr>
          <w:b/>
          <w:bCs/>
        </w:rPr>
        <w:t>A</w:t>
      </w:r>
      <w:r>
        <w:rPr>
          <w:rFonts w:hint="eastAsia"/>
        </w:rPr>
        <w:t xml:space="preserve"> to </w:t>
      </w:r>
      <w:r w:rsidRPr="00041E14">
        <w:rPr>
          <w:b/>
          <w:bCs/>
        </w:rPr>
        <w:t>F</w:t>
      </w:r>
      <w:r>
        <w:t>)</w:t>
      </w:r>
      <w:r w:rsidRPr="00AE34C3">
        <w:t xml:space="preserve"> </w:t>
      </w:r>
      <w:r>
        <w:rPr>
          <w:rFonts w:hint="eastAsia"/>
        </w:rPr>
        <w:t>A</w:t>
      </w:r>
      <w:r w:rsidRPr="00AE34C3">
        <w:t>bsolute temporal intervals</w:t>
      </w:r>
      <w:r>
        <w:rPr>
          <w:rFonts w:hint="eastAsia"/>
        </w:rPr>
        <w:t>:</w:t>
      </w:r>
      <w:r w:rsidRPr="00AE34C3">
        <w:t xml:space="preserve"> PR interval (</w:t>
      </w:r>
      <w:r>
        <w:t>A</w:t>
      </w:r>
      <w:r w:rsidRPr="00AE34C3">
        <w:t>), QRS duration (</w:t>
      </w:r>
      <w:r>
        <w:t>B</w:t>
      </w:r>
      <w:r w:rsidRPr="00AE34C3">
        <w:t>), QT interval (</w:t>
      </w:r>
      <w:r>
        <w:t>C</w:t>
      </w:r>
      <w:r w:rsidRPr="00AE34C3">
        <w:t>), ST segment duration (</w:t>
      </w:r>
      <w:r>
        <w:t>D</w:t>
      </w:r>
      <w:r w:rsidRPr="00AE34C3">
        <w:t>), Fridericia-corrected QT interval (QTcF) (</w:t>
      </w:r>
      <w:r>
        <w:t>E</w:t>
      </w:r>
      <w:r w:rsidRPr="00AE34C3">
        <w:t>), and Fridericia-corrected JT interval (JTcF) (</w:t>
      </w:r>
      <w:r>
        <w:t>F</w:t>
      </w:r>
      <w:r w:rsidRPr="00AE34C3">
        <w:t xml:space="preserve">). </w:t>
      </w:r>
      <w:r>
        <w:t>(</w:t>
      </w:r>
      <w:r w:rsidRPr="00041E14">
        <w:rPr>
          <w:b/>
          <w:bCs/>
        </w:rPr>
        <w:t>G</w:t>
      </w:r>
      <w:r>
        <w:rPr>
          <w:rFonts w:hint="eastAsia"/>
        </w:rPr>
        <w:t xml:space="preserve"> to </w:t>
      </w:r>
      <w:r w:rsidRPr="00041E14">
        <w:rPr>
          <w:b/>
          <w:bCs/>
        </w:rPr>
        <w:t>I</w:t>
      </w:r>
      <w:r>
        <w:t>)</w:t>
      </w:r>
      <w:r w:rsidRPr="00AE34C3">
        <w:t xml:space="preserve"> </w:t>
      </w:r>
      <w:r>
        <w:rPr>
          <w:rFonts w:hint="eastAsia"/>
        </w:rPr>
        <w:t>R</w:t>
      </w:r>
      <w:r w:rsidRPr="00AE34C3">
        <w:t>atio-based metrics</w:t>
      </w:r>
      <w:r>
        <w:rPr>
          <w:rFonts w:hint="eastAsia"/>
        </w:rPr>
        <w:t>:</w:t>
      </w:r>
      <w:r w:rsidRPr="00AE34C3">
        <w:t xml:space="preserve"> QT</w:t>
      </w:r>
      <w:r>
        <w:rPr>
          <w:rFonts w:hint="eastAsia"/>
        </w:rPr>
        <w:t>/</w:t>
      </w:r>
      <w:r w:rsidRPr="00AE34C3">
        <w:t>RR</w:t>
      </w:r>
      <w:r>
        <w:rPr>
          <w:rFonts w:hint="eastAsia"/>
        </w:rPr>
        <w:t>I</w:t>
      </w:r>
      <w:r w:rsidRPr="00AE34C3">
        <w:t xml:space="preserve"> ratio (</w:t>
      </w:r>
      <w:r>
        <w:t>G</w:t>
      </w:r>
      <w:r w:rsidRPr="00AE34C3">
        <w:t>), PR</w:t>
      </w:r>
      <w:r>
        <w:rPr>
          <w:rFonts w:hint="eastAsia"/>
        </w:rPr>
        <w:t>/</w:t>
      </w:r>
      <w:r w:rsidRPr="00AE34C3">
        <w:t>RR</w:t>
      </w:r>
      <w:r>
        <w:rPr>
          <w:rFonts w:hint="eastAsia"/>
        </w:rPr>
        <w:t>I</w:t>
      </w:r>
      <w:r w:rsidRPr="00AE34C3">
        <w:t xml:space="preserve"> ratio (</w:t>
      </w:r>
      <w:r>
        <w:t>H</w:t>
      </w:r>
      <w:r w:rsidRPr="00AE34C3">
        <w:t>), and QRS</w:t>
      </w:r>
      <w:r>
        <w:rPr>
          <w:rFonts w:hint="eastAsia"/>
        </w:rPr>
        <w:t>/</w:t>
      </w:r>
      <w:r w:rsidRPr="00AE34C3">
        <w:t>QT (</w:t>
      </w:r>
      <w:r>
        <w:t>I</w:t>
      </w:r>
      <w:r w:rsidRPr="00AE34C3">
        <w:t xml:space="preserve">). </w:t>
      </w:r>
      <w:r w:rsidRPr="00D74F64">
        <w:t>Solid lines indicate the mean bias</w:t>
      </w:r>
      <w:r>
        <w:rPr>
          <w:rFonts w:hint="eastAsia"/>
        </w:rPr>
        <w:t>;</w:t>
      </w:r>
      <w:r w:rsidRPr="00D74F64">
        <w:t xml:space="preserve"> dashed lines denote limits of agreement (mean ±</w:t>
      </w:r>
      <w:r>
        <w:rPr>
          <w:rFonts w:hint="eastAsia"/>
        </w:rPr>
        <w:t xml:space="preserve"> </w:t>
      </w:r>
      <w:r w:rsidRPr="00D74F64">
        <w:t>1.96 s.d.).</w:t>
      </w:r>
      <w:r>
        <w:rPr>
          <w:rFonts w:hint="eastAsia"/>
        </w:rPr>
        <w:t xml:space="preserve"> </w:t>
      </w:r>
    </w:p>
    <w:p w14:paraId="3599DD76"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6AD1BAED" w14:textId="77777777" w:rsidR="00D766A9" w:rsidRDefault="00D766A9" w:rsidP="00D766A9">
      <w:pPr>
        <w:pStyle w:val="ae"/>
        <w:jc w:val="center"/>
      </w:pPr>
      <w:r>
        <w:rPr>
          <w:noProof/>
        </w:rPr>
        <w:lastRenderedPageBreak/>
        <w:drawing>
          <wp:inline distT="0" distB="0" distL="0" distR="0" wp14:anchorId="160D9E60" wp14:editId="23818C03">
            <wp:extent cx="5943600" cy="6812818"/>
            <wp:effectExtent l="0" t="0" r="0" b="7620"/>
            <wp:docPr id="202101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6812818"/>
                    </a:xfrm>
                    <a:prstGeom prst="rect">
                      <a:avLst/>
                    </a:prstGeom>
                    <a:noFill/>
                    <a:ln>
                      <a:noFill/>
                    </a:ln>
                  </pic:spPr>
                </pic:pic>
              </a:graphicData>
            </a:graphic>
          </wp:inline>
        </w:drawing>
      </w:r>
    </w:p>
    <w:p w14:paraId="0AFD05BF" w14:textId="77777777" w:rsidR="00D766A9" w:rsidRPr="00BC6775" w:rsidRDefault="00D766A9" w:rsidP="00D766A9">
      <w:pPr>
        <w:pStyle w:val="ae"/>
        <w:jc w:val="both"/>
        <w:rPr>
          <w:b/>
          <w:bCs/>
        </w:rPr>
      </w:pPr>
      <w:r w:rsidRPr="00BC6775">
        <w:rPr>
          <w:rFonts w:hint="eastAsia"/>
          <w:b/>
          <w:bCs/>
        </w:rPr>
        <w:t>Fig</w:t>
      </w:r>
      <w:r>
        <w:rPr>
          <w:b/>
          <w:bCs/>
        </w:rPr>
        <w:t>.</w:t>
      </w:r>
      <w:r w:rsidRPr="00BC6775">
        <w:rPr>
          <w:rFonts w:hint="eastAsia"/>
          <w:b/>
          <w:bCs/>
        </w:rPr>
        <w:t xml:space="preserve"> S4</w:t>
      </w:r>
      <w:r>
        <w:rPr>
          <w:rFonts w:hint="eastAsia"/>
          <w:b/>
          <w:bCs/>
        </w:rPr>
        <w:t>3</w:t>
      </w:r>
      <w:r w:rsidRPr="00BC6775">
        <w:rPr>
          <w:rFonts w:hint="eastAsia"/>
          <w:b/>
          <w:bCs/>
        </w:rPr>
        <w:t xml:space="preserve">. </w:t>
      </w:r>
      <w:r w:rsidRPr="00BC6775">
        <w:rPr>
          <w:b/>
          <w:bCs/>
        </w:rPr>
        <w:t xml:space="preserve">Electronic circuit schematic of </w:t>
      </w:r>
      <w:r w:rsidRPr="00BC6775">
        <w:rPr>
          <w:rFonts w:hint="eastAsia"/>
          <w:b/>
          <w:bCs/>
        </w:rPr>
        <w:t>EarSense.</w:t>
      </w:r>
    </w:p>
    <w:p w14:paraId="27D21661"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41B13E3C" w14:textId="77777777" w:rsidR="00D766A9" w:rsidRDefault="00D766A9" w:rsidP="00D766A9">
      <w:pPr>
        <w:pStyle w:val="ae"/>
        <w:jc w:val="center"/>
      </w:pPr>
      <w:r>
        <w:rPr>
          <w:noProof/>
        </w:rPr>
        <w:lastRenderedPageBreak/>
        <w:drawing>
          <wp:inline distT="0" distB="0" distL="0" distR="0" wp14:anchorId="3BE51F57" wp14:editId="63B05A3D">
            <wp:extent cx="5731510" cy="3985895"/>
            <wp:effectExtent l="0" t="0" r="2540" b="0"/>
            <wp:docPr id="2439699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3985895"/>
                    </a:xfrm>
                    <a:prstGeom prst="rect">
                      <a:avLst/>
                    </a:prstGeom>
                    <a:noFill/>
                    <a:ln>
                      <a:noFill/>
                    </a:ln>
                  </pic:spPr>
                </pic:pic>
              </a:graphicData>
            </a:graphic>
          </wp:inline>
        </w:drawing>
      </w:r>
    </w:p>
    <w:p w14:paraId="47AD6A13" w14:textId="77777777" w:rsidR="00D766A9" w:rsidRDefault="00D766A9" w:rsidP="00D766A9">
      <w:pPr>
        <w:pStyle w:val="ae"/>
        <w:jc w:val="both"/>
      </w:pPr>
      <w:r w:rsidRPr="00B462EF">
        <w:rPr>
          <w:rFonts w:hint="eastAsia"/>
          <w:b/>
          <w:bCs/>
        </w:rPr>
        <w:t>Fig</w:t>
      </w:r>
      <w:r>
        <w:rPr>
          <w:b/>
          <w:bCs/>
        </w:rPr>
        <w:t>.</w:t>
      </w:r>
      <w:r w:rsidRPr="00B462EF">
        <w:rPr>
          <w:rFonts w:hint="eastAsia"/>
          <w:b/>
          <w:bCs/>
        </w:rPr>
        <w:t xml:space="preserve"> S4</w:t>
      </w:r>
      <w:r>
        <w:rPr>
          <w:rFonts w:hint="eastAsia"/>
          <w:b/>
          <w:bCs/>
        </w:rPr>
        <w:t>4</w:t>
      </w:r>
      <w:r w:rsidRPr="00B462EF">
        <w:rPr>
          <w:rFonts w:hint="eastAsia"/>
          <w:b/>
          <w:bCs/>
        </w:rPr>
        <w:t xml:space="preserve">. </w:t>
      </w:r>
      <w:r w:rsidRPr="00B462EF">
        <w:rPr>
          <w:b/>
          <w:bCs/>
        </w:rPr>
        <w:t xml:space="preserve">Power consumption of the </w:t>
      </w:r>
      <w:r>
        <w:rPr>
          <w:rFonts w:hint="eastAsia"/>
          <w:b/>
          <w:bCs/>
        </w:rPr>
        <w:t>EarSense</w:t>
      </w:r>
      <w:r w:rsidRPr="00B462EF">
        <w:rPr>
          <w:b/>
          <w:bCs/>
        </w:rPr>
        <w:t xml:space="preserve"> system </w:t>
      </w:r>
      <w:r>
        <w:rPr>
          <w:rFonts w:hint="eastAsia"/>
          <w:b/>
          <w:bCs/>
        </w:rPr>
        <w:t>under different</w:t>
      </w:r>
      <w:r w:rsidRPr="00B462EF">
        <w:rPr>
          <w:b/>
          <w:bCs/>
        </w:rPr>
        <w:t xml:space="preserve"> operation</w:t>
      </w:r>
      <w:r w:rsidRPr="00B462EF">
        <w:rPr>
          <w:rFonts w:hint="eastAsia"/>
          <w:b/>
          <w:bCs/>
        </w:rPr>
        <w:t xml:space="preserve"> modes.</w:t>
      </w:r>
      <w:r>
        <w:rPr>
          <w:rFonts w:hint="eastAsia"/>
        </w:rPr>
        <w:t xml:space="preserve"> </w:t>
      </w:r>
      <w:r>
        <w:t>(</w:t>
      </w:r>
      <w:r w:rsidRPr="00041E14">
        <w:rPr>
          <w:b/>
          <w:bCs/>
        </w:rPr>
        <w:t>A</w:t>
      </w:r>
      <w:r>
        <w:rPr>
          <w:rFonts w:hint="eastAsia"/>
        </w:rPr>
        <w:t xml:space="preserve"> to </w:t>
      </w:r>
      <w:r w:rsidRPr="00041E14">
        <w:rPr>
          <w:b/>
          <w:bCs/>
        </w:rPr>
        <w:t>E</w:t>
      </w:r>
      <w:r>
        <w:t>)</w:t>
      </w:r>
      <w:r>
        <w:rPr>
          <w:rFonts w:hint="eastAsia"/>
        </w:rPr>
        <w:t xml:space="preserve"> </w:t>
      </w:r>
      <w:r>
        <w:t>Power profiles during</w:t>
      </w:r>
      <w:r>
        <w:rPr>
          <w:rFonts w:hint="eastAsia"/>
        </w:rPr>
        <w:t xml:space="preserve"> </w:t>
      </w:r>
      <w:r w:rsidRPr="00986529">
        <w:t>advertisement (</w:t>
      </w:r>
      <w:r>
        <w:t>A</w:t>
      </w:r>
      <w:r w:rsidRPr="00986529">
        <w:t>), pairing (</w:t>
      </w:r>
      <w:r>
        <w:t>B</w:t>
      </w:r>
      <w:r w:rsidRPr="00986529">
        <w:t xml:space="preserve">), </w:t>
      </w:r>
      <w:r>
        <w:rPr>
          <w:rFonts w:hint="eastAsia"/>
        </w:rPr>
        <w:t xml:space="preserve">multimodal </w:t>
      </w:r>
      <w:r>
        <w:t>sensing</w:t>
      </w:r>
      <w:r>
        <w:rPr>
          <w:rFonts w:hint="eastAsia"/>
        </w:rPr>
        <w:t xml:space="preserve"> with BLE transmission</w:t>
      </w:r>
      <w:r w:rsidRPr="00986529">
        <w:t xml:space="preserve"> (</w:t>
      </w:r>
      <w:r>
        <w:t>C</w:t>
      </w:r>
      <w:r w:rsidRPr="00986529">
        <w:t xml:space="preserve">), </w:t>
      </w:r>
      <w:r>
        <w:rPr>
          <w:rFonts w:hint="eastAsia"/>
        </w:rPr>
        <w:t>actuator heating at 2.5 V</w:t>
      </w:r>
      <w:r w:rsidRPr="00986529">
        <w:t xml:space="preserve"> (</w:t>
      </w:r>
      <w:r>
        <w:t>D</w:t>
      </w:r>
      <w:r w:rsidRPr="00986529">
        <w:t xml:space="preserve">), </w:t>
      </w:r>
      <w:r>
        <w:rPr>
          <w:rFonts w:hint="eastAsia"/>
        </w:rPr>
        <w:t>and deep sleep</w:t>
      </w:r>
      <w:r w:rsidRPr="00986529">
        <w:t xml:space="preserve"> </w:t>
      </w:r>
      <w:r>
        <w:rPr>
          <w:rFonts w:hint="eastAsia"/>
        </w:rPr>
        <w:t>(</w:t>
      </w:r>
      <w:r>
        <w:t>E</w:t>
      </w:r>
      <w:r>
        <w:rPr>
          <w:rFonts w:hint="eastAsia"/>
        </w:rPr>
        <w:t>)</w:t>
      </w:r>
      <w:r w:rsidRPr="00986529">
        <w:t>.</w:t>
      </w:r>
    </w:p>
    <w:p w14:paraId="62CB326B"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285A12B5" w14:textId="77777777" w:rsidR="00D766A9" w:rsidRDefault="00D766A9" w:rsidP="00D766A9">
      <w:pPr>
        <w:pStyle w:val="ae"/>
        <w:jc w:val="center"/>
      </w:pPr>
      <w:r>
        <w:rPr>
          <w:noProof/>
        </w:rPr>
        <w:lastRenderedPageBreak/>
        <w:drawing>
          <wp:inline distT="0" distB="0" distL="0" distR="0" wp14:anchorId="185673BD" wp14:editId="47A2DE4B">
            <wp:extent cx="4572000" cy="6503827"/>
            <wp:effectExtent l="0" t="0" r="0" b="0"/>
            <wp:docPr id="15526742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72000" cy="6503827"/>
                    </a:xfrm>
                    <a:prstGeom prst="rect">
                      <a:avLst/>
                    </a:prstGeom>
                    <a:noFill/>
                    <a:ln>
                      <a:noFill/>
                    </a:ln>
                  </pic:spPr>
                </pic:pic>
              </a:graphicData>
            </a:graphic>
          </wp:inline>
        </w:drawing>
      </w:r>
    </w:p>
    <w:p w14:paraId="228C6972" w14:textId="77777777" w:rsidR="00D766A9" w:rsidRPr="00AE34C3" w:rsidRDefault="00D766A9" w:rsidP="00D766A9">
      <w:pPr>
        <w:pStyle w:val="ae"/>
        <w:jc w:val="both"/>
      </w:pPr>
      <w:r w:rsidRPr="00393BA6">
        <w:rPr>
          <w:rFonts w:hint="eastAsia"/>
          <w:b/>
          <w:bCs/>
        </w:rPr>
        <w:t>Fig</w:t>
      </w:r>
      <w:r>
        <w:rPr>
          <w:b/>
          <w:bCs/>
        </w:rPr>
        <w:t>.</w:t>
      </w:r>
      <w:r w:rsidRPr="00393BA6">
        <w:rPr>
          <w:rFonts w:hint="eastAsia"/>
          <w:b/>
          <w:bCs/>
        </w:rPr>
        <w:t xml:space="preserve"> S4</w:t>
      </w:r>
      <w:r>
        <w:rPr>
          <w:rFonts w:hint="eastAsia"/>
          <w:b/>
          <w:bCs/>
        </w:rPr>
        <w:t>5</w:t>
      </w:r>
      <w:r w:rsidRPr="00393BA6">
        <w:rPr>
          <w:rFonts w:hint="eastAsia"/>
          <w:b/>
          <w:bCs/>
        </w:rPr>
        <w:t xml:space="preserve">. </w:t>
      </w:r>
      <w:r w:rsidRPr="00393BA6">
        <w:rPr>
          <w:b/>
          <w:bCs/>
        </w:rPr>
        <w:t xml:space="preserve">PPG </w:t>
      </w:r>
      <w:r>
        <w:rPr>
          <w:rFonts w:hint="eastAsia"/>
          <w:b/>
          <w:bCs/>
        </w:rPr>
        <w:t>signals</w:t>
      </w:r>
      <w:r w:rsidRPr="00393BA6">
        <w:rPr>
          <w:b/>
          <w:bCs/>
        </w:rPr>
        <w:t xml:space="preserve"> measured </w:t>
      </w:r>
      <w:r>
        <w:rPr>
          <w:rFonts w:hint="eastAsia"/>
          <w:b/>
          <w:bCs/>
        </w:rPr>
        <w:t>at different</w:t>
      </w:r>
      <w:r w:rsidRPr="00393BA6">
        <w:rPr>
          <w:b/>
          <w:bCs/>
        </w:rPr>
        <w:t xml:space="preserve"> locations around the ear.</w:t>
      </w:r>
      <w:r w:rsidRPr="00E16C00">
        <w:t xml:space="preserve"> </w:t>
      </w:r>
      <w:r>
        <w:t>(</w:t>
      </w:r>
      <w:r w:rsidRPr="00041E14">
        <w:rPr>
          <w:b/>
          <w:bCs/>
        </w:rPr>
        <w:t>A</w:t>
      </w:r>
      <w:r>
        <w:rPr>
          <w:rFonts w:hint="eastAsia"/>
        </w:rPr>
        <w:t xml:space="preserve"> to </w:t>
      </w:r>
      <w:r w:rsidRPr="00041E14">
        <w:rPr>
          <w:b/>
          <w:bCs/>
        </w:rPr>
        <w:t>F</w:t>
      </w:r>
      <w:r>
        <w:t>)</w:t>
      </w:r>
      <w:r w:rsidRPr="00E16C00">
        <w:t xml:space="preserve"> PPG </w:t>
      </w:r>
      <w:r>
        <w:rPr>
          <w:rFonts w:hint="eastAsia"/>
        </w:rPr>
        <w:t xml:space="preserve">signals recorded </w:t>
      </w:r>
      <w:r w:rsidRPr="00E16C00">
        <w:t>from</w:t>
      </w:r>
      <w:r>
        <w:rPr>
          <w:rFonts w:hint="eastAsia"/>
        </w:rPr>
        <w:t xml:space="preserve"> the</w:t>
      </w:r>
      <w:r w:rsidRPr="00E16C00">
        <w:t xml:space="preserve"> index finger (</w:t>
      </w:r>
      <w:r>
        <w:t>A</w:t>
      </w:r>
      <w:r w:rsidRPr="00E16C00">
        <w:t>), con</w:t>
      </w:r>
      <w:r>
        <w:rPr>
          <w:rFonts w:hint="eastAsia"/>
        </w:rPr>
        <w:t>cha</w:t>
      </w:r>
      <w:r w:rsidRPr="00E16C00">
        <w:t xml:space="preserve"> (</w:t>
      </w:r>
      <w:r>
        <w:t>B</w:t>
      </w:r>
      <w:r w:rsidRPr="00E16C00">
        <w:t>), t</w:t>
      </w:r>
      <w:r>
        <w:rPr>
          <w:rFonts w:hint="eastAsia"/>
        </w:rPr>
        <w:t>ra</w:t>
      </w:r>
      <w:r w:rsidRPr="00E16C00">
        <w:t>gus (</w:t>
      </w:r>
      <w:r>
        <w:t>C</w:t>
      </w:r>
      <w:r w:rsidRPr="00E16C00">
        <w:t>), ear canal (</w:t>
      </w:r>
      <w:r>
        <w:t>D</w:t>
      </w:r>
      <w:r w:rsidRPr="00E16C00">
        <w:t>), earlobe (</w:t>
      </w:r>
      <w:r>
        <w:t>E</w:t>
      </w:r>
      <w:r w:rsidRPr="00E16C00">
        <w:t>), and mastoid (</w:t>
      </w:r>
      <w:r>
        <w:t>F</w:t>
      </w:r>
      <w:r w:rsidRPr="00E16C00">
        <w:t xml:space="preserve">). The left column represents the raw PPG signal of green, IR and red LEDs plotted as normalized amplitude (a.u.). </w:t>
      </w:r>
      <w:r>
        <w:t>Left column: raw signals from green, infrared (IR), and red channels (normalized amplitude, a.u.).</w:t>
      </w:r>
      <w:r>
        <w:rPr>
          <w:rFonts w:hint="eastAsia"/>
        </w:rPr>
        <w:t xml:space="preserve"> </w:t>
      </w:r>
      <w:r>
        <w:t>Middle column: filtered signals, including bandpass filtering at 0.1–0.8 Hz and 0.5–5 Hz for the green channel, and 0.5–5 Hz for the red and IR channels.</w:t>
      </w:r>
      <w:r>
        <w:rPr>
          <w:rFonts w:hint="eastAsia"/>
        </w:rPr>
        <w:t xml:space="preserve"> </w:t>
      </w:r>
      <w:r>
        <w:t>Right column: representative single-beat pulse waveforms.</w:t>
      </w:r>
    </w:p>
    <w:p w14:paraId="7FB5FD06" w14:textId="77777777" w:rsidR="00D766A9" w:rsidRDefault="00D766A9" w:rsidP="00D766A9">
      <w:pPr>
        <w:pStyle w:val="ae"/>
        <w:jc w:val="center"/>
      </w:pPr>
      <w:r>
        <w:rPr>
          <w:noProof/>
        </w:rPr>
        <w:lastRenderedPageBreak/>
        <w:drawing>
          <wp:inline distT="0" distB="0" distL="0" distR="0" wp14:anchorId="4E36CBC5" wp14:editId="3329BFD0">
            <wp:extent cx="3021330" cy="1477645"/>
            <wp:effectExtent l="0" t="0" r="7620" b="8255"/>
            <wp:docPr id="106998063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021330" cy="1477645"/>
                    </a:xfrm>
                    <a:prstGeom prst="rect">
                      <a:avLst/>
                    </a:prstGeom>
                    <a:noFill/>
                    <a:ln>
                      <a:noFill/>
                    </a:ln>
                  </pic:spPr>
                </pic:pic>
              </a:graphicData>
            </a:graphic>
          </wp:inline>
        </w:drawing>
      </w:r>
    </w:p>
    <w:p w14:paraId="03B8BB61" w14:textId="77777777" w:rsidR="00D766A9" w:rsidRDefault="00D766A9" w:rsidP="00D766A9">
      <w:pPr>
        <w:pStyle w:val="ae"/>
        <w:jc w:val="both"/>
      </w:pPr>
      <w:r w:rsidRPr="00393BA6">
        <w:rPr>
          <w:rFonts w:hint="eastAsia"/>
          <w:b/>
          <w:bCs/>
        </w:rPr>
        <w:t>Fig</w:t>
      </w:r>
      <w:r>
        <w:rPr>
          <w:b/>
          <w:bCs/>
        </w:rPr>
        <w:t>.</w:t>
      </w:r>
      <w:r w:rsidRPr="00393BA6">
        <w:rPr>
          <w:rFonts w:hint="eastAsia"/>
          <w:b/>
          <w:bCs/>
        </w:rPr>
        <w:t xml:space="preserve"> S4</w:t>
      </w:r>
      <w:r>
        <w:rPr>
          <w:rFonts w:hint="eastAsia"/>
          <w:b/>
          <w:bCs/>
        </w:rPr>
        <w:t>6</w:t>
      </w:r>
      <w:r w:rsidRPr="00393BA6">
        <w:rPr>
          <w:rFonts w:hint="eastAsia"/>
          <w:b/>
          <w:bCs/>
        </w:rPr>
        <w:t xml:space="preserve">. </w:t>
      </w:r>
      <w:r>
        <w:rPr>
          <w:rFonts w:hint="eastAsia"/>
          <w:b/>
          <w:bCs/>
        </w:rPr>
        <w:t>S</w:t>
      </w:r>
      <w:r w:rsidRPr="00393BA6">
        <w:rPr>
          <w:rFonts w:hint="eastAsia"/>
          <w:b/>
          <w:bCs/>
        </w:rPr>
        <w:t>NRs</w:t>
      </w:r>
      <w:r w:rsidRPr="00393BA6">
        <w:rPr>
          <w:b/>
          <w:bCs/>
        </w:rPr>
        <w:t xml:space="preserve"> </w:t>
      </w:r>
      <w:r>
        <w:rPr>
          <w:rFonts w:hint="eastAsia"/>
          <w:b/>
          <w:bCs/>
        </w:rPr>
        <w:t xml:space="preserve">of </w:t>
      </w:r>
      <w:r w:rsidRPr="00393BA6">
        <w:rPr>
          <w:b/>
          <w:bCs/>
        </w:rPr>
        <w:t>pulse and respiration</w:t>
      </w:r>
      <w:r>
        <w:rPr>
          <w:rFonts w:hint="eastAsia"/>
          <w:b/>
          <w:bCs/>
        </w:rPr>
        <w:t xml:space="preserve"> signals derived from ear PPG</w:t>
      </w:r>
      <w:r w:rsidRPr="00393BA6">
        <w:rPr>
          <w:b/>
          <w:bCs/>
        </w:rPr>
        <w:t xml:space="preserve">. </w:t>
      </w:r>
      <w:r>
        <w:t>(</w:t>
      </w:r>
      <w:r w:rsidRPr="00E6088C">
        <w:rPr>
          <w:b/>
          <w:bCs/>
        </w:rPr>
        <w:t>A</w:t>
      </w:r>
      <w:r>
        <w:t>)</w:t>
      </w:r>
      <w:r w:rsidRPr="00B40135">
        <w:t xml:space="preserve"> </w:t>
      </w:r>
      <w:r>
        <w:rPr>
          <w:rFonts w:hint="eastAsia"/>
        </w:rPr>
        <w:t>P</w:t>
      </w:r>
      <w:r w:rsidRPr="00B40135">
        <w:t xml:space="preserve">ulse wave </w:t>
      </w:r>
      <w:r>
        <w:rPr>
          <w:rFonts w:hint="eastAsia"/>
        </w:rPr>
        <w:t>(green)</w:t>
      </w:r>
      <w:r w:rsidRPr="00B40135">
        <w:t xml:space="preserve"> </w:t>
      </w:r>
      <w:r>
        <w:rPr>
          <w:rFonts w:hint="eastAsia"/>
        </w:rPr>
        <w:t>extracted</w:t>
      </w:r>
      <w:r w:rsidRPr="00B40135">
        <w:t xml:space="preserve"> </w:t>
      </w:r>
      <w:r w:rsidRPr="009C14A3">
        <w:t>sing a bandpass filter (0.5–5 Hz) and corresponding noise component (gray) obtained using a high-pass filter (&gt;5 Hz)</w:t>
      </w:r>
      <w:r w:rsidRPr="00B40135">
        <w:t>.</w:t>
      </w:r>
      <w:r w:rsidRPr="00A972C9">
        <w:t xml:space="preserve"> </w:t>
      </w:r>
      <w:r>
        <w:t>(</w:t>
      </w:r>
      <w:r w:rsidRPr="00E6088C">
        <w:rPr>
          <w:b/>
          <w:bCs/>
        </w:rPr>
        <w:t>B</w:t>
      </w:r>
      <w:r>
        <w:t>)</w:t>
      </w:r>
      <w:r w:rsidRPr="00A972C9">
        <w:t xml:space="preserve"> </w:t>
      </w:r>
      <w:r w:rsidRPr="009C14A3">
        <w:t>Respiration signal (blue) extracted using a bandpass filter (0.1–0.8 Hz) and corresponding noise component (gray) obtained using a high-pass filter (&gt;5 Hz).</w:t>
      </w:r>
      <w:r w:rsidRPr="009C14A3">
        <w:br/>
        <w:t>Root-mean-square (RMS) amplitudes are used to calculate SNR.</w:t>
      </w:r>
    </w:p>
    <w:p w14:paraId="60F936CD"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53B84A03" w14:textId="77777777" w:rsidR="00D766A9" w:rsidRDefault="00D766A9" w:rsidP="00D766A9">
      <w:pPr>
        <w:pStyle w:val="ae"/>
        <w:jc w:val="center"/>
      </w:pPr>
      <w:r>
        <w:rPr>
          <w:noProof/>
        </w:rPr>
        <w:lastRenderedPageBreak/>
        <w:drawing>
          <wp:inline distT="0" distB="0" distL="0" distR="0" wp14:anchorId="17BB53B8" wp14:editId="63EDC19E">
            <wp:extent cx="4592955" cy="4031615"/>
            <wp:effectExtent l="0" t="0" r="0" b="6985"/>
            <wp:docPr id="3916049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92955" cy="4031615"/>
                    </a:xfrm>
                    <a:prstGeom prst="rect">
                      <a:avLst/>
                    </a:prstGeom>
                    <a:noFill/>
                    <a:ln>
                      <a:noFill/>
                    </a:ln>
                  </pic:spPr>
                </pic:pic>
              </a:graphicData>
            </a:graphic>
          </wp:inline>
        </w:drawing>
      </w:r>
    </w:p>
    <w:p w14:paraId="5FFC3260" w14:textId="77777777" w:rsidR="00D766A9" w:rsidRDefault="00D766A9" w:rsidP="00D766A9">
      <w:pPr>
        <w:pStyle w:val="ae"/>
        <w:jc w:val="both"/>
      </w:pPr>
      <w:r w:rsidRPr="00F40D3B">
        <w:rPr>
          <w:rFonts w:hint="eastAsia"/>
          <w:b/>
          <w:bCs/>
        </w:rPr>
        <w:t>Fig</w:t>
      </w:r>
      <w:r>
        <w:rPr>
          <w:b/>
          <w:bCs/>
        </w:rPr>
        <w:t>.</w:t>
      </w:r>
      <w:r w:rsidRPr="00F40D3B">
        <w:rPr>
          <w:rFonts w:hint="eastAsia"/>
          <w:b/>
          <w:bCs/>
        </w:rPr>
        <w:t xml:space="preserve"> S4</w:t>
      </w:r>
      <w:r>
        <w:rPr>
          <w:rFonts w:hint="eastAsia"/>
          <w:b/>
          <w:bCs/>
        </w:rPr>
        <w:t>7</w:t>
      </w:r>
      <w:r w:rsidRPr="00F40D3B">
        <w:rPr>
          <w:rFonts w:hint="eastAsia"/>
          <w:b/>
          <w:bCs/>
        </w:rPr>
        <w:t xml:space="preserve">. </w:t>
      </w:r>
      <w:r>
        <w:rPr>
          <w:rFonts w:hint="eastAsia"/>
          <w:b/>
          <w:bCs/>
        </w:rPr>
        <w:t>Comparison</w:t>
      </w:r>
      <w:r w:rsidRPr="00F40D3B">
        <w:rPr>
          <w:b/>
          <w:bCs/>
        </w:rPr>
        <w:t xml:space="preserve"> of ear PPG-derived physiological parameters </w:t>
      </w:r>
      <w:r>
        <w:rPr>
          <w:rFonts w:hint="eastAsia"/>
          <w:b/>
          <w:bCs/>
        </w:rPr>
        <w:t xml:space="preserve">with </w:t>
      </w:r>
      <w:r w:rsidRPr="00F40D3B">
        <w:rPr>
          <w:b/>
          <w:bCs/>
        </w:rPr>
        <w:t>a</w:t>
      </w:r>
      <w:r>
        <w:rPr>
          <w:rFonts w:hint="eastAsia"/>
          <w:b/>
          <w:bCs/>
        </w:rPr>
        <w:t xml:space="preserve"> </w:t>
      </w:r>
      <w:r>
        <w:rPr>
          <w:b/>
          <w:bCs/>
        </w:rPr>
        <w:t>reference</w:t>
      </w:r>
      <w:r>
        <w:rPr>
          <w:rFonts w:hint="eastAsia"/>
          <w:b/>
          <w:bCs/>
        </w:rPr>
        <w:t xml:space="preserve"> </w:t>
      </w:r>
      <w:r w:rsidRPr="00F40D3B">
        <w:rPr>
          <w:b/>
          <w:bCs/>
        </w:rPr>
        <w:t>pulse oximeter at rest.</w:t>
      </w:r>
      <w:r w:rsidRPr="00F40D3B">
        <w:t xml:space="preserve"> </w:t>
      </w:r>
      <w:r>
        <w:t>(</w:t>
      </w:r>
      <w:r w:rsidRPr="00AE4A84">
        <w:rPr>
          <w:b/>
          <w:bCs/>
        </w:rPr>
        <w:t>A</w:t>
      </w:r>
      <w:r>
        <w:t>)</w:t>
      </w:r>
      <w:r w:rsidRPr="00F40D3B">
        <w:t xml:space="preserve"> HR time series measured by ear PPG and the reference </w:t>
      </w:r>
      <w:r>
        <w:rPr>
          <w:rFonts w:hint="eastAsia"/>
        </w:rPr>
        <w:t>device</w:t>
      </w:r>
      <w:r w:rsidRPr="00F40D3B">
        <w:t xml:space="preserve">. </w:t>
      </w:r>
      <w:r>
        <w:t>(</w:t>
      </w:r>
      <w:r w:rsidRPr="00AE4A84">
        <w:rPr>
          <w:b/>
          <w:bCs/>
        </w:rPr>
        <w:t>B</w:t>
      </w:r>
      <w:r>
        <w:t>)</w:t>
      </w:r>
      <w:r w:rsidRPr="00F40D3B">
        <w:t xml:space="preserve"> Bland–Altman analysis of HR measurements </w:t>
      </w:r>
      <w:r>
        <w:rPr>
          <w:rFonts w:hint="eastAsia"/>
        </w:rPr>
        <w:t>versus</w:t>
      </w:r>
      <w:r w:rsidRPr="00F40D3B">
        <w:t xml:space="preserve"> their mean. </w:t>
      </w:r>
      <w:r w:rsidRPr="00D74F64">
        <w:t>Solid lines indicate mean bias</w:t>
      </w:r>
      <w:r>
        <w:rPr>
          <w:rFonts w:hint="eastAsia"/>
        </w:rPr>
        <w:t xml:space="preserve">; </w:t>
      </w:r>
      <w:r w:rsidRPr="00D74F64">
        <w:t>dashed lines denote limits of agreement (mean ±1.96 s.d.)</w:t>
      </w:r>
      <w:r w:rsidRPr="00F40D3B">
        <w:t xml:space="preserve">. </w:t>
      </w:r>
      <w:r>
        <w:t>(</w:t>
      </w:r>
      <w:r w:rsidRPr="00AE4A84">
        <w:rPr>
          <w:b/>
          <w:bCs/>
        </w:rPr>
        <w:t>C</w:t>
      </w:r>
      <w:r>
        <w:t>)</w:t>
      </w:r>
      <w:r w:rsidRPr="00F40D3B">
        <w:t xml:space="preserve"> </w:t>
      </w:r>
      <w:r>
        <w:rPr>
          <w:rFonts w:hint="eastAsia"/>
        </w:rPr>
        <w:t>Respiration rate (</w:t>
      </w:r>
      <w:r w:rsidRPr="00F40D3B">
        <w:t>RR</w:t>
      </w:r>
      <w:r>
        <w:rPr>
          <w:rFonts w:hint="eastAsia"/>
        </w:rPr>
        <w:t>)</w:t>
      </w:r>
      <w:r w:rsidRPr="00F40D3B">
        <w:t xml:space="preserve"> time series measured by ear PPG and the reference </w:t>
      </w:r>
      <w:r>
        <w:rPr>
          <w:rFonts w:hint="eastAsia"/>
        </w:rPr>
        <w:t>device</w:t>
      </w:r>
      <w:r w:rsidRPr="00F40D3B">
        <w:t>.</w:t>
      </w:r>
      <w:r>
        <w:rPr>
          <w:rFonts w:hint="eastAsia"/>
        </w:rPr>
        <w:t xml:space="preserve"> </w:t>
      </w:r>
      <w:r>
        <w:t>(</w:t>
      </w:r>
      <w:r w:rsidRPr="00AE4A84">
        <w:rPr>
          <w:b/>
          <w:bCs/>
        </w:rPr>
        <w:t>D</w:t>
      </w:r>
      <w:r>
        <w:t>)</w:t>
      </w:r>
      <w:r w:rsidRPr="00F40D3B">
        <w:t xml:space="preserve"> Bland–Altman analysis of RR measurements </w:t>
      </w:r>
      <w:r>
        <w:rPr>
          <w:rFonts w:hint="eastAsia"/>
        </w:rPr>
        <w:t xml:space="preserve">versus </w:t>
      </w:r>
      <w:r w:rsidRPr="00F40D3B">
        <w:t xml:space="preserve">their mean. </w:t>
      </w:r>
      <w:r w:rsidRPr="00D74F64">
        <w:t>Solid lines indicate mean bias</w:t>
      </w:r>
      <w:r>
        <w:rPr>
          <w:rFonts w:hint="eastAsia"/>
        </w:rPr>
        <w:t xml:space="preserve">; </w:t>
      </w:r>
      <w:r w:rsidRPr="00D74F64">
        <w:t>dashed lines denote limits of agreement (mean ±1.96 s.d.)</w:t>
      </w:r>
      <w:r w:rsidRPr="00F40D3B">
        <w:t>.</w:t>
      </w:r>
      <w:r>
        <w:rPr>
          <w:rFonts w:hint="eastAsia"/>
        </w:rPr>
        <w:t xml:space="preserve"> </w:t>
      </w:r>
      <w:r>
        <w:t>(</w:t>
      </w:r>
      <w:r w:rsidRPr="00AE4A84">
        <w:rPr>
          <w:b/>
          <w:bCs/>
        </w:rPr>
        <w:t>E</w:t>
      </w:r>
      <w:r>
        <w:t>)</w:t>
      </w:r>
      <w:r w:rsidRPr="00F40D3B">
        <w:t xml:space="preserve"> </w:t>
      </w:r>
      <w:r>
        <w:t>SpO₂</w:t>
      </w:r>
      <w:r w:rsidRPr="00F40D3B">
        <w:t xml:space="preserve"> time series measured by ear PPG and the reference </w:t>
      </w:r>
      <w:r>
        <w:rPr>
          <w:rFonts w:hint="eastAsia"/>
        </w:rPr>
        <w:t>device</w:t>
      </w:r>
      <w:r w:rsidRPr="00F40D3B">
        <w:t xml:space="preserve">. </w:t>
      </w:r>
      <w:r>
        <w:t>(</w:t>
      </w:r>
      <w:r w:rsidRPr="00AE4A84">
        <w:rPr>
          <w:b/>
          <w:bCs/>
        </w:rPr>
        <w:t>F</w:t>
      </w:r>
      <w:r>
        <w:t>)</w:t>
      </w:r>
      <w:r w:rsidRPr="00F40D3B">
        <w:t xml:space="preserve"> Bland–Altman analysis of SpO</w:t>
      </w:r>
      <w:r w:rsidRPr="00EE1DAD">
        <w:rPr>
          <w:vertAlign w:val="subscript"/>
        </w:rPr>
        <w:t>2</w:t>
      </w:r>
      <w:r w:rsidRPr="00F40D3B">
        <w:t xml:space="preserve"> measurements </w:t>
      </w:r>
      <w:r>
        <w:rPr>
          <w:rFonts w:hint="eastAsia"/>
        </w:rPr>
        <w:t>versus</w:t>
      </w:r>
      <w:r w:rsidRPr="00F40D3B">
        <w:t xml:space="preserve"> their mean. </w:t>
      </w:r>
      <w:r w:rsidRPr="00D74F64">
        <w:t>Solid lines indicate mean bias</w:t>
      </w:r>
      <w:r>
        <w:rPr>
          <w:rFonts w:hint="eastAsia"/>
        </w:rPr>
        <w:t xml:space="preserve">; </w:t>
      </w:r>
      <w:r w:rsidRPr="00D74F64">
        <w:t>dashed lines denote limits of agreement (mean ±1.96 s.d.)</w:t>
      </w:r>
      <w:r w:rsidRPr="00F40D3B">
        <w:t>.</w:t>
      </w:r>
      <w:r>
        <w:br w:type="page"/>
      </w:r>
    </w:p>
    <w:p w14:paraId="69256C2E" w14:textId="77777777" w:rsidR="00D766A9" w:rsidRDefault="00D766A9" w:rsidP="00D766A9">
      <w:pPr>
        <w:pStyle w:val="ae"/>
        <w:jc w:val="center"/>
      </w:pPr>
      <w:r>
        <w:rPr>
          <w:noProof/>
        </w:rPr>
        <w:lastRenderedPageBreak/>
        <w:drawing>
          <wp:inline distT="0" distB="0" distL="0" distR="0" wp14:anchorId="51FD6BFB" wp14:editId="0224640A">
            <wp:extent cx="1426845" cy="1426845"/>
            <wp:effectExtent l="0" t="0" r="1905" b="1905"/>
            <wp:docPr id="5371432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5BB422B6" w14:textId="77777777" w:rsidR="00D766A9" w:rsidRDefault="00D766A9" w:rsidP="00D766A9">
      <w:pPr>
        <w:pStyle w:val="ae"/>
        <w:jc w:val="both"/>
        <w:rPr>
          <w:b/>
          <w:bCs/>
        </w:rPr>
      </w:pPr>
      <w:r w:rsidRPr="00393BA6">
        <w:rPr>
          <w:rFonts w:hint="eastAsia"/>
          <w:b/>
          <w:bCs/>
        </w:rPr>
        <w:t>Fig</w:t>
      </w:r>
      <w:r>
        <w:rPr>
          <w:b/>
          <w:bCs/>
        </w:rPr>
        <w:t>.</w:t>
      </w:r>
      <w:r w:rsidRPr="00393BA6">
        <w:rPr>
          <w:rFonts w:hint="eastAsia"/>
          <w:b/>
          <w:bCs/>
        </w:rPr>
        <w:t xml:space="preserve"> S4</w:t>
      </w:r>
      <w:r>
        <w:rPr>
          <w:rFonts w:hint="eastAsia"/>
          <w:b/>
          <w:bCs/>
        </w:rPr>
        <w:t>8</w:t>
      </w:r>
      <w:r w:rsidRPr="00393BA6">
        <w:rPr>
          <w:rFonts w:hint="eastAsia"/>
          <w:b/>
          <w:bCs/>
        </w:rPr>
        <w:t xml:space="preserve">. </w:t>
      </w:r>
      <w:r>
        <w:rPr>
          <w:rFonts w:hint="eastAsia"/>
          <w:b/>
          <w:bCs/>
        </w:rPr>
        <w:t xml:space="preserve">Ear-canal </w:t>
      </w:r>
      <w:r w:rsidRPr="00393BA6">
        <w:rPr>
          <w:b/>
          <w:bCs/>
        </w:rPr>
        <w:t>temperature measure</w:t>
      </w:r>
      <w:r>
        <w:rPr>
          <w:rFonts w:hint="eastAsia"/>
          <w:b/>
          <w:bCs/>
        </w:rPr>
        <w:t>d</w:t>
      </w:r>
      <w:r w:rsidRPr="00393BA6">
        <w:rPr>
          <w:b/>
          <w:bCs/>
        </w:rPr>
        <w:t xml:space="preserve"> </w:t>
      </w:r>
      <w:r>
        <w:rPr>
          <w:rFonts w:hint="eastAsia"/>
          <w:b/>
          <w:bCs/>
        </w:rPr>
        <w:t>by non</w:t>
      </w:r>
      <w:r w:rsidRPr="00393BA6">
        <w:rPr>
          <w:rFonts w:hint="eastAsia"/>
          <w:b/>
          <w:bCs/>
        </w:rPr>
        <w:t>-contact IR</w:t>
      </w:r>
      <w:r w:rsidRPr="00393BA6">
        <w:rPr>
          <w:b/>
          <w:bCs/>
        </w:rPr>
        <w:t xml:space="preserve"> sensor and contact thermistor under varying ambient conditions.  </w:t>
      </w:r>
    </w:p>
    <w:p w14:paraId="28A47F94" w14:textId="77777777" w:rsidR="00D766A9" w:rsidRDefault="00D766A9" w:rsidP="00D766A9">
      <w:pPr>
        <w:jc w:val="both"/>
        <w:rPr>
          <w:rFonts w:ascii="Times New Roman" w:eastAsia="宋体" w:hAnsi="Times New Roman" w:cs="Times New Roman"/>
          <w:b/>
          <w:bCs/>
          <w:kern w:val="0"/>
        </w:rPr>
      </w:pPr>
      <w:r>
        <w:rPr>
          <w:rFonts w:ascii="Times New Roman" w:hAnsi="Times New Roman" w:cs="Times New Roman"/>
          <w:b/>
          <w:bCs/>
        </w:rPr>
        <w:br w:type="page"/>
      </w:r>
    </w:p>
    <w:p w14:paraId="49BF13FA" w14:textId="77777777" w:rsidR="00D766A9" w:rsidRDefault="00D766A9" w:rsidP="00D766A9">
      <w:pPr>
        <w:pStyle w:val="ae"/>
        <w:jc w:val="center"/>
        <w:rPr>
          <w:b/>
          <w:bCs/>
        </w:rPr>
      </w:pPr>
      <w:r>
        <w:rPr>
          <w:noProof/>
        </w:rPr>
        <w:lastRenderedPageBreak/>
        <w:drawing>
          <wp:inline distT="0" distB="0" distL="0" distR="0" wp14:anchorId="491E7DAB" wp14:editId="276189BC">
            <wp:extent cx="4893310" cy="4688840"/>
            <wp:effectExtent l="0" t="0" r="2540" b="0"/>
            <wp:docPr id="196565880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93310" cy="4688840"/>
                    </a:xfrm>
                    <a:prstGeom prst="rect">
                      <a:avLst/>
                    </a:prstGeom>
                    <a:noFill/>
                    <a:ln>
                      <a:noFill/>
                    </a:ln>
                  </pic:spPr>
                </pic:pic>
              </a:graphicData>
            </a:graphic>
          </wp:inline>
        </w:drawing>
      </w:r>
    </w:p>
    <w:p w14:paraId="426E3509" w14:textId="77777777" w:rsidR="00D766A9" w:rsidRDefault="00D766A9" w:rsidP="00D766A9">
      <w:pPr>
        <w:pStyle w:val="ae"/>
        <w:jc w:val="both"/>
      </w:pPr>
      <w:r w:rsidRPr="003931AE">
        <w:rPr>
          <w:rFonts w:hint="eastAsia"/>
          <w:b/>
          <w:bCs/>
        </w:rPr>
        <w:t>Fig</w:t>
      </w:r>
      <w:r>
        <w:rPr>
          <w:b/>
          <w:bCs/>
        </w:rPr>
        <w:t>.</w:t>
      </w:r>
      <w:r w:rsidRPr="003931AE">
        <w:rPr>
          <w:rFonts w:hint="eastAsia"/>
          <w:b/>
          <w:bCs/>
        </w:rPr>
        <w:t xml:space="preserve"> S4</w:t>
      </w:r>
      <w:r>
        <w:rPr>
          <w:rFonts w:hint="eastAsia"/>
          <w:b/>
          <w:bCs/>
        </w:rPr>
        <w:t>9</w:t>
      </w:r>
      <w:r w:rsidRPr="003931AE">
        <w:rPr>
          <w:rFonts w:hint="eastAsia"/>
          <w:b/>
          <w:bCs/>
        </w:rPr>
        <w:t xml:space="preserve">. </w:t>
      </w:r>
      <w:r w:rsidRPr="00976724">
        <w:rPr>
          <w:b/>
          <w:bCs/>
        </w:rPr>
        <w:t>EEG recordings under different GSR electrode placements</w:t>
      </w:r>
      <w:r w:rsidRPr="003931AE">
        <w:rPr>
          <w:b/>
          <w:bCs/>
        </w:rPr>
        <w:t>.</w:t>
      </w:r>
      <w:r>
        <w:rPr>
          <w:rFonts w:hint="eastAsia"/>
        </w:rPr>
        <w:t xml:space="preserve"> </w:t>
      </w:r>
      <w:r>
        <w:t>(</w:t>
      </w:r>
      <w:r w:rsidRPr="00AE4A84">
        <w:rPr>
          <w:b/>
          <w:bCs/>
        </w:rPr>
        <w:t>A</w:t>
      </w:r>
      <w:r>
        <w:t xml:space="preserve"> and </w:t>
      </w:r>
      <w:r w:rsidRPr="00AE4A84">
        <w:rPr>
          <w:b/>
          <w:bCs/>
        </w:rPr>
        <w:t>B</w:t>
      </w:r>
      <w:r>
        <w:t>)</w:t>
      </w:r>
      <w:r w:rsidRPr="00393BA6">
        <w:t xml:space="preserve"> AM spectr</w:t>
      </w:r>
      <w:r>
        <w:rPr>
          <w:rFonts w:hint="eastAsia"/>
        </w:rPr>
        <w:t>o</w:t>
      </w:r>
      <w:r w:rsidRPr="00393BA6">
        <w:t>gram (</w:t>
      </w:r>
      <w:r>
        <w:t>A</w:t>
      </w:r>
      <w:r w:rsidRPr="00393BA6">
        <w:t>) and corresponding PSD (</w:t>
      </w:r>
      <w:r>
        <w:t>B</w:t>
      </w:r>
      <w:r w:rsidRPr="00393BA6">
        <w:t>) without GSR operation.</w:t>
      </w:r>
      <w:r>
        <w:rPr>
          <w:rFonts w:hint="eastAsia"/>
        </w:rPr>
        <w:t xml:space="preserve"> </w:t>
      </w:r>
      <w:r>
        <w:t>(</w:t>
      </w:r>
      <w:r w:rsidRPr="00AE4A84">
        <w:rPr>
          <w:b/>
          <w:bCs/>
        </w:rPr>
        <w:t>C</w:t>
      </w:r>
      <w:r>
        <w:t xml:space="preserve"> and </w:t>
      </w:r>
      <w:r w:rsidRPr="00AE4A84">
        <w:rPr>
          <w:b/>
          <w:bCs/>
        </w:rPr>
        <w:t>D</w:t>
      </w:r>
      <w:r>
        <w:t>)</w:t>
      </w:r>
      <w:r w:rsidRPr="00393BA6">
        <w:t xml:space="preserve"> AM spectrogram (</w:t>
      </w:r>
      <w:r>
        <w:t>C</w:t>
      </w:r>
      <w:r w:rsidRPr="00393BA6">
        <w:t>) and corresponding PSD (</w:t>
      </w:r>
      <w:r>
        <w:t>D</w:t>
      </w:r>
      <w:r w:rsidRPr="00393BA6">
        <w:t xml:space="preserve">) </w:t>
      </w:r>
      <w:r>
        <w:rPr>
          <w:rFonts w:hint="eastAsia"/>
        </w:rPr>
        <w:t>with</w:t>
      </w:r>
      <w:r w:rsidRPr="00393BA6">
        <w:t xml:space="preserve"> </w:t>
      </w:r>
      <w:r>
        <w:rPr>
          <w:rFonts w:hint="eastAsia"/>
        </w:rPr>
        <w:t xml:space="preserve">active </w:t>
      </w:r>
      <w:r w:rsidRPr="00393BA6">
        <w:t>GSR electrodes placed in the ear canal.</w:t>
      </w:r>
      <w:r>
        <w:rPr>
          <w:rFonts w:hint="eastAsia"/>
        </w:rPr>
        <w:t xml:space="preserve"> </w:t>
      </w:r>
      <w:r>
        <w:t>(</w:t>
      </w:r>
      <w:r w:rsidRPr="00AE4A84">
        <w:rPr>
          <w:b/>
          <w:bCs/>
        </w:rPr>
        <w:t>E</w:t>
      </w:r>
      <w:r>
        <w:t xml:space="preserve"> and </w:t>
      </w:r>
      <w:r w:rsidRPr="00AE4A84">
        <w:rPr>
          <w:b/>
          <w:bCs/>
        </w:rPr>
        <w:t>F</w:t>
      </w:r>
      <w:r>
        <w:t>)</w:t>
      </w:r>
      <w:r w:rsidRPr="00393BA6">
        <w:t xml:space="preserve"> AM spectrogram (</w:t>
      </w:r>
      <w:r>
        <w:t>E</w:t>
      </w:r>
      <w:r w:rsidRPr="00393BA6">
        <w:t>) and corresponding PSD (</w:t>
      </w:r>
      <w:r>
        <w:t>F</w:t>
      </w:r>
      <w:r w:rsidRPr="00393BA6">
        <w:t xml:space="preserve">) with active GSR electrodes </w:t>
      </w:r>
      <w:r>
        <w:rPr>
          <w:rFonts w:hint="eastAsia"/>
        </w:rPr>
        <w:t>placed</w:t>
      </w:r>
      <w:r w:rsidRPr="00393BA6">
        <w:t xml:space="preserve"> at posterior auricular region.</w:t>
      </w:r>
      <w:r>
        <w:rPr>
          <w:rFonts w:hint="eastAsia"/>
        </w:rPr>
        <w:t xml:space="preserve"> </w:t>
      </w:r>
      <w:r>
        <w:t>(</w:t>
      </w:r>
      <w:r w:rsidRPr="00AE4A84">
        <w:rPr>
          <w:b/>
          <w:bCs/>
        </w:rPr>
        <w:t>G</w:t>
      </w:r>
      <w:r>
        <w:t xml:space="preserve"> and </w:t>
      </w:r>
      <w:r w:rsidRPr="00AE4A84">
        <w:rPr>
          <w:b/>
          <w:bCs/>
        </w:rPr>
        <w:t>H</w:t>
      </w:r>
      <w:r>
        <w:t>)</w:t>
      </w:r>
      <w:r w:rsidRPr="00393BA6">
        <w:t xml:space="preserve"> AM ratio (</w:t>
      </w:r>
      <w:r>
        <w:t>G</w:t>
      </w:r>
      <w:r w:rsidRPr="00393BA6">
        <w:t>) and SNR (</w:t>
      </w:r>
      <w:r>
        <w:t>H</w:t>
      </w:r>
      <w:r w:rsidRPr="00393BA6">
        <w:t xml:space="preserve">) </w:t>
      </w:r>
      <w:r>
        <w:rPr>
          <w:rFonts w:hint="eastAsia"/>
        </w:rPr>
        <w:t>for the</w:t>
      </w:r>
      <w:r w:rsidRPr="00393BA6">
        <w:t xml:space="preserve"> three conditions: no GSR, GSR in the ear canal</w:t>
      </w:r>
      <w:r>
        <w:rPr>
          <w:rFonts w:hint="eastAsia"/>
        </w:rPr>
        <w:t>,</w:t>
      </w:r>
      <w:r w:rsidRPr="00393BA6">
        <w:t xml:space="preserve"> and GSR at the posterior auricular region.</w:t>
      </w:r>
      <w:r>
        <w:rPr>
          <w:rFonts w:hint="eastAsia"/>
        </w:rPr>
        <w:t xml:space="preserve"> S</w:t>
      </w:r>
      <w:r w:rsidRPr="00236FFC">
        <w:rPr>
          <w:rFonts w:hint="eastAsia"/>
        </w:rPr>
        <w:t>olid l</w:t>
      </w:r>
      <w:r w:rsidRPr="00236FFC">
        <w:t>ines represent mean</w:t>
      </w:r>
      <w:r w:rsidRPr="00236FFC">
        <w:rPr>
          <w:rFonts w:hint="eastAsia"/>
        </w:rPr>
        <w:t xml:space="preserve"> </w:t>
      </w:r>
      <w:r>
        <w:rPr>
          <w:rFonts w:hint="eastAsia"/>
        </w:rPr>
        <w:t xml:space="preserve">values </w:t>
      </w:r>
      <w:r w:rsidRPr="00236FFC">
        <w:rPr>
          <w:rFonts w:hint="eastAsia"/>
        </w:rPr>
        <w:t xml:space="preserve">and </w:t>
      </w:r>
      <w:r w:rsidRPr="00236FFC">
        <w:t xml:space="preserve">shaded </w:t>
      </w:r>
      <w:r>
        <w:rPr>
          <w:rFonts w:hint="eastAsia"/>
        </w:rPr>
        <w:t>region</w:t>
      </w:r>
      <w:r w:rsidRPr="00236FFC">
        <w:t>s indicate ± s.d.</w:t>
      </w:r>
      <w:r w:rsidRPr="00236FFC">
        <w:rPr>
          <w:rFonts w:hint="eastAsia"/>
        </w:rPr>
        <w:t xml:space="preserve"> from </w:t>
      </w:r>
      <w:r>
        <w:rPr>
          <w:rFonts w:hint="eastAsia"/>
        </w:rPr>
        <w:t>8</w:t>
      </w:r>
      <w:r w:rsidRPr="00236FFC">
        <w:rPr>
          <w:rFonts w:hint="eastAsia"/>
        </w:rPr>
        <w:t xml:space="preserve"> tests</w:t>
      </w:r>
      <w:r w:rsidRPr="00236FFC">
        <w:t>.</w:t>
      </w:r>
      <w:r>
        <w:rPr>
          <w:rFonts w:hint="eastAsia"/>
        </w:rPr>
        <w:t xml:space="preserve"> </w:t>
      </w:r>
      <w:r w:rsidRPr="00393BA6">
        <w:t xml:space="preserve">Error bars represent the s.d. of the mean from 8 tests. </w:t>
      </w:r>
    </w:p>
    <w:p w14:paraId="18F58498"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1DEC8B65" w14:textId="77777777" w:rsidR="00D766A9" w:rsidRDefault="00D766A9" w:rsidP="00D766A9">
      <w:pPr>
        <w:pStyle w:val="ae"/>
        <w:jc w:val="center"/>
        <w:rPr>
          <w:b/>
          <w:bCs/>
        </w:rPr>
      </w:pPr>
      <w:r>
        <w:rPr>
          <w:noProof/>
        </w:rPr>
        <w:lastRenderedPageBreak/>
        <w:drawing>
          <wp:inline distT="0" distB="0" distL="0" distR="0" wp14:anchorId="5BC846A3" wp14:editId="4737165B">
            <wp:extent cx="4648200" cy="3041015"/>
            <wp:effectExtent l="0" t="0" r="0" b="6985"/>
            <wp:docPr id="15830412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48200" cy="3041015"/>
                    </a:xfrm>
                    <a:prstGeom prst="rect">
                      <a:avLst/>
                    </a:prstGeom>
                    <a:noFill/>
                    <a:ln>
                      <a:noFill/>
                    </a:ln>
                  </pic:spPr>
                </pic:pic>
              </a:graphicData>
            </a:graphic>
          </wp:inline>
        </w:drawing>
      </w:r>
    </w:p>
    <w:p w14:paraId="16AC62CF" w14:textId="77777777" w:rsidR="00D766A9" w:rsidRDefault="00D766A9" w:rsidP="00D766A9">
      <w:pPr>
        <w:pStyle w:val="ae"/>
        <w:jc w:val="both"/>
      </w:pPr>
      <w:r w:rsidRPr="001E1AEE">
        <w:rPr>
          <w:rFonts w:hint="eastAsia"/>
          <w:b/>
          <w:bCs/>
        </w:rPr>
        <w:t>Fig</w:t>
      </w:r>
      <w:r>
        <w:rPr>
          <w:b/>
          <w:bCs/>
        </w:rPr>
        <w:t>.</w:t>
      </w:r>
      <w:r w:rsidRPr="001E1AEE">
        <w:rPr>
          <w:rFonts w:hint="eastAsia"/>
          <w:b/>
          <w:bCs/>
        </w:rPr>
        <w:t xml:space="preserve"> S</w:t>
      </w:r>
      <w:r>
        <w:rPr>
          <w:rFonts w:hint="eastAsia"/>
          <w:b/>
          <w:bCs/>
        </w:rPr>
        <w:t>50</w:t>
      </w:r>
      <w:r w:rsidRPr="001E1AEE">
        <w:rPr>
          <w:rFonts w:hint="eastAsia"/>
          <w:b/>
          <w:bCs/>
        </w:rPr>
        <w:t xml:space="preserve">. </w:t>
      </w:r>
      <w:r w:rsidRPr="00924F8A">
        <w:rPr>
          <w:b/>
          <w:bCs/>
        </w:rPr>
        <w:t xml:space="preserve">Questionnaire-based affective scores during </w:t>
      </w:r>
      <w:r w:rsidRPr="001E1AEE">
        <w:rPr>
          <w:b/>
          <w:bCs/>
        </w:rPr>
        <w:t>CPT and VR tasks.</w:t>
      </w:r>
      <w:r>
        <w:rPr>
          <w:rFonts w:hint="eastAsia"/>
        </w:rPr>
        <w:t xml:space="preserve"> </w:t>
      </w:r>
      <w:r>
        <w:t>(</w:t>
      </w:r>
      <w:r w:rsidRPr="00AE4A84">
        <w:rPr>
          <w:b/>
          <w:bCs/>
        </w:rPr>
        <w:t>A</w:t>
      </w:r>
      <w:r>
        <w:rPr>
          <w:rFonts w:hint="eastAsia"/>
        </w:rPr>
        <w:t xml:space="preserve"> to </w:t>
      </w:r>
      <w:r w:rsidRPr="00AE4A84">
        <w:rPr>
          <w:b/>
          <w:bCs/>
        </w:rPr>
        <w:t>C</w:t>
      </w:r>
      <w:r>
        <w:t>)</w:t>
      </w:r>
      <w:r w:rsidRPr="002C5597">
        <w:t xml:space="preserve"> Positive affect (PA) (</w:t>
      </w:r>
      <w:r>
        <w:t>A</w:t>
      </w:r>
      <w:r w:rsidRPr="002C5597">
        <w:t>), negative affect (NA) (</w:t>
      </w:r>
      <w:r>
        <w:t>B</w:t>
      </w:r>
      <w:r w:rsidRPr="002C5597">
        <w:t>), and state anxiety (STAI-Y1) (</w:t>
      </w:r>
      <w:r>
        <w:t>C</w:t>
      </w:r>
      <w:r w:rsidRPr="002C5597">
        <w:t xml:space="preserve">) scores measured during baseline, </w:t>
      </w:r>
      <w:r>
        <w:rPr>
          <w:rFonts w:hint="eastAsia"/>
        </w:rPr>
        <w:t>task</w:t>
      </w:r>
      <w:r w:rsidRPr="002C5597">
        <w:t xml:space="preserve"> </w:t>
      </w:r>
      <w:r>
        <w:rPr>
          <w:rFonts w:hint="eastAsia"/>
        </w:rPr>
        <w:t>(</w:t>
      </w:r>
      <w:r w:rsidRPr="002C5597">
        <w:t>CPT</w:t>
      </w:r>
      <w:r>
        <w:rPr>
          <w:rFonts w:hint="eastAsia"/>
        </w:rPr>
        <w:t>)</w:t>
      </w:r>
      <w:r w:rsidRPr="002C5597">
        <w:t xml:space="preserve">, and recovery. </w:t>
      </w:r>
      <w:r>
        <w:t>(</w:t>
      </w:r>
      <w:r w:rsidRPr="00AE4A84">
        <w:rPr>
          <w:b/>
          <w:bCs/>
        </w:rPr>
        <w:t>D</w:t>
      </w:r>
      <w:r>
        <w:rPr>
          <w:rFonts w:hint="eastAsia"/>
        </w:rPr>
        <w:t xml:space="preserve"> to </w:t>
      </w:r>
      <w:r w:rsidRPr="00AE4A84">
        <w:rPr>
          <w:b/>
          <w:bCs/>
        </w:rPr>
        <w:t>F</w:t>
      </w:r>
      <w:r>
        <w:t>)</w:t>
      </w:r>
      <w:r w:rsidRPr="002C5597">
        <w:t xml:space="preserve"> </w:t>
      </w:r>
      <w:r w:rsidRPr="00924F8A">
        <w:t>PA (</w:t>
      </w:r>
      <w:r w:rsidRPr="000830F4">
        <w:t>D</w:t>
      </w:r>
      <w:r w:rsidRPr="00924F8A">
        <w:t>), NA (</w:t>
      </w:r>
      <w:r w:rsidRPr="000830F4">
        <w:t>E</w:t>
      </w:r>
      <w:r w:rsidRPr="00924F8A">
        <w:t>), and STAI-Y1 (</w:t>
      </w:r>
      <w:r w:rsidRPr="000830F4">
        <w:t>F</w:t>
      </w:r>
      <w:r w:rsidRPr="00924F8A">
        <w:t xml:space="preserve">) measured </w:t>
      </w:r>
      <w:r w:rsidRPr="002C5597">
        <w:t xml:space="preserve">during relaxed baseline , </w:t>
      </w:r>
      <w:r>
        <w:rPr>
          <w:rFonts w:hint="eastAsia"/>
        </w:rPr>
        <w:t>task</w:t>
      </w:r>
      <w:r w:rsidRPr="002C5597">
        <w:t xml:space="preserve"> </w:t>
      </w:r>
      <w:r>
        <w:rPr>
          <w:rFonts w:hint="eastAsia"/>
        </w:rPr>
        <w:t>(</w:t>
      </w:r>
      <w:r w:rsidRPr="002C5597">
        <w:t>VR</w:t>
      </w:r>
      <w:r>
        <w:rPr>
          <w:rFonts w:hint="eastAsia"/>
        </w:rPr>
        <w:t>)</w:t>
      </w:r>
      <w:r w:rsidRPr="002C5597">
        <w:t>, and recovery</w:t>
      </w:r>
      <w:r w:rsidRPr="002C0A7A">
        <w:t xml:space="preserve">. </w:t>
      </w:r>
      <w:r w:rsidRPr="00393BA6">
        <w:t xml:space="preserve">Error bars represent the s.d. of the mean from </w:t>
      </w:r>
      <w:r>
        <w:rPr>
          <w:rFonts w:hint="eastAsia"/>
        </w:rPr>
        <w:t>15</w:t>
      </w:r>
      <w:r w:rsidRPr="00393BA6">
        <w:t xml:space="preserve"> </w:t>
      </w:r>
      <w:r w:rsidRPr="00801C3C">
        <w:t>participants</w:t>
      </w:r>
      <w:r w:rsidRPr="00393BA6">
        <w:t>.</w:t>
      </w:r>
      <w:r>
        <w:br w:type="page"/>
      </w:r>
    </w:p>
    <w:p w14:paraId="6E574CC1" w14:textId="77777777" w:rsidR="00D766A9" w:rsidRDefault="00D766A9" w:rsidP="00D766A9">
      <w:pPr>
        <w:pStyle w:val="ae"/>
        <w:jc w:val="center"/>
        <w:rPr>
          <w:b/>
          <w:bCs/>
        </w:rPr>
      </w:pPr>
      <w:r>
        <w:rPr>
          <w:noProof/>
        </w:rPr>
        <w:lastRenderedPageBreak/>
        <w:drawing>
          <wp:inline distT="0" distB="0" distL="0" distR="0" wp14:anchorId="2763DC80" wp14:editId="61F9CCEA">
            <wp:extent cx="5402580" cy="3148965"/>
            <wp:effectExtent l="0" t="0" r="7620" b="0"/>
            <wp:docPr id="97821329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2580" cy="3148965"/>
                    </a:xfrm>
                    <a:prstGeom prst="rect">
                      <a:avLst/>
                    </a:prstGeom>
                    <a:noFill/>
                    <a:ln>
                      <a:noFill/>
                    </a:ln>
                  </pic:spPr>
                </pic:pic>
              </a:graphicData>
            </a:graphic>
          </wp:inline>
        </w:drawing>
      </w:r>
    </w:p>
    <w:p w14:paraId="262872BD" w14:textId="77777777" w:rsidR="00D766A9" w:rsidRDefault="00D766A9" w:rsidP="00D766A9">
      <w:pPr>
        <w:pStyle w:val="ae"/>
        <w:jc w:val="both"/>
      </w:pPr>
      <w:r w:rsidRPr="00205A75">
        <w:rPr>
          <w:rFonts w:hint="eastAsia"/>
          <w:b/>
          <w:bCs/>
        </w:rPr>
        <w:t>Fig</w:t>
      </w:r>
      <w:r>
        <w:rPr>
          <w:b/>
          <w:bCs/>
        </w:rPr>
        <w:t>.</w:t>
      </w:r>
      <w:r w:rsidRPr="00205A75">
        <w:rPr>
          <w:rFonts w:hint="eastAsia"/>
          <w:b/>
          <w:bCs/>
        </w:rPr>
        <w:t xml:space="preserve"> S</w:t>
      </w:r>
      <w:r>
        <w:rPr>
          <w:rFonts w:hint="eastAsia"/>
          <w:b/>
          <w:bCs/>
        </w:rPr>
        <w:t>51</w:t>
      </w:r>
      <w:r w:rsidRPr="00205A75">
        <w:rPr>
          <w:rFonts w:hint="eastAsia"/>
          <w:b/>
          <w:bCs/>
        </w:rPr>
        <w:t xml:space="preserve">. </w:t>
      </w:r>
      <w:r>
        <w:rPr>
          <w:rFonts w:hint="eastAsia"/>
          <w:b/>
          <w:bCs/>
        </w:rPr>
        <w:t>Confusion matrices of</w:t>
      </w:r>
      <w:r w:rsidRPr="00205A75">
        <w:rPr>
          <w:b/>
          <w:bCs/>
        </w:rPr>
        <w:t xml:space="preserve"> ML models for affective state</w:t>
      </w:r>
      <w:r>
        <w:rPr>
          <w:rFonts w:hint="eastAsia"/>
          <w:b/>
          <w:bCs/>
        </w:rPr>
        <w:t xml:space="preserve"> classification</w:t>
      </w:r>
      <w:r w:rsidRPr="00205A75">
        <w:rPr>
          <w:b/>
          <w:bCs/>
        </w:rPr>
        <w:t>.</w:t>
      </w:r>
      <w:r>
        <w:rPr>
          <w:rFonts w:hint="eastAsia"/>
        </w:rPr>
        <w:t xml:space="preserve"> </w:t>
      </w:r>
      <w:r>
        <w:t>(</w:t>
      </w:r>
      <w:r w:rsidRPr="00AE4A84">
        <w:rPr>
          <w:b/>
          <w:bCs/>
        </w:rPr>
        <w:t>A</w:t>
      </w:r>
      <w:r>
        <w:rPr>
          <w:rFonts w:hint="eastAsia"/>
        </w:rPr>
        <w:t xml:space="preserve"> to </w:t>
      </w:r>
      <w:r w:rsidRPr="00AE4A84">
        <w:rPr>
          <w:b/>
          <w:bCs/>
        </w:rPr>
        <w:t>F</w:t>
      </w:r>
      <w:r>
        <w:t>)</w:t>
      </w:r>
      <w:r w:rsidRPr="00205A75">
        <w:t xml:space="preserve"> Normalized confusion matrices for four-class classification </w:t>
      </w:r>
      <w:r>
        <w:rPr>
          <w:rFonts w:hint="eastAsia"/>
        </w:rPr>
        <w:t>(</w:t>
      </w:r>
      <w:r w:rsidRPr="00205A75">
        <w:t>Relax, CPT, VR and Recovery</w:t>
      </w:r>
      <w:r>
        <w:rPr>
          <w:rFonts w:hint="eastAsia"/>
        </w:rPr>
        <w:t xml:space="preserve">) using </w:t>
      </w:r>
      <w:r w:rsidRPr="00205A75">
        <w:t>logistic regression (LOGREG) (</w:t>
      </w:r>
      <w:r>
        <w:t>A</w:t>
      </w:r>
      <w:r w:rsidRPr="00205A75">
        <w:t>), support vector machine (SVM) with nonlinear kernel (</w:t>
      </w:r>
      <w:r>
        <w:t>B</w:t>
      </w:r>
      <w:r w:rsidRPr="00205A75">
        <w:t xml:space="preserve">), linear </w:t>
      </w:r>
      <w:r>
        <w:rPr>
          <w:rFonts w:hint="eastAsia"/>
        </w:rPr>
        <w:t xml:space="preserve">support </w:t>
      </w:r>
      <w:r w:rsidRPr="00205A75">
        <w:t>SVM (SVM_linear) (</w:t>
      </w:r>
      <w:r>
        <w:t>C</w:t>
      </w:r>
      <w:r w:rsidRPr="00205A75">
        <w:t>), random forest (RF) (</w:t>
      </w:r>
      <w:r>
        <w:t>D</w:t>
      </w:r>
      <w:r w:rsidRPr="00205A75">
        <w:t>), XGBoost (XGB) (</w:t>
      </w:r>
      <w:r>
        <w:t>E</w:t>
      </w:r>
      <w:r w:rsidRPr="00205A75">
        <w:t>), and multilayer perceptron (MLP) (</w:t>
      </w:r>
      <w:r>
        <w:t>F</w:t>
      </w:r>
      <w:r w:rsidRPr="00205A75">
        <w:t>).</w:t>
      </w:r>
      <w:r>
        <w:rPr>
          <w:rFonts w:hint="eastAsia"/>
        </w:rPr>
        <w:t xml:space="preserve"> </w:t>
      </w:r>
    </w:p>
    <w:p w14:paraId="78C6826A"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728620D4" w14:textId="77777777" w:rsidR="00D766A9" w:rsidRDefault="00D766A9" w:rsidP="00D766A9">
      <w:pPr>
        <w:pStyle w:val="ae"/>
        <w:jc w:val="center"/>
      </w:pPr>
      <w:r>
        <w:rPr>
          <w:noProof/>
        </w:rPr>
        <w:lastRenderedPageBreak/>
        <w:drawing>
          <wp:inline distT="0" distB="0" distL="0" distR="0" wp14:anchorId="7DCCACCC" wp14:editId="23146F2D">
            <wp:extent cx="1382395" cy="1594485"/>
            <wp:effectExtent l="0" t="0" r="8255" b="5715"/>
            <wp:docPr id="9151703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82395" cy="1594485"/>
                    </a:xfrm>
                    <a:prstGeom prst="rect">
                      <a:avLst/>
                    </a:prstGeom>
                    <a:noFill/>
                    <a:ln>
                      <a:noFill/>
                    </a:ln>
                  </pic:spPr>
                </pic:pic>
              </a:graphicData>
            </a:graphic>
          </wp:inline>
        </w:drawing>
      </w:r>
    </w:p>
    <w:p w14:paraId="1EA65CD4" w14:textId="77777777" w:rsidR="00D766A9" w:rsidRPr="003F1021" w:rsidRDefault="00D766A9" w:rsidP="00D766A9">
      <w:pPr>
        <w:pStyle w:val="ae"/>
        <w:jc w:val="both"/>
        <w:rPr>
          <w:b/>
          <w:bCs/>
        </w:rPr>
      </w:pPr>
      <w:r w:rsidRPr="003F1021">
        <w:rPr>
          <w:rFonts w:hint="eastAsia"/>
          <w:b/>
          <w:bCs/>
        </w:rPr>
        <w:t>Fig</w:t>
      </w:r>
      <w:r>
        <w:rPr>
          <w:b/>
          <w:bCs/>
        </w:rPr>
        <w:t>.</w:t>
      </w:r>
      <w:r w:rsidRPr="003F1021">
        <w:rPr>
          <w:rFonts w:hint="eastAsia"/>
          <w:b/>
          <w:bCs/>
        </w:rPr>
        <w:t xml:space="preserve"> S5</w:t>
      </w:r>
      <w:r>
        <w:rPr>
          <w:rFonts w:hint="eastAsia"/>
          <w:b/>
          <w:bCs/>
        </w:rPr>
        <w:t>2</w:t>
      </w:r>
      <w:r w:rsidRPr="003F1021">
        <w:rPr>
          <w:rFonts w:hint="eastAsia"/>
          <w:b/>
          <w:bCs/>
        </w:rPr>
        <w:t xml:space="preserve">. </w:t>
      </w:r>
      <w:r>
        <w:rPr>
          <w:rFonts w:hint="eastAsia"/>
          <w:b/>
          <w:bCs/>
        </w:rPr>
        <w:t>C</w:t>
      </w:r>
      <w:r w:rsidRPr="003F1021">
        <w:rPr>
          <w:b/>
          <w:bCs/>
        </w:rPr>
        <w:t xml:space="preserve">lassification performance </w:t>
      </w:r>
      <w:r>
        <w:rPr>
          <w:rFonts w:hint="eastAsia"/>
          <w:b/>
          <w:bCs/>
        </w:rPr>
        <w:t xml:space="preserve">of machine-learning models for </w:t>
      </w:r>
      <w:r w:rsidRPr="003F1021">
        <w:rPr>
          <w:b/>
          <w:bCs/>
        </w:rPr>
        <w:t xml:space="preserve">affective </w:t>
      </w:r>
      <w:r>
        <w:rPr>
          <w:rFonts w:hint="eastAsia"/>
          <w:b/>
          <w:bCs/>
        </w:rPr>
        <w:t>state prediction</w:t>
      </w:r>
      <w:r w:rsidRPr="003F1021">
        <w:rPr>
          <w:b/>
          <w:bCs/>
        </w:rPr>
        <w:t>.</w:t>
      </w:r>
    </w:p>
    <w:p w14:paraId="6F43F593"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1D30E9F6" w14:textId="77777777" w:rsidR="00D766A9" w:rsidRDefault="00D766A9" w:rsidP="00D766A9">
      <w:pPr>
        <w:pStyle w:val="ae"/>
        <w:jc w:val="center"/>
      </w:pPr>
      <w:r>
        <w:rPr>
          <w:noProof/>
        </w:rPr>
        <w:lastRenderedPageBreak/>
        <w:drawing>
          <wp:inline distT="0" distB="0" distL="0" distR="0" wp14:anchorId="2522B201" wp14:editId="3F1388B6">
            <wp:extent cx="4500880" cy="3097530"/>
            <wp:effectExtent l="0" t="0" r="0" b="7620"/>
            <wp:docPr id="15255660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00880" cy="3097530"/>
                    </a:xfrm>
                    <a:prstGeom prst="rect">
                      <a:avLst/>
                    </a:prstGeom>
                    <a:noFill/>
                    <a:ln>
                      <a:noFill/>
                    </a:ln>
                  </pic:spPr>
                </pic:pic>
              </a:graphicData>
            </a:graphic>
          </wp:inline>
        </w:drawing>
      </w:r>
    </w:p>
    <w:p w14:paraId="788C4905" w14:textId="77777777" w:rsidR="00D766A9" w:rsidRDefault="00D766A9" w:rsidP="00D766A9">
      <w:pPr>
        <w:pStyle w:val="ae"/>
        <w:jc w:val="both"/>
      </w:pPr>
      <w:r w:rsidRPr="00D30E57">
        <w:rPr>
          <w:rFonts w:hint="eastAsia"/>
          <w:b/>
          <w:bCs/>
        </w:rPr>
        <w:t>Fig</w:t>
      </w:r>
      <w:r w:rsidRPr="00D30E57">
        <w:rPr>
          <w:b/>
          <w:bCs/>
        </w:rPr>
        <w:t>.</w:t>
      </w:r>
      <w:r w:rsidRPr="00D30E57">
        <w:rPr>
          <w:rFonts w:hint="eastAsia"/>
          <w:b/>
          <w:bCs/>
        </w:rPr>
        <w:t xml:space="preserve"> S5</w:t>
      </w:r>
      <w:r>
        <w:rPr>
          <w:rFonts w:hint="eastAsia"/>
          <w:b/>
          <w:bCs/>
        </w:rPr>
        <w:t>3</w:t>
      </w:r>
      <w:r w:rsidRPr="00D30E57">
        <w:rPr>
          <w:rFonts w:hint="eastAsia"/>
          <w:b/>
          <w:bCs/>
        </w:rPr>
        <w:t xml:space="preserve">. </w:t>
      </w:r>
      <w:r w:rsidRPr="00836A24">
        <w:rPr>
          <w:b/>
          <w:bCs/>
        </w:rPr>
        <w:t>Predicted versus true PA scores using different regression models</w:t>
      </w:r>
      <w:r w:rsidRPr="00D30E57">
        <w:rPr>
          <w:b/>
          <w:bCs/>
        </w:rPr>
        <w:t>.</w:t>
      </w:r>
      <w:r>
        <w:rPr>
          <w:rFonts w:hint="eastAsia"/>
        </w:rPr>
        <w:t xml:space="preserve"> </w:t>
      </w:r>
      <w:r>
        <w:t>(</w:t>
      </w:r>
      <w:r w:rsidRPr="00834CE9">
        <w:rPr>
          <w:b/>
          <w:bCs/>
        </w:rPr>
        <w:t>A</w:t>
      </w:r>
      <w:r>
        <w:rPr>
          <w:rFonts w:hint="eastAsia"/>
        </w:rPr>
        <w:t xml:space="preserve"> to </w:t>
      </w:r>
      <w:r w:rsidRPr="00834CE9">
        <w:rPr>
          <w:b/>
          <w:bCs/>
        </w:rPr>
        <w:t>F</w:t>
      </w:r>
      <w:r>
        <w:t>)</w:t>
      </w:r>
      <w:r w:rsidRPr="00205A75">
        <w:t xml:space="preserve"> Scatter plots </w:t>
      </w:r>
      <w:r>
        <w:rPr>
          <w:rFonts w:hint="eastAsia"/>
        </w:rPr>
        <w:t xml:space="preserve">for </w:t>
      </w:r>
      <w:r w:rsidRPr="00205A75">
        <w:t>Ridge regression (</w:t>
      </w:r>
      <w:r>
        <w:t>A</w:t>
      </w:r>
      <w:r w:rsidRPr="00205A75">
        <w:t>), support vector regression (SVR) with nonlinear kernel (</w:t>
      </w:r>
      <w:r>
        <w:t>B</w:t>
      </w:r>
      <w:r w:rsidRPr="00205A75">
        <w:t>), linear SVR (</w:t>
      </w:r>
      <w:r>
        <w:t>C</w:t>
      </w:r>
      <w:r w:rsidRPr="00205A75">
        <w:t>), random forest regression (RF_reg) (</w:t>
      </w:r>
      <w:r>
        <w:t>D</w:t>
      </w:r>
      <w:r w:rsidRPr="00205A75">
        <w:t>), XGBoost regression (XGB_reg) (</w:t>
      </w:r>
      <w:r>
        <w:t>E</w:t>
      </w:r>
      <w:r w:rsidRPr="00205A75">
        <w:t>), and CatBoost regression (CAT_reg) (</w:t>
      </w:r>
      <w:r>
        <w:t>F</w:t>
      </w:r>
      <w:r w:rsidRPr="00205A75">
        <w:t xml:space="preserve">). The </w:t>
      </w:r>
      <w:r>
        <w:rPr>
          <w:rFonts w:hint="eastAsia"/>
        </w:rPr>
        <w:t xml:space="preserve">red </w:t>
      </w:r>
      <w:r w:rsidRPr="00205A75">
        <w:t>dashed line denotes the ideal identity line (y = x)</w:t>
      </w:r>
      <w:r>
        <w:rPr>
          <w:rFonts w:hint="eastAsia"/>
        </w:rPr>
        <w:t>;</w:t>
      </w:r>
      <w:r w:rsidRPr="00205A75">
        <w:t xml:space="preserve"> the blue </w:t>
      </w:r>
      <w:r>
        <w:rPr>
          <w:rFonts w:hint="eastAsia"/>
        </w:rPr>
        <w:t xml:space="preserve">solid </w:t>
      </w:r>
      <w:r w:rsidRPr="00205A75">
        <w:t xml:space="preserve">line and shaded region represent the fitted regression and its 95% confidence interval. </w:t>
      </w:r>
      <w:r>
        <w:br w:type="page"/>
      </w:r>
    </w:p>
    <w:p w14:paraId="38DA5009" w14:textId="77777777" w:rsidR="00D766A9" w:rsidRDefault="00D766A9" w:rsidP="00D766A9">
      <w:pPr>
        <w:pStyle w:val="ae"/>
        <w:jc w:val="center"/>
      </w:pPr>
      <w:r>
        <w:rPr>
          <w:noProof/>
        </w:rPr>
        <w:lastRenderedPageBreak/>
        <w:drawing>
          <wp:inline distT="0" distB="0" distL="0" distR="0" wp14:anchorId="6B70785E" wp14:editId="54C6AE93">
            <wp:extent cx="4565650" cy="3091180"/>
            <wp:effectExtent l="0" t="0" r="6350" b="0"/>
            <wp:docPr id="11987509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565650" cy="3091180"/>
                    </a:xfrm>
                    <a:prstGeom prst="rect">
                      <a:avLst/>
                    </a:prstGeom>
                    <a:noFill/>
                    <a:ln>
                      <a:noFill/>
                    </a:ln>
                  </pic:spPr>
                </pic:pic>
              </a:graphicData>
            </a:graphic>
          </wp:inline>
        </w:drawing>
      </w:r>
    </w:p>
    <w:p w14:paraId="2A3D2FA1" w14:textId="77777777" w:rsidR="00D766A9" w:rsidRDefault="00D766A9" w:rsidP="00D766A9">
      <w:pPr>
        <w:pStyle w:val="ae"/>
        <w:jc w:val="both"/>
      </w:pPr>
      <w:r w:rsidRPr="00D30E57">
        <w:rPr>
          <w:rFonts w:hint="eastAsia"/>
          <w:b/>
          <w:bCs/>
        </w:rPr>
        <w:t>Fig</w:t>
      </w:r>
      <w:r w:rsidRPr="00D30E57">
        <w:rPr>
          <w:b/>
          <w:bCs/>
        </w:rPr>
        <w:t>.</w:t>
      </w:r>
      <w:r w:rsidRPr="00D30E57">
        <w:rPr>
          <w:rFonts w:hint="eastAsia"/>
          <w:b/>
          <w:bCs/>
        </w:rPr>
        <w:t xml:space="preserve"> S5</w:t>
      </w:r>
      <w:r>
        <w:rPr>
          <w:rFonts w:hint="eastAsia"/>
          <w:b/>
          <w:bCs/>
        </w:rPr>
        <w:t>4</w:t>
      </w:r>
      <w:r w:rsidRPr="00D30E57">
        <w:rPr>
          <w:rFonts w:hint="eastAsia"/>
          <w:b/>
          <w:bCs/>
        </w:rPr>
        <w:t xml:space="preserve">. </w:t>
      </w:r>
      <w:r w:rsidRPr="00091419">
        <w:rPr>
          <w:b/>
          <w:bCs/>
        </w:rPr>
        <w:t>Predicted versus true NA scores using different regression models</w:t>
      </w:r>
      <w:r w:rsidRPr="00D30E57">
        <w:rPr>
          <w:b/>
          <w:bCs/>
        </w:rPr>
        <w:t>.</w:t>
      </w:r>
      <w:r>
        <w:rPr>
          <w:rFonts w:hint="eastAsia"/>
        </w:rPr>
        <w:t xml:space="preserve"> </w:t>
      </w:r>
      <w:r>
        <w:t>(</w:t>
      </w:r>
      <w:r w:rsidRPr="00834CE9">
        <w:rPr>
          <w:b/>
          <w:bCs/>
        </w:rPr>
        <w:t>A</w:t>
      </w:r>
      <w:r>
        <w:rPr>
          <w:rFonts w:hint="eastAsia"/>
        </w:rPr>
        <w:t xml:space="preserve"> to </w:t>
      </w:r>
      <w:r w:rsidRPr="00834CE9">
        <w:rPr>
          <w:b/>
          <w:bCs/>
        </w:rPr>
        <w:t>F</w:t>
      </w:r>
      <w:r>
        <w:t>)</w:t>
      </w:r>
      <w:r w:rsidRPr="00205A75">
        <w:t xml:space="preserve"> Scatter plots </w:t>
      </w:r>
      <w:r>
        <w:rPr>
          <w:rFonts w:hint="eastAsia"/>
        </w:rPr>
        <w:t xml:space="preserve">for </w:t>
      </w:r>
      <w:r w:rsidRPr="00205A75">
        <w:t>Ridge regression (</w:t>
      </w:r>
      <w:r>
        <w:t>A</w:t>
      </w:r>
      <w:r w:rsidRPr="00205A75">
        <w:t>), support vector regression (SVR) with nonlinear kernel (</w:t>
      </w:r>
      <w:r>
        <w:t>B</w:t>
      </w:r>
      <w:r w:rsidRPr="00205A75">
        <w:t>), linear SVR (</w:t>
      </w:r>
      <w:r>
        <w:t>C</w:t>
      </w:r>
      <w:r w:rsidRPr="00205A75">
        <w:t>), random forest regression (RF_reg) (</w:t>
      </w:r>
      <w:r>
        <w:t>D</w:t>
      </w:r>
      <w:r w:rsidRPr="00205A75">
        <w:t>), XGBoost regression (XGB_reg) (</w:t>
      </w:r>
      <w:r>
        <w:t>E</w:t>
      </w:r>
      <w:r w:rsidRPr="00205A75">
        <w:t>), and CatBoost regression (CAT_reg) (</w:t>
      </w:r>
      <w:r>
        <w:t>F</w:t>
      </w:r>
      <w:r w:rsidRPr="00205A75">
        <w:t>). The dashed red line denotes the ideal identity line (y = x)</w:t>
      </w:r>
      <w:r>
        <w:rPr>
          <w:rFonts w:hint="eastAsia"/>
        </w:rPr>
        <w:t>;</w:t>
      </w:r>
      <w:r w:rsidRPr="00205A75">
        <w:t xml:space="preserve"> the </w:t>
      </w:r>
      <w:r>
        <w:rPr>
          <w:rFonts w:hint="eastAsia"/>
        </w:rPr>
        <w:t xml:space="preserve">solid </w:t>
      </w:r>
      <w:r w:rsidRPr="00205A75">
        <w:t xml:space="preserve">blue line and shaded region represent the fitted regression and its 95% confidence interval. </w:t>
      </w:r>
    </w:p>
    <w:p w14:paraId="0858FC79"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58DA5E49" w14:textId="77777777" w:rsidR="00D766A9" w:rsidRDefault="00D766A9" w:rsidP="00D766A9">
      <w:pPr>
        <w:pStyle w:val="ae"/>
        <w:jc w:val="center"/>
        <w:rPr>
          <w:b/>
          <w:bCs/>
        </w:rPr>
      </w:pPr>
      <w:r>
        <w:rPr>
          <w:noProof/>
        </w:rPr>
        <w:lastRenderedPageBreak/>
        <w:drawing>
          <wp:inline distT="0" distB="0" distL="0" distR="0" wp14:anchorId="65242421" wp14:editId="368AE0F4">
            <wp:extent cx="4559300" cy="3091180"/>
            <wp:effectExtent l="0" t="0" r="0" b="0"/>
            <wp:docPr id="108339724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559300" cy="3091180"/>
                    </a:xfrm>
                    <a:prstGeom prst="rect">
                      <a:avLst/>
                    </a:prstGeom>
                    <a:noFill/>
                    <a:ln>
                      <a:noFill/>
                    </a:ln>
                  </pic:spPr>
                </pic:pic>
              </a:graphicData>
            </a:graphic>
          </wp:inline>
        </w:drawing>
      </w:r>
    </w:p>
    <w:p w14:paraId="4C5FF66D" w14:textId="77777777" w:rsidR="00D766A9" w:rsidRDefault="00D766A9" w:rsidP="00D766A9">
      <w:pPr>
        <w:pStyle w:val="ae"/>
        <w:jc w:val="both"/>
      </w:pPr>
      <w:r w:rsidRPr="00205A75">
        <w:rPr>
          <w:rFonts w:hint="eastAsia"/>
          <w:b/>
          <w:bCs/>
        </w:rPr>
        <w:t>Fig</w:t>
      </w:r>
      <w:r>
        <w:rPr>
          <w:b/>
          <w:bCs/>
        </w:rPr>
        <w:t>.</w:t>
      </w:r>
      <w:r w:rsidRPr="00205A75">
        <w:rPr>
          <w:rFonts w:hint="eastAsia"/>
          <w:b/>
          <w:bCs/>
        </w:rPr>
        <w:t xml:space="preserve"> S5</w:t>
      </w:r>
      <w:r>
        <w:rPr>
          <w:rFonts w:hint="eastAsia"/>
          <w:b/>
          <w:bCs/>
        </w:rPr>
        <w:t>5</w:t>
      </w:r>
      <w:r w:rsidRPr="00205A75">
        <w:rPr>
          <w:rFonts w:hint="eastAsia"/>
          <w:b/>
          <w:bCs/>
        </w:rPr>
        <w:t xml:space="preserve">. </w:t>
      </w:r>
      <w:r w:rsidRPr="00D10ECC">
        <w:rPr>
          <w:b/>
          <w:bCs/>
        </w:rPr>
        <w:t>Predicted versus true STAI scores using different regression models</w:t>
      </w:r>
      <w:r w:rsidRPr="00205A75">
        <w:rPr>
          <w:b/>
          <w:bCs/>
        </w:rPr>
        <w:t>.</w:t>
      </w:r>
      <w:r>
        <w:rPr>
          <w:rFonts w:hint="eastAsia"/>
        </w:rPr>
        <w:t xml:space="preserve"> </w:t>
      </w:r>
      <w:r>
        <w:t>(</w:t>
      </w:r>
      <w:r w:rsidRPr="00834CE9">
        <w:rPr>
          <w:b/>
          <w:bCs/>
        </w:rPr>
        <w:t>A</w:t>
      </w:r>
      <w:r>
        <w:rPr>
          <w:rFonts w:hint="eastAsia"/>
        </w:rPr>
        <w:t xml:space="preserve"> to </w:t>
      </w:r>
      <w:r w:rsidRPr="00834CE9">
        <w:rPr>
          <w:b/>
          <w:bCs/>
        </w:rPr>
        <w:t>F</w:t>
      </w:r>
      <w:r>
        <w:t>)</w:t>
      </w:r>
      <w:r w:rsidRPr="00205A75">
        <w:t xml:space="preserve"> Scatter plots </w:t>
      </w:r>
      <w:r>
        <w:rPr>
          <w:rFonts w:hint="eastAsia"/>
        </w:rPr>
        <w:t>for</w:t>
      </w:r>
      <w:r w:rsidRPr="00205A75">
        <w:t xml:space="preserve"> Ridge regression (</w:t>
      </w:r>
      <w:r>
        <w:t>A</w:t>
      </w:r>
      <w:r w:rsidRPr="00205A75">
        <w:t>), support vector regression (SVR) with nonlinear kernel (</w:t>
      </w:r>
      <w:r>
        <w:t>B</w:t>
      </w:r>
      <w:r w:rsidRPr="00205A75">
        <w:t>), linear SVR (</w:t>
      </w:r>
      <w:r>
        <w:t>B</w:t>
      </w:r>
      <w:r w:rsidRPr="00205A75">
        <w:t>), random forest regression (RF_reg) (</w:t>
      </w:r>
      <w:r>
        <w:t>B</w:t>
      </w:r>
      <w:r w:rsidRPr="00205A75">
        <w:t>), XGBoost regression (XGB_reg) (</w:t>
      </w:r>
      <w:r>
        <w:t>B</w:t>
      </w:r>
      <w:r w:rsidRPr="00205A75">
        <w:t>), and CatBoost regression (CAT_reg) (</w:t>
      </w:r>
      <w:r>
        <w:t>F</w:t>
      </w:r>
      <w:r w:rsidRPr="00205A75">
        <w:t>). The dashed red line denotes the ideal identity line (y = x)</w:t>
      </w:r>
      <w:r>
        <w:rPr>
          <w:rFonts w:hint="eastAsia"/>
        </w:rPr>
        <w:t xml:space="preserve">; </w:t>
      </w:r>
      <w:r w:rsidRPr="00205A75">
        <w:t>the blue</w:t>
      </w:r>
      <w:r>
        <w:rPr>
          <w:rFonts w:hint="eastAsia"/>
        </w:rPr>
        <w:t xml:space="preserve"> solid</w:t>
      </w:r>
      <w:r w:rsidRPr="00205A75">
        <w:t xml:space="preserve"> line and shaded region represent the fitted regression and its 95% confidence interval. </w:t>
      </w:r>
    </w:p>
    <w:p w14:paraId="187DA09F" w14:textId="77777777" w:rsidR="00D766A9" w:rsidRDefault="00D766A9" w:rsidP="00D766A9">
      <w:pPr>
        <w:jc w:val="both"/>
        <w:rPr>
          <w:rFonts w:ascii="Times New Roman" w:eastAsia="宋体" w:hAnsi="Times New Roman" w:cs="Times New Roman"/>
          <w:kern w:val="0"/>
        </w:rPr>
      </w:pPr>
      <w:r>
        <w:rPr>
          <w:rFonts w:ascii="Times New Roman" w:hAnsi="Times New Roman" w:cs="Times New Roman"/>
        </w:rPr>
        <w:br w:type="page"/>
      </w:r>
    </w:p>
    <w:p w14:paraId="2687B241" w14:textId="77777777" w:rsidR="00D766A9" w:rsidRPr="003F1021" w:rsidRDefault="00D766A9" w:rsidP="00D766A9">
      <w:pPr>
        <w:pStyle w:val="ae"/>
        <w:jc w:val="center"/>
        <w:rPr>
          <w:b/>
          <w:bCs/>
        </w:rPr>
      </w:pPr>
      <w:r>
        <w:rPr>
          <w:noProof/>
        </w:rPr>
        <w:lastRenderedPageBreak/>
        <w:drawing>
          <wp:inline distT="0" distB="0" distL="0" distR="0" wp14:anchorId="08E4B7C0" wp14:editId="496A02B0">
            <wp:extent cx="3837940" cy="1513205"/>
            <wp:effectExtent l="0" t="0" r="0" b="0"/>
            <wp:docPr id="183146568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37940" cy="1513205"/>
                    </a:xfrm>
                    <a:prstGeom prst="rect">
                      <a:avLst/>
                    </a:prstGeom>
                    <a:noFill/>
                    <a:ln>
                      <a:noFill/>
                    </a:ln>
                  </pic:spPr>
                </pic:pic>
              </a:graphicData>
            </a:graphic>
          </wp:inline>
        </w:drawing>
      </w:r>
    </w:p>
    <w:p w14:paraId="3ECE2DD2" w14:textId="77777777" w:rsidR="00D766A9" w:rsidRDefault="00D766A9" w:rsidP="00D766A9">
      <w:pPr>
        <w:pStyle w:val="ae"/>
        <w:jc w:val="both"/>
      </w:pPr>
      <w:r w:rsidRPr="003F1021">
        <w:rPr>
          <w:rFonts w:hint="eastAsia"/>
          <w:b/>
          <w:bCs/>
        </w:rPr>
        <w:t>Fig</w:t>
      </w:r>
      <w:r>
        <w:rPr>
          <w:b/>
          <w:bCs/>
        </w:rPr>
        <w:t>.</w:t>
      </w:r>
      <w:r w:rsidRPr="003F1021">
        <w:rPr>
          <w:rFonts w:hint="eastAsia"/>
          <w:b/>
          <w:bCs/>
        </w:rPr>
        <w:t xml:space="preserve"> S5</w:t>
      </w:r>
      <w:r>
        <w:rPr>
          <w:rFonts w:hint="eastAsia"/>
          <w:b/>
          <w:bCs/>
        </w:rPr>
        <w:t>6</w:t>
      </w:r>
      <w:r w:rsidRPr="003F1021">
        <w:rPr>
          <w:rFonts w:hint="eastAsia"/>
          <w:b/>
          <w:bCs/>
        </w:rPr>
        <w:t xml:space="preserve">. </w:t>
      </w:r>
      <w:r w:rsidRPr="003F1021">
        <w:rPr>
          <w:b/>
          <w:bCs/>
        </w:rPr>
        <w:t>SHAP</w:t>
      </w:r>
      <w:r>
        <w:rPr>
          <w:rFonts w:hint="eastAsia"/>
          <w:b/>
          <w:bCs/>
        </w:rPr>
        <w:t xml:space="preserve"> dependence plots</w:t>
      </w:r>
      <w:r w:rsidRPr="003F1021">
        <w:rPr>
          <w:b/>
          <w:bCs/>
        </w:rPr>
        <w:t xml:space="preserve"> of features contributing to model predictions.</w:t>
      </w:r>
      <w:r>
        <w:rPr>
          <w:rFonts w:hint="eastAsia"/>
        </w:rPr>
        <w:t xml:space="preserve"> </w:t>
      </w:r>
      <w:r>
        <w:t>(</w:t>
      </w:r>
      <w:r w:rsidRPr="00834CE9">
        <w:rPr>
          <w:b/>
          <w:bCs/>
        </w:rPr>
        <w:t>A</w:t>
      </w:r>
      <w:r>
        <w:t>)</w:t>
      </w:r>
      <w:r w:rsidRPr="00205A75">
        <w:t xml:space="preserve"> SHAP dependence plot for mean acceleration along the x-axis (ACC_mean_x).</w:t>
      </w:r>
      <w:r>
        <w:rPr>
          <w:rFonts w:hint="eastAsia"/>
        </w:rPr>
        <w:t xml:space="preserve"> </w:t>
      </w:r>
      <w:r>
        <w:t>(</w:t>
      </w:r>
      <w:r w:rsidRPr="00834CE9">
        <w:rPr>
          <w:b/>
          <w:bCs/>
        </w:rPr>
        <w:t>B</w:t>
      </w:r>
      <w:r>
        <w:t>)</w:t>
      </w:r>
      <w:r w:rsidRPr="00205A75">
        <w:t xml:space="preserve"> SHAP dependence plot for the standard deviation of the green-channel PPG signal (PPG_green_std).</w:t>
      </w:r>
      <w:r>
        <w:rPr>
          <w:rFonts w:hint="eastAsia"/>
        </w:rPr>
        <w:t xml:space="preserve"> </w:t>
      </w:r>
      <w:r w:rsidRPr="00205A75">
        <w:t>Point colors indicate EEG_gamma power.</w:t>
      </w:r>
      <w:r>
        <w:br w:type="page"/>
      </w:r>
    </w:p>
    <w:p w14:paraId="06C0B2B3" w14:textId="77777777" w:rsidR="00D766A9" w:rsidRDefault="00D766A9" w:rsidP="00D766A9">
      <w:pPr>
        <w:pStyle w:val="ae"/>
        <w:jc w:val="center"/>
      </w:pPr>
      <w:r>
        <w:rPr>
          <w:noProof/>
        </w:rPr>
        <w:lastRenderedPageBreak/>
        <w:drawing>
          <wp:inline distT="0" distB="0" distL="0" distR="0" wp14:anchorId="02F5EDC9" wp14:editId="586E85EB">
            <wp:extent cx="5943600" cy="4326890"/>
            <wp:effectExtent l="0" t="0" r="0" b="0"/>
            <wp:docPr id="1833258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4326890"/>
                    </a:xfrm>
                    <a:prstGeom prst="rect">
                      <a:avLst/>
                    </a:prstGeom>
                    <a:noFill/>
                    <a:ln>
                      <a:noFill/>
                    </a:ln>
                  </pic:spPr>
                </pic:pic>
              </a:graphicData>
            </a:graphic>
          </wp:inline>
        </w:drawing>
      </w:r>
    </w:p>
    <w:p w14:paraId="2994359A" w14:textId="77777777" w:rsidR="00D766A9" w:rsidRDefault="00D766A9" w:rsidP="00D766A9">
      <w:pPr>
        <w:pStyle w:val="ae"/>
        <w:jc w:val="both"/>
      </w:pPr>
      <w:r w:rsidRPr="00144367">
        <w:rPr>
          <w:rFonts w:hint="eastAsia"/>
          <w:b/>
          <w:bCs/>
        </w:rPr>
        <w:t>Fig</w:t>
      </w:r>
      <w:r>
        <w:rPr>
          <w:b/>
          <w:bCs/>
        </w:rPr>
        <w:t>.</w:t>
      </w:r>
      <w:r w:rsidRPr="00144367">
        <w:rPr>
          <w:rFonts w:hint="eastAsia"/>
          <w:b/>
          <w:bCs/>
        </w:rPr>
        <w:t xml:space="preserve"> S5</w:t>
      </w:r>
      <w:r>
        <w:rPr>
          <w:rFonts w:hint="eastAsia"/>
          <w:b/>
          <w:bCs/>
        </w:rPr>
        <w:t>7</w:t>
      </w:r>
      <w:r w:rsidRPr="00144367">
        <w:rPr>
          <w:rFonts w:hint="eastAsia"/>
          <w:b/>
          <w:bCs/>
        </w:rPr>
        <w:t xml:space="preserve">. </w:t>
      </w:r>
      <w:r w:rsidRPr="00144367">
        <w:rPr>
          <w:b/>
          <w:bCs/>
        </w:rPr>
        <w:t xml:space="preserve">Band-specific </w:t>
      </w:r>
      <w:r>
        <w:rPr>
          <w:rFonts w:hint="eastAsia"/>
          <w:b/>
          <w:bCs/>
        </w:rPr>
        <w:t xml:space="preserve">EEG </w:t>
      </w:r>
      <w:r w:rsidRPr="00144367">
        <w:rPr>
          <w:b/>
          <w:bCs/>
        </w:rPr>
        <w:t xml:space="preserve">spectral power </w:t>
      </w:r>
      <w:r>
        <w:rPr>
          <w:rFonts w:hint="eastAsia"/>
          <w:b/>
          <w:bCs/>
        </w:rPr>
        <w:t>recorded by</w:t>
      </w:r>
      <w:r w:rsidRPr="00144367">
        <w:rPr>
          <w:b/>
          <w:bCs/>
        </w:rPr>
        <w:t xml:space="preserve"> EarSense and PSG during sleep.</w:t>
      </w:r>
      <w:r>
        <w:rPr>
          <w:rFonts w:hint="eastAsia"/>
        </w:rPr>
        <w:t xml:space="preserve"> </w:t>
      </w:r>
      <w:r>
        <w:t>(</w:t>
      </w:r>
      <w:r w:rsidRPr="00144367">
        <w:rPr>
          <w:b/>
          <w:bCs/>
        </w:rPr>
        <w:t>A</w:t>
      </w:r>
      <w:r>
        <w:rPr>
          <w:rFonts w:hint="eastAsia"/>
          <w:b/>
          <w:bCs/>
        </w:rPr>
        <w:t xml:space="preserve"> </w:t>
      </w:r>
      <w:r w:rsidRPr="007D5954">
        <w:rPr>
          <w:rFonts w:hint="eastAsia"/>
        </w:rPr>
        <w:t>to</w:t>
      </w:r>
      <w:r>
        <w:rPr>
          <w:rFonts w:hint="eastAsia"/>
          <w:b/>
          <w:bCs/>
        </w:rPr>
        <w:t xml:space="preserve"> </w:t>
      </w:r>
      <w:r w:rsidRPr="00144367">
        <w:rPr>
          <w:b/>
          <w:bCs/>
        </w:rPr>
        <w:t>E</w:t>
      </w:r>
      <w:r>
        <w:rPr>
          <w:b/>
          <w:bCs/>
        </w:rPr>
        <w:t>)</w:t>
      </w:r>
      <w:r w:rsidRPr="00144367">
        <w:t xml:space="preserve"> Time-resolved spectral power in canonical EEG bands, including delta (0.5–4 Hz) (</w:t>
      </w:r>
      <w:r w:rsidRPr="00834CE9">
        <w:t>A</w:t>
      </w:r>
      <w:r w:rsidRPr="00144367">
        <w:t>), theta (4–8 Hz) (</w:t>
      </w:r>
      <w:r w:rsidRPr="00834CE9">
        <w:t>B</w:t>
      </w:r>
      <w:r w:rsidRPr="00144367">
        <w:t>), alpha (8–12 Hz) (</w:t>
      </w:r>
      <w:r w:rsidRPr="00834CE9">
        <w:t>C</w:t>
      </w:r>
      <w:r w:rsidRPr="00144367">
        <w:t>), sigma (12–16 Hz) (</w:t>
      </w:r>
      <w:r w:rsidRPr="00834CE9">
        <w:t>D</w:t>
      </w:r>
      <w:r w:rsidRPr="00144367">
        <w:t>), and beta (16–30 Hz) (</w:t>
      </w:r>
      <w:r w:rsidRPr="00834CE9">
        <w:t>E</w:t>
      </w:r>
      <w:r w:rsidRPr="00144367">
        <w:t>) bands</w:t>
      </w:r>
      <w:r>
        <w:rPr>
          <w:rFonts w:hint="eastAsia"/>
        </w:rPr>
        <w:t xml:space="preserve">, measured by </w:t>
      </w:r>
      <w:r>
        <w:t>EarSense and</w:t>
      </w:r>
      <w:r>
        <w:rPr>
          <w:rFonts w:hint="eastAsia"/>
        </w:rPr>
        <w:t xml:space="preserve"> PSG</w:t>
      </w:r>
      <w:r w:rsidRPr="00144367">
        <w:t>.</w:t>
      </w:r>
    </w:p>
    <w:p w14:paraId="35D90DBE" w14:textId="77777777" w:rsidR="00D766A9" w:rsidRDefault="00D766A9" w:rsidP="00D766A9">
      <w:pPr>
        <w:jc w:val="both"/>
        <w:rPr>
          <w:rFonts w:ascii="Times New Roman" w:hAnsi="Times New Roman" w:cs="Times New Roman"/>
        </w:rPr>
      </w:pPr>
      <w:r>
        <w:br w:type="page"/>
      </w:r>
    </w:p>
    <w:p w14:paraId="62F0FFB9" w14:textId="77777777" w:rsidR="00D766A9" w:rsidRDefault="00D766A9" w:rsidP="00D766A9">
      <w:pPr>
        <w:pStyle w:val="ae"/>
        <w:jc w:val="center"/>
      </w:pPr>
      <w:r>
        <w:rPr>
          <w:noProof/>
        </w:rPr>
        <w:lastRenderedPageBreak/>
        <w:drawing>
          <wp:inline distT="0" distB="0" distL="0" distR="0" wp14:anchorId="0C62C7DF" wp14:editId="05CE5A65">
            <wp:extent cx="5943600" cy="4906010"/>
            <wp:effectExtent l="0" t="0" r="0" b="8890"/>
            <wp:docPr id="10747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4906010"/>
                    </a:xfrm>
                    <a:prstGeom prst="rect">
                      <a:avLst/>
                    </a:prstGeom>
                    <a:noFill/>
                    <a:ln>
                      <a:noFill/>
                    </a:ln>
                  </pic:spPr>
                </pic:pic>
              </a:graphicData>
            </a:graphic>
          </wp:inline>
        </w:drawing>
      </w:r>
    </w:p>
    <w:p w14:paraId="528F43E8" w14:textId="77777777" w:rsidR="00D766A9" w:rsidRPr="009B657D" w:rsidRDefault="00D766A9" w:rsidP="00D766A9">
      <w:pPr>
        <w:pStyle w:val="ae"/>
        <w:jc w:val="both"/>
      </w:pPr>
      <w:r>
        <w:rPr>
          <w:rFonts w:hint="eastAsia"/>
          <w:b/>
          <w:bCs/>
        </w:rPr>
        <w:t>F</w:t>
      </w:r>
      <w:r w:rsidRPr="00624B6E">
        <w:rPr>
          <w:b/>
          <w:bCs/>
        </w:rPr>
        <w:t xml:space="preserve">ig. </w:t>
      </w:r>
      <w:r>
        <w:rPr>
          <w:rFonts w:hint="eastAsia"/>
          <w:b/>
          <w:bCs/>
        </w:rPr>
        <w:t>S58</w:t>
      </w:r>
      <w:r w:rsidRPr="00624B6E">
        <w:rPr>
          <w:b/>
          <w:bCs/>
        </w:rPr>
        <w:t xml:space="preserve"> | Hierarchical framework for sleep staging </w:t>
      </w:r>
      <w:r>
        <w:rPr>
          <w:rFonts w:hint="eastAsia"/>
          <w:b/>
          <w:bCs/>
        </w:rPr>
        <w:t xml:space="preserve">using </w:t>
      </w:r>
      <w:r w:rsidRPr="00624B6E">
        <w:rPr>
          <w:b/>
          <w:bCs/>
        </w:rPr>
        <w:t>EarSense.</w:t>
      </w:r>
      <w:r w:rsidRPr="00624B6E">
        <w:t xml:space="preserve"> </w:t>
      </w:r>
      <w:r w:rsidRPr="009B657D">
        <w:t>Schematic of the processing pipeline, including preprocessing, feature encoding, and classification. The model consists of a shared feature encoder and a cascade classification scheme for sleep stage prediction.</w:t>
      </w:r>
      <w:r>
        <w:rPr>
          <w:rFonts w:hint="eastAsia"/>
        </w:rPr>
        <w:t xml:space="preserve"> </w:t>
      </w:r>
      <w:r w:rsidRPr="009B657D">
        <w:t>Conv1D, one-dimensional convolution; BatchNorm1D, one-dimensional batch normalization; ResBlock1D, one-dimensional residual block; FC, fully connected layer; REM, rapid eye movement; W, wake; N1–N3, non–rapid eye movement sleep stages 1–3.</w:t>
      </w:r>
    </w:p>
    <w:p w14:paraId="5D2D041B" w14:textId="77777777" w:rsidR="00D766A9" w:rsidRPr="00624B6E" w:rsidRDefault="00D766A9" w:rsidP="00D766A9">
      <w:pPr>
        <w:pStyle w:val="ae"/>
        <w:jc w:val="both"/>
      </w:pPr>
    </w:p>
    <w:p w14:paraId="23035E12" w14:textId="77777777" w:rsidR="00D766A9" w:rsidRDefault="00D766A9" w:rsidP="00D766A9">
      <w:pPr>
        <w:pStyle w:val="ae"/>
        <w:jc w:val="both"/>
      </w:pPr>
      <w:r>
        <w:br w:type="page"/>
      </w:r>
    </w:p>
    <w:p w14:paraId="533C9F58" w14:textId="77777777" w:rsidR="00D766A9" w:rsidRDefault="00D766A9" w:rsidP="00D766A9">
      <w:pPr>
        <w:pStyle w:val="ae"/>
        <w:jc w:val="center"/>
      </w:pPr>
      <w:r>
        <w:rPr>
          <w:noProof/>
        </w:rPr>
        <w:lastRenderedPageBreak/>
        <w:drawing>
          <wp:inline distT="0" distB="0" distL="0" distR="0" wp14:anchorId="75C48FF0" wp14:editId="440819B0">
            <wp:extent cx="4036695" cy="4275455"/>
            <wp:effectExtent l="0" t="0" r="1905" b="0"/>
            <wp:docPr id="190376934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36695" cy="4275455"/>
                    </a:xfrm>
                    <a:prstGeom prst="rect">
                      <a:avLst/>
                    </a:prstGeom>
                    <a:noFill/>
                    <a:ln>
                      <a:noFill/>
                    </a:ln>
                  </pic:spPr>
                </pic:pic>
              </a:graphicData>
            </a:graphic>
          </wp:inline>
        </w:drawing>
      </w:r>
    </w:p>
    <w:p w14:paraId="57B9E5C2" w14:textId="77777777" w:rsidR="00D766A9" w:rsidRDefault="00D766A9" w:rsidP="00D766A9">
      <w:pPr>
        <w:jc w:val="both"/>
        <w:rPr>
          <w:rFonts w:ascii="Times New Roman" w:eastAsia="宋体" w:hAnsi="Times New Roman" w:cs="Times New Roman"/>
          <w:kern w:val="0"/>
        </w:rPr>
      </w:pPr>
      <w:r w:rsidRPr="00144367">
        <w:rPr>
          <w:rFonts w:ascii="Times New Roman" w:eastAsia="宋体" w:hAnsi="Times New Roman" w:cs="Times New Roman"/>
          <w:b/>
          <w:bCs/>
          <w:kern w:val="0"/>
        </w:rPr>
        <w:t>Figure S</w:t>
      </w:r>
      <w:r>
        <w:rPr>
          <w:rFonts w:ascii="Times New Roman" w:eastAsia="宋体" w:hAnsi="Times New Roman" w:cs="Times New Roman" w:hint="eastAsia"/>
          <w:b/>
          <w:bCs/>
          <w:kern w:val="0"/>
        </w:rPr>
        <w:t>59</w:t>
      </w:r>
      <w:r w:rsidRPr="00144367">
        <w:rPr>
          <w:rFonts w:ascii="Times New Roman" w:eastAsia="宋体" w:hAnsi="Times New Roman" w:cs="Times New Roman"/>
          <w:b/>
          <w:bCs/>
          <w:kern w:val="0"/>
        </w:rPr>
        <w:t>. Leave-one</w:t>
      </w:r>
      <w:r>
        <w:rPr>
          <w:rFonts w:ascii="Times New Roman" w:eastAsia="宋体" w:hAnsi="Times New Roman" w:cs="Times New Roman"/>
          <w:b/>
          <w:bCs/>
          <w:kern w:val="0"/>
        </w:rPr>
        <w:t>-subject-</w:t>
      </w:r>
      <w:r w:rsidRPr="00144367">
        <w:rPr>
          <w:rFonts w:ascii="Times New Roman" w:eastAsia="宋体" w:hAnsi="Times New Roman" w:cs="Times New Roman"/>
          <w:b/>
          <w:bCs/>
          <w:kern w:val="0"/>
        </w:rPr>
        <w:t>out prediction</w:t>
      </w:r>
      <w:r>
        <w:rPr>
          <w:rFonts w:ascii="Times New Roman" w:eastAsia="宋体" w:hAnsi="Times New Roman" w:cs="Times New Roman" w:hint="eastAsia"/>
          <w:b/>
          <w:bCs/>
          <w:kern w:val="0"/>
        </w:rPr>
        <w:t>s</w:t>
      </w:r>
      <w:r w:rsidRPr="00144367">
        <w:rPr>
          <w:rFonts w:ascii="Times New Roman" w:eastAsia="宋体" w:hAnsi="Times New Roman" w:cs="Times New Roman"/>
          <w:b/>
          <w:bCs/>
          <w:kern w:val="0"/>
        </w:rPr>
        <w:t xml:space="preserve"> of sleep-related outcome levels.</w:t>
      </w:r>
      <w:r>
        <w:rPr>
          <w:rFonts w:ascii="Times New Roman" w:eastAsia="宋体" w:hAnsi="Times New Roman" w:cs="Times New Roman"/>
          <w:b/>
          <w:bCs/>
          <w:kern w:val="0"/>
        </w:rPr>
        <w:t xml:space="preserve"> </w:t>
      </w:r>
      <w:r w:rsidRPr="00834CE9">
        <w:rPr>
          <w:rFonts w:ascii="Times New Roman" w:eastAsia="宋体" w:hAnsi="Times New Roman" w:cs="Times New Roman"/>
          <w:kern w:val="0"/>
        </w:rPr>
        <w:t>(</w:t>
      </w:r>
      <w:r w:rsidRPr="00E27565">
        <w:rPr>
          <w:rFonts w:ascii="Times New Roman" w:eastAsia="宋体" w:hAnsi="Times New Roman" w:cs="Times New Roman"/>
          <w:b/>
          <w:bCs/>
          <w:kern w:val="0"/>
        </w:rPr>
        <w:t>A</w:t>
      </w:r>
      <w:r>
        <w:rPr>
          <w:rFonts w:ascii="Times New Roman" w:eastAsia="宋体" w:hAnsi="Times New Roman" w:cs="Times New Roman" w:hint="eastAsia"/>
          <w:kern w:val="0"/>
        </w:rPr>
        <w:t xml:space="preserve"> to </w:t>
      </w:r>
      <w:r w:rsidRPr="00E27565">
        <w:rPr>
          <w:rFonts w:ascii="Times New Roman" w:eastAsia="宋体" w:hAnsi="Times New Roman" w:cs="Times New Roman"/>
          <w:b/>
          <w:bCs/>
          <w:kern w:val="0"/>
        </w:rPr>
        <w:t>C</w:t>
      </w:r>
      <w:r>
        <w:rPr>
          <w:rFonts w:ascii="Times New Roman" w:eastAsia="宋体" w:hAnsi="Times New Roman" w:cs="Times New Roman"/>
          <w:kern w:val="0"/>
        </w:rPr>
        <w:t>)</w:t>
      </w:r>
      <w:r w:rsidRPr="00144367">
        <w:rPr>
          <w:rFonts w:ascii="Times New Roman" w:eastAsia="宋体" w:hAnsi="Times New Roman" w:cs="Times New Roman"/>
          <w:kern w:val="0"/>
        </w:rPr>
        <w:t xml:space="preserve"> Comparison </w:t>
      </w:r>
      <w:r>
        <w:rPr>
          <w:rFonts w:ascii="Times New Roman" w:eastAsia="宋体" w:hAnsi="Times New Roman" w:cs="Times New Roman" w:hint="eastAsia"/>
          <w:kern w:val="0"/>
        </w:rPr>
        <w:t>of</w:t>
      </w:r>
      <w:r w:rsidRPr="00144367">
        <w:rPr>
          <w:rFonts w:ascii="Times New Roman" w:eastAsia="宋体" w:hAnsi="Times New Roman" w:cs="Times New Roman"/>
          <w:kern w:val="0"/>
        </w:rPr>
        <w:t xml:space="preserve"> true and predicted categorical levels across </w:t>
      </w:r>
      <w:r w:rsidRPr="00801C3C">
        <w:rPr>
          <w:rFonts w:ascii="Times New Roman" w:eastAsia="宋体" w:hAnsi="Times New Roman" w:cs="Times New Roman"/>
          <w:kern w:val="0"/>
        </w:rPr>
        <w:t>participants</w:t>
      </w:r>
      <w:r w:rsidRPr="00144367">
        <w:rPr>
          <w:rFonts w:ascii="Times New Roman" w:eastAsia="宋体" w:hAnsi="Times New Roman" w:cs="Times New Roman"/>
          <w:kern w:val="0"/>
        </w:rPr>
        <w:t xml:space="preserve"> for daytime sleepiness</w:t>
      </w:r>
      <w:r>
        <w:rPr>
          <w:rFonts w:ascii="Times New Roman" w:eastAsia="宋体" w:hAnsi="Times New Roman" w:cs="Times New Roman" w:hint="eastAsia"/>
          <w:kern w:val="0"/>
        </w:rPr>
        <w:t xml:space="preserve"> based on ESS scores</w:t>
      </w:r>
      <w:r w:rsidRPr="00144367">
        <w:rPr>
          <w:rFonts w:ascii="Times New Roman" w:eastAsia="宋体" w:hAnsi="Times New Roman" w:cs="Times New Roman"/>
          <w:kern w:val="0"/>
        </w:rPr>
        <w:t xml:space="preserve"> (A), sleep quality based on PSQI scores (B), and functional impairment based on FOSQ scores (C).</w:t>
      </w:r>
    </w:p>
    <w:p w14:paraId="11B027CF" w14:textId="77777777" w:rsidR="00D766A9" w:rsidRDefault="00D766A9" w:rsidP="00D766A9">
      <w:pPr>
        <w:jc w:val="both"/>
        <w:rPr>
          <w:rFonts w:ascii="Times New Roman" w:eastAsia="宋体" w:hAnsi="Times New Roman" w:cs="Times New Roman"/>
          <w:kern w:val="0"/>
        </w:rPr>
      </w:pPr>
      <w:r>
        <w:rPr>
          <w:rFonts w:ascii="Times New Roman" w:eastAsia="宋体" w:hAnsi="Times New Roman" w:cs="Times New Roman"/>
          <w:kern w:val="0"/>
        </w:rPr>
        <w:br w:type="page"/>
      </w:r>
    </w:p>
    <w:p w14:paraId="2DF3EBFE" w14:textId="77777777" w:rsidR="00D766A9" w:rsidRDefault="00D766A9" w:rsidP="00D766A9">
      <w:pPr>
        <w:jc w:val="center"/>
        <w:rPr>
          <w:rFonts w:ascii="Times New Roman" w:eastAsia="宋体" w:hAnsi="Times New Roman" w:cs="Times New Roman"/>
          <w:kern w:val="0"/>
        </w:rPr>
      </w:pPr>
      <w:r>
        <w:rPr>
          <w:noProof/>
        </w:rPr>
        <w:lastRenderedPageBreak/>
        <w:drawing>
          <wp:inline distT="0" distB="0" distL="0" distR="0" wp14:anchorId="0454A8A7" wp14:editId="5A8BE61F">
            <wp:extent cx="4603750" cy="1280160"/>
            <wp:effectExtent l="0" t="0" r="6350" b="0"/>
            <wp:docPr id="61853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03750" cy="1280160"/>
                    </a:xfrm>
                    <a:prstGeom prst="rect">
                      <a:avLst/>
                    </a:prstGeom>
                    <a:noFill/>
                    <a:ln>
                      <a:noFill/>
                    </a:ln>
                  </pic:spPr>
                </pic:pic>
              </a:graphicData>
            </a:graphic>
          </wp:inline>
        </w:drawing>
      </w:r>
    </w:p>
    <w:p w14:paraId="01B1472B" w14:textId="77777777" w:rsidR="00D766A9" w:rsidRDefault="00D766A9" w:rsidP="00D766A9">
      <w:pPr>
        <w:jc w:val="both"/>
        <w:rPr>
          <w:rFonts w:ascii="Times New Roman" w:eastAsia="宋体" w:hAnsi="Times New Roman" w:cs="Times New Roman"/>
          <w:kern w:val="0"/>
        </w:rPr>
      </w:pPr>
      <w:r w:rsidRPr="00966C6A">
        <w:rPr>
          <w:rFonts w:ascii="Times New Roman" w:eastAsia="宋体" w:hAnsi="Times New Roman" w:cs="Times New Roman"/>
          <w:b/>
          <w:bCs/>
          <w:kern w:val="0"/>
        </w:rPr>
        <w:t xml:space="preserve">Fig. </w:t>
      </w:r>
      <w:r>
        <w:rPr>
          <w:rFonts w:ascii="Times New Roman" w:eastAsia="宋体" w:hAnsi="Times New Roman" w:cs="Times New Roman" w:hint="eastAsia"/>
          <w:b/>
          <w:bCs/>
          <w:kern w:val="0"/>
        </w:rPr>
        <w:t>S60. R</w:t>
      </w:r>
      <w:r w:rsidRPr="00966C6A">
        <w:rPr>
          <w:rFonts w:ascii="Times New Roman" w:eastAsia="宋体" w:hAnsi="Times New Roman" w:cs="Times New Roman"/>
          <w:b/>
          <w:bCs/>
          <w:kern w:val="0"/>
        </w:rPr>
        <w:t>egression performance for predicting slowest 10% reaction time in the PVT.</w:t>
      </w:r>
      <w:r>
        <w:rPr>
          <w:rFonts w:ascii="Times New Roman" w:eastAsia="宋体" w:hAnsi="Times New Roman" w:cs="Times New Roman" w:hint="eastAsia"/>
          <w:kern w:val="0"/>
        </w:rPr>
        <w:t xml:space="preserve"> </w:t>
      </w:r>
      <w:r w:rsidRPr="00966C6A">
        <w:rPr>
          <w:rFonts w:ascii="Times New Roman" w:eastAsia="宋体" w:hAnsi="Times New Roman" w:cs="Times New Roman"/>
          <w:kern w:val="0"/>
        </w:rPr>
        <w:t>(</w:t>
      </w:r>
      <w:r w:rsidRPr="00966C6A">
        <w:rPr>
          <w:rFonts w:ascii="Times New Roman" w:eastAsia="宋体" w:hAnsi="Times New Roman" w:cs="Times New Roman"/>
          <w:b/>
          <w:bCs/>
          <w:kern w:val="0"/>
        </w:rPr>
        <w:t>A</w:t>
      </w:r>
      <w:r w:rsidRPr="00966C6A">
        <w:rPr>
          <w:rFonts w:ascii="Times New Roman" w:eastAsia="宋体" w:hAnsi="Times New Roman" w:cs="Times New Roman"/>
          <w:kern w:val="0"/>
        </w:rPr>
        <w:t xml:space="preserve">) Bland–Altman analysis comparing predicted and </w:t>
      </w:r>
      <w:r>
        <w:rPr>
          <w:rFonts w:ascii="Times New Roman" w:eastAsia="宋体" w:hAnsi="Times New Roman" w:cs="Times New Roman" w:hint="eastAsia"/>
          <w:kern w:val="0"/>
        </w:rPr>
        <w:t>measured</w:t>
      </w:r>
      <w:r w:rsidRPr="00966C6A">
        <w:rPr>
          <w:rFonts w:ascii="Times New Roman" w:eastAsia="宋体" w:hAnsi="Times New Roman" w:cs="Times New Roman"/>
          <w:kern w:val="0"/>
        </w:rPr>
        <w:t xml:space="preserve"> slowest 10% reaction times. </w:t>
      </w:r>
      <w:r w:rsidRPr="006E5692">
        <w:rPr>
          <w:rFonts w:ascii="Times New Roman" w:eastAsia="宋体" w:hAnsi="Times New Roman" w:cs="Times New Roman"/>
          <w:kern w:val="0"/>
        </w:rPr>
        <w:t>Solid lines indicate mean bias; dashed lines indicate limits of agreement (mean ± 1.96 s.d.).</w:t>
      </w:r>
      <w:r w:rsidRPr="00966C6A">
        <w:rPr>
          <w:rFonts w:ascii="Times New Roman" w:eastAsia="宋体" w:hAnsi="Times New Roman" w:cs="Times New Roman"/>
          <w:kern w:val="0"/>
        </w:rPr>
        <w:t xml:space="preserve"> (</w:t>
      </w:r>
      <w:r w:rsidRPr="00966C6A">
        <w:rPr>
          <w:rFonts w:ascii="Times New Roman" w:eastAsia="宋体" w:hAnsi="Times New Roman" w:cs="Times New Roman"/>
          <w:b/>
          <w:bCs/>
          <w:kern w:val="0"/>
        </w:rPr>
        <w:t>B</w:t>
      </w:r>
      <w:r w:rsidRPr="00966C6A">
        <w:rPr>
          <w:rFonts w:ascii="Times New Roman" w:eastAsia="宋体" w:hAnsi="Times New Roman" w:cs="Times New Roman"/>
          <w:kern w:val="0"/>
        </w:rPr>
        <w:t xml:space="preserve">) Residual plot </w:t>
      </w:r>
      <w:r>
        <w:rPr>
          <w:rFonts w:ascii="Times New Roman" w:eastAsia="宋体" w:hAnsi="Times New Roman" w:cs="Times New Roman" w:hint="eastAsia"/>
          <w:kern w:val="0"/>
        </w:rPr>
        <w:t>against</w:t>
      </w:r>
      <w:r w:rsidRPr="00966C6A">
        <w:rPr>
          <w:rFonts w:ascii="Times New Roman" w:eastAsia="宋体" w:hAnsi="Times New Roman" w:cs="Times New Roman"/>
          <w:kern w:val="0"/>
        </w:rPr>
        <w:t xml:space="preserve"> predicted values. (</w:t>
      </w:r>
      <w:r w:rsidRPr="00966C6A">
        <w:rPr>
          <w:rFonts w:ascii="Times New Roman" w:eastAsia="宋体" w:hAnsi="Times New Roman" w:cs="Times New Roman"/>
          <w:b/>
          <w:bCs/>
          <w:kern w:val="0"/>
        </w:rPr>
        <w:t>C</w:t>
      </w:r>
      <w:r w:rsidRPr="00966C6A">
        <w:rPr>
          <w:rFonts w:ascii="Times New Roman" w:eastAsia="宋体" w:hAnsi="Times New Roman" w:cs="Times New Roman"/>
          <w:kern w:val="0"/>
        </w:rPr>
        <w:t>) Distribution of absolute prediction errors. Each point represents one recording</w:t>
      </w:r>
      <w:r>
        <w:rPr>
          <w:rFonts w:ascii="Times New Roman" w:eastAsia="宋体" w:hAnsi="Times New Roman" w:cs="Times New Roman" w:hint="eastAsia"/>
          <w:kern w:val="0"/>
        </w:rPr>
        <w:t>;</w:t>
      </w:r>
      <w:r w:rsidRPr="00966C6A">
        <w:rPr>
          <w:rFonts w:ascii="Times New Roman" w:eastAsia="宋体" w:hAnsi="Times New Roman" w:cs="Times New Roman"/>
          <w:kern w:val="0"/>
        </w:rPr>
        <w:t xml:space="preserve"> </w:t>
      </w:r>
      <w:r>
        <w:rPr>
          <w:rFonts w:ascii="Times New Roman" w:eastAsia="宋体" w:hAnsi="Times New Roman" w:cs="Times New Roman" w:hint="eastAsia"/>
          <w:kern w:val="0"/>
        </w:rPr>
        <w:t xml:space="preserve">evaluation is </w:t>
      </w:r>
      <w:r>
        <w:rPr>
          <w:rFonts w:ascii="Times New Roman" w:eastAsia="宋体" w:hAnsi="Times New Roman" w:cs="Times New Roman"/>
          <w:kern w:val="0"/>
        </w:rPr>
        <w:t>performed</w:t>
      </w:r>
      <w:r w:rsidRPr="00966C6A">
        <w:rPr>
          <w:rFonts w:ascii="Times New Roman" w:eastAsia="宋体" w:hAnsi="Times New Roman" w:cs="Times New Roman"/>
          <w:kern w:val="0"/>
        </w:rPr>
        <w:t xml:space="preserve"> using leave-one-subject-out cross-validation.</w:t>
      </w:r>
    </w:p>
    <w:p w14:paraId="0903F293" w14:textId="77777777" w:rsidR="00D766A9" w:rsidRDefault="00D766A9" w:rsidP="00D766A9">
      <w:pPr>
        <w:jc w:val="both"/>
        <w:rPr>
          <w:rFonts w:ascii="Times New Roman" w:eastAsia="宋体" w:hAnsi="Times New Roman" w:cs="Times New Roman"/>
          <w:kern w:val="0"/>
        </w:rPr>
      </w:pPr>
      <w:r>
        <w:rPr>
          <w:rFonts w:ascii="Times New Roman" w:eastAsia="宋体" w:hAnsi="Times New Roman" w:cs="Times New Roman"/>
          <w:kern w:val="0"/>
        </w:rPr>
        <w:br w:type="page"/>
      </w:r>
    </w:p>
    <w:p w14:paraId="777D9C7C" w14:textId="77777777" w:rsidR="00D766A9" w:rsidRDefault="00D766A9" w:rsidP="00D766A9">
      <w:pPr>
        <w:jc w:val="both"/>
        <w:rPr>
          <w:rFonts w:ascii="Times New Roman" w:eastAsia="宋体" w:hAnsi="Times New Roman" w:cs="Times New Roman"/>
          <w:kern w:val="0"/>
        </w:rPr>
      </w:pPr>
      <w:r w:rsidRPr="00FF26CA">
        <w:rPr>
          <w:rFonts w:ascii="Times New Roman" w:eastAsia="宋体" w:hAnsi="Times New Roman" w:cs="Times New Roman"/>
          <w:b/>
          <w:bCs/>
          <w:kern w:val="0"/>
        </w:rPr>
        <w:lastRenderedPageBreak/>
        <w:t xml:space="preserve">Table S1. </w:t>
      </w:r>
      <w:r>
        <w:rPr>
          <w:rFonts w:ascii="Times New Roman" w:eastAsia="宋体" w:hAnsi="Times New Roman" w:cs="Times New Roman" w:hint="eastAsia"/>
          <w:b/>
          <w:bCs/>
          <w:kern w:val="0"/>
        </w:rPr>
        <w:t>R</w:t>
      </w:r>
      <w:r w:rsidRPr="00FF26CA">
        <w:rPr>
          <w:rFonts w:ascii="Times New Roman" w:eastAsia="宋体" w:hAnsi="Times New Roman" w:cs="Times New Roman"/>
          <w:b/>
          <w:bCs/>
          <w:kern w:val="0"/>
        </w:rPr>
        <w:t xml:space="preserve">eported approaches for ECG detection </w:t>
      </w:r>
      <w:r>
        <w:rPr>
          <w:rFonts w:ascii="Times New Roman" w:eastAsia="宋体" w:hAnsi="Times New Roman" w:cs="Times New Roman" w:hint="eastAsia"/>
          <w:b/>
          <w:bCs/>
          <w:kern w:val="0"/>
        </w:rPr>
        <w:t>or</w:t>
      </w:r>
      <w:r w:rsidRPr="00FF26CA">
        <w:rPr>
          <w:rFonts w:ascii="Times New Roman" w:eastAsia="宋体" w:hAnsi="Times New Roman" w:cs="Times New Roman"/>
          <w:b/>
          <w:bCs/>
          <w:kern w:val="0"/>
        </w:rPr>
        <w:t xml:space="preserve"> reconstruction from ear-derived biopotential signals.</w:t>
      </w:r>
      <w:r>
        <w:rPr>
          <w:rFonts w:ascii="Times New Roman" w:eastAsia="宋体" w:hAnsi="Times New Roman" w:cs="Times New Roman" w:hint="eastAsia"/>
          <w:kern w:val="0"/>
        </w:rPr>
        <w:t xml:space="preserve"> </w:t>
      </w:r>
      <w:r w:rsidRPr="008C61E2">
        <w:rPr>
          <w:rFonts w:ascii="Times New Roman" w:eastAsia="宋体" w:hAnsi="Times New Roman" w:cs="Times New Roman"/>
          <w:kern w:val="0"/>
        </w:rPr>
        <w:t>Comparison of electrode locations, reference configurations, signal processing methods, and detected ECG components across prior studies</w:t>
      </w:r>
      <w:r w:rsidRPr="00FF26CA">
        <w:rPr>
          <w:rFonts w:ascii="Times New Roman" w:eastAsia="宋体" w:hAnsi="Times New Roman" w:cs="Times New Roman"/>
          <w:kern w:val="0"/>
        </w:rPr>
        <w:t xml:space="preserve">. </w:t>
      </w:r>
    </w:p>
    <w:tbl>
      <w:tblPr>
        <w:tblStyle w:val="21"/>
        <w:tblW w:w="0" w:type="auto"/>
        <w:jc w:val="center"/>
        <w:tblBorders>
          <w:top w:val="none" w:sz="0" w:space="0" w:color="auto"/>
          <w:bottom w:val="none" w:sz="0" w:space="0" w:color="auto"/>
        </w:tblBorders>
        <w:tblLook w:val="04A0" w:firstRow="1" w:lastRow="0" w:firstColumn="1" w:lastColumn="0" w:noHBand="0" w:noVBand="1"/>
      </w:tblPr>
      <w:tblGrid>
        <w:gridCol w:w="1426"/>
        <w:gridCol w:w="1634"/>
        <w:gridCol w:w="1889"/>
        <w:gridCol w:w="1756"/>
        <w:gridCol w:w="1755"/>
        <w:gridCol w:w="900"/>
      </w:tblGrid>
      <w:tr w:rsidR="00D766A9" w14:paraId="171C0652" w14:textId="77777777" w:rsidTr="001B3DE1">
        <w:trPr>
          <w:cnfStyle w:val="100000000000" w:firstRow="1" w:lastRow="0" w:firstColumn="0" w:lastColumn="0" w:oddVBand="0" w:evenVBand="0" w:oddHBand="0"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single" w:sz="4" w:space="0" w:color="auto"/>
              <w:bottom w:val="single" w:sz="4" w:space="0" w:color="auto"/>
            </w:tcBorders>
            <w:vAlign w:val="center"/>
          </w:tcPr>
          <w:p w14:paraId="28E942E4" w14:textId="77777777" w:rsidR="00D766A9" w:rsidRPr="00691A56" w:rsidRDefault="00D766A9" w:rsidP="001B3DE1">
            <w:pPr>
              <w:jc w:val="center"/>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Ear electrode location</w:t>
            </w:r>
          </w:p>
        </w:tc>
        <w:tc>
          <w:tcPr>
            <w:tcW w:w="1634" w:type="dxa"/>
            <w:tcBorders>
              <w:top w:val="single" w:sz="4" w:space="0" w:color="auto"/>
              <w:bottom w:val="single" w:sz="4" w:space="0" w:color="auto"/>
            </w:tcBorders>
            <w:vAlign w:val="center"/>
          </w:tcPr>
          <w:p w14:paraId="17B7E724" w14:textId="77777777" w:rsidR="00D766A9" w:rsidRPr="00691A56"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Reference electrode location</w:t>
            </w:r>
          </w:p>
        </w:tc>
        <w:tc>
          <w:tcPr>
            <w:tcW w:w="1889" w:type="dxa"/>
            <w:tcBorders>
              <w:top w:val="single" w:sz="4" w:space="0" w:color="auto"/>
              <w:bottom w:val="single" w:sz="4" w:space="0" w:color="auto"/>
            </w:tcBorders>
            <w:vAlign w:val="center"/>
          </w:tcPr>
          <w:p w14:paraId="052B2068" w14:textId="77777777" w:rsidR="00D766A9" w:rsidRPr="00691A56"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Signal processing method</w:t>
            </w:r>
          </w:p>
        </w:tc>
        <w:tc>
          <w:tcPr>
            <w:tcW w:w="1756" w:type="dxa"/>
            <w:tcBorders>
              <w:top w:val="single" w:sz="4" w:space="0" w:color="auto"/>
              <w:bottom w:val="single" w:sz="4" w:space="0" w:color="auto"/>
            </w:tcBorders>
            <w:vAlign w:val="center"/>
          </w:tcPr>
          <w:p w14:paraId="6286DE77" w14:textId="77777777" w:rsidR="00D766A9" w:rsidRPr="00691A56"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ECG component detected</w:t>
            </w:r>
          </w:p>
        </w:tc>
        <w:tc>
          <w:tcPr>
            <w:tcW w:w="1755" w:type="dxa"/>
            <w:tcBorders>
              <w:top w:val="single" w:sz="4" w:space="0" w:color="auto"/>
              <w:bottom w:val="single" w:sz="4" w:space="0" w:color="auto"/>
            </w:tcBorders>
            <w:vAlign w:val="center"/>
          </w:tcPr>
          <w:p w14:paraId="6B116D45" w14:textId="77777777" w:rsidR="00D766A9"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b w:val="0"/>
                <w:bCs w:val="0"/>
                <w:kern w:val="0"/>
                <w:sz w:val="16"/>
                <w:szCs w:val="16"/>
              </w:rPr>
            </w:pPr>
            <w:r>
              <w:rPr>
                <w:rFonts w:ascii="Times New Roman" w:eastAsia="宋体" w:hAnsi="Times New Roman" w:cs="Times New Roman" w:hint="eastAsia"/>
                <w:kern w:val="0"/>
                <w:sz w:val="16"/>
                <w:szCs w:val="16"/>
              </w:rPr>
              <w:t>Clinical metrics</w:t>
            </w:r>
          </w:p>
          <w:p w14:paraId="1699DB71" w14:textId="77777777" w:rsidR="00D766A9" w:rsidRPr="00691A56"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kern w:val="0"/>
                <w:sz w:val="16"/>
                <w:szCs w:val="16"/>
              </w:rPr>
              <w:t>validation</w:t>
            </w:r>
          </w:p>
        </w:tc>
        <w:tc>
          <w:tcPr>
            <w:tcW w:w="900" w:type="dxa"/>
            <w:tcBorders>
              <w:top w:val="single" w:sz="4" w:space="0" w:color="auto"/>
              <w:bottom w:val="single" w:sz="4" w:space="0" w:color="auto"/>
            </w:tcBorders>
            <w:vAlign w:val="center"/>
          </w:tcPr>
          <w:p w14:paraId="27843CC5" w14:textId="77777777" w:rsidR="00D766A9" w:rsidRPr="00691A56"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Reference</w:t>
            </w:r>
          </w:p>
        </w:tc>
      </w:tr>
      <w:tr w:rsidR="00D766A9" w14:paraId="558A5246"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single" w:sz="4" w:space="0" w:color="auto"/>
              <w:bottom w:val="none" w:sz="0" w:space="0" w:color="auto"/>
            </w:tcBorders>
            <w:vAlign w:val="center"/>
          </w:tcPr>
          <w:p w14:paraId="292B2679"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Postauricular region</w:t>
            </w:r>
          </w:p>
        </w:tc>
        <w:tc>
          <w:tcPr>
            <w:tcW w:w="1634" w:type="dxa"/>
            <w:tcBorders>
              <w:top w:val="single" w:sz="4" w:space="0" w:color="auto"/>
              <w:bottom w:val="none" w:sz="0" w:space="0" w:color="auto"/>
            </w:tcBorders>
            <w:vAlign w:val="center"/>
          </w:tcPr>
          <w:p w14:paraId="776FA9A6"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tcBorders>
              <w:top w:val="single" w:sz="4" w:space="0" w:color="auto"/>
              <w:bottom w:val="none" w:sz="0" w:space="0" w:color="auto"/>
            </w:tcBorders>
            <w:vAlign w:val="center"/>
          </w:tcPr>
          <w:p w14:paraId="11CC4044"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Adaptive filtering</w:t>
            </w:r>
          </w:p>
          <w:p w14:paraId="63CA2706"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(EKRLS filter)</w:t>
            </w:r>
          </w:p>
        </w:tc>
        <w:tc>
          <w:tcPr>
            <w:tcW w:w="1756" w:type="dxa"/>
            <w:tcBorders>
              <w:top w:val="single" w:sz="4" w:space="0" w:color="auto"/>
              <w:bottom w:val="none" w:sz="0" w:space="0" w:color="auto"/>
            </w:tcBorders>
            <w:vAlign w:val="center"/>
          </w:tcPr>
          <w:p w14:paraId="5D480578"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tcBorders>
              <w:top w:val="single" w:sz="4" w:space="0" w:color="auto"/>
              <w:bottom w:val="none" w:sz="0" w:space="0" w:color="auto"/>
            </w:tcBorders>
            <w:vAlign w:val="center"/>
          </w:tcPr>
          <w:p w14:paraId="2F06A2D6"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single" w:sz="4" w:space="0" w:color="auto"/>
              <w:bottom w:val="none" w:sz="0" w:space="0" w:color="auto"/>
            </w:tcBorders>
            <w:vAlign w:val="center"/>
          </w:tcPr>
          <w:p w14:paraId="2CA1C835" w14:textId="7D2B62BD"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&lt;EndNote&gt;&lt;Cite&gt;&lt;Author&gt;Agarwal&lt;/Author&gt;&lt;Year&gt;2023&lt;/Year&gt;&lt;RecNum&gt;75&lt;/RecNum&gt;&lt;DisplayText&gt;(&lt;style face="italic"&gt;64&lt;/style&gt;)&lt;/DisplayText&gt;&lt;record&gt;&lt;rec-number&gt;75&lt;/rec-number&gt;&lt;foreign-keys&gt;&lt;key app="EN" db-id="0zwvdffvypze9tees0av5w9uvv5wtzztw9et" timestamp="1773171465"&gt;75&lt;/key&gt;&lt;/foreign-keys&gt;&lt;ref-type name="Conference Paper"&gt;47&lt;/ref-type&gt;&lt;contributors&gt;&lt;authors&gt;&lt;author&gt;Agarwal, Prachi&lt;/author&gt;&lt;author&gt;Guo, Yu&lt;/author&gt;&lt;author&gt;Thakor, Nitish V.&lt;/author&gt;&lt;/authors&gt;&lt;/contributors&gt;&lt;titles&gt;&lt;title&gt;Advancing Ear ECG Analysis during CPR Using Adaptive Filtering&lt;/title&gt;&lt;secondary-title&gt;2023 IEEE Biomedical Circuits and Systems Conference (BioCAS)&lt;/secondary-title&gt;&lt;/titles&gt;&lt;pages&gt;1-5&lt;/pages&gt;&lt;dates&gt;&lt;year&gt;2023&lt;/year&gt;&lt;/dates&gt;&lt;urls&gt;&lt;/urls&gt;&lt;electronic-resource-num&gt;10.1109/BioCAS58349.2023.10388712&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64</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0EFE4110"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36832A09"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Postauricular region</w:t>
            </w:r>
          </w:p>
        </w:tc>
        <w:tc>
          <w:tcPr>
            <w:tcW w:w="1634" w:type="dxa"/>
            <w:vAlign w:val="center"/>
          </w:tcPr>
          <w:p w14:paraId="60F0769B"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Ipsilateral neck</w:t>
            </w:r>
          </w:p>
        </w:tc>
        <w:tc>
          <w:tcPr>
            <w:tcW w:w="1889" w:type="dxa"/>
            <w:vAlign w:val="center"/>
          </w:tcPr>
          <w:p w14:paraId="04030243"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(0.5-100 Hz)</w:t>
            </w:r>
          </w:p>
        </w:tc>
        <w:tc>
          <w:tcPr>
            <w:tcW w:w="1756" w:type="dxa"/>
            <w:vAlign w:val="center"/>
          </w:tcPr>
          <w:p w14:paraId="027A71AD"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P–QRS–T complex</w:t>
            </w:r>
          </w:p>
        </w:tc>
        <w:tc>
          <w:tcPr>
            <w:tcW w:w="1755" w:type="dxa"/>
            <w:vAlign w:val="center"/>
          </w:tcPr>
          <w:p w14:paraId="2E67A934"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vAlign w:val="center"/>
          </w:tcPr>
          <w:p w14:paraId="59D301F0" w14:textId="0B8DE9C6"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&lt;EndNote&gt;&lt;Cite&gt;&lt;Author&gt;Celik;&lt;/Author&gt;&lt;Year&gt;2016&lt;/Year&gt;&lt;RecNum&gt;76&lt;/RecNum&gt;&lt;DisplayText&gt;(&lt;style face="italic"&gt;65&lt;/style&gt;)&lt;/DisplayText&gt;&lt;record&gt;&lt;rec-number&gt;76&lt;/rec-number&gt;&lt;foreign-keys&gt;&lt;key app="EN" db-id="0zwvdffvypze9tees0av5w9uvv5wtzztw9et" timestamp="1773171465"&gt;76&lt;/key&gt;&lt;/foreign-keys&gt;&lt;ref-type name="Journal Article"&gt;17&lt;/ref-type&gt;&lt;contributors&gt;&lt;authors&gt;&lt;author&gt;Numan Celik;&lt;/author&gt;&lt;author&gt;Nadarajah Manivannan;&lt;/author&gt;&lt;author&gt;Wamadeva Balachandran&lt;/author&gt;&lt;/authors&gt;&lt;/contributors&gt;&lt;titles&gt;&lt;title&gt;Evaluation of a Behind-the-Ear ECG Device for&amp;#xD;Smartphone based Integrated Multiple Smart Sensor&amp;#xD;System in Health Applications&lt;/title&gt;&lt;secondary-title&gt;International Journal of Advanced Computer Science and Applications&lt;/secondary-title&gt;&lt;/titles&gt;&lt;periodical&gt;&lt;full-title&gt;International Journal of Advanced Computer Science and Applications&lt;/full-title&gt;&lt;abbr-1&gt;Int. J. Adv. Comput. Sci. Appl.&lt;/abbr-1&gt;&lt;/periodical&gt;&lt;pages&gt;409-418&lt;/pages&gt;&lt;volume&gt;7&lt;/volume&gt;&lt;number&gt;7&lt;/number&gt;&lt;section&gt;409&lt;/section&gt;&lt;dates&gt;&lt;year&gt;2016&lt;/year&gt;&lt;/dates&gt;&lt;urls&gt;&lt;/urls&gt;&lt;electronic-resource-num&gt;10.14569/IJACSA.2016.070757&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65</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210BAF73"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none" w:sz="0" w:space="0" w:color="auto"/>
              <w:bottom w:val="none" w:sz="0" w:space="0" w:color="auto"/>
            </w:tcBorders>
            <w:vAlign w:val="center"/>
          </w:tcPr>
          <w:p w14:paraId="4B12B35E"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Ear canal</w:t>
            </w:r>
          </w:p>
        </w:tc>
        <w:tc>
          <w:tcPr>
            <w:tcW w:w="1634" w:type="dxa"/>
            <w:tcBorders>
              <w:top w:val="none" w:sz="0" w:space="0" w:color="auto"/>
              <w:bottom w:val="none" w:sz="0" w:space="0" w:color="auto"/>
            </w:tcBorders>
            <w:vAlign w:val="center"/>
          </w:tcPr>
          <w:p w14:paraId="2777EB9A"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tcBorders>
              <w:top w:val="none" w:sz="0" w:space="0" w:color="auto"/>
              <w:bottom w:val="none" w:sz="0" w:space="0" w:color="auto"/>
            </w:tcBorders>
            <w:vAlign w:val="center"/>
          </w:tcPr>
          <w:p w14:paraId="3E962D3D"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Deep learning</w:t>
            </w:r>
          </w:p>
        </w:tc>
        <w:tc>
          <w:tcPr>
            <w:tcW w:w="1756" w:type="dxa"/>
            <w:tcBorders>
              <w:top w:val="none" w:sz="0" w:space="0" w:color="auto"/>
              <w:bottom w:val="none" w:sz="0" w:space="0" w:color="auto"/>
            </w:tcBorders>
            <w:vAlign w:val="center"/>
          </w:tcPr>
          <w:p w14:paraId="22526324"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tcBorders>
              <w:top w:val="none" w:sz="0" w:space="0" w:color="auto"/>
              <w:bottom w:val="none" w:sz="0" w:space="0" w:color="auto"/>
            </w:tcBorders>
            <w:vAlign w:val="center"/>
          </w:tcPr>
          <w:p w14:paraId="4DB217B8"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none" w:sz="0" w:space="0" w:color="auto"/>
              <w:bottom w:val="none" w:sz="0" w:space="0" w:color="auto"/>
            </w:tcBorders>
            <w:vAlign w:val="center"/>
          </w:tcPr>
          <w:p w14:paraId="4444DE29" w14:textId="199F871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&lt;EndNote&gt;&lt;Cite&gt;&lt;Author&gt;Davies&lt;/Author&gt;&lt;Year&gt;2024&lt;/Year&gt;&lt;RecNum&gt;78&lt;/RecNum&gt;&lt;DisplayText&gt;(&lt;style face="italic"&gt;66&lt;/style&gt;)&lt;/DisplayText&gt;&lt;record&gt;&lt;rec-number&gt;78&lt;/rec-number&gt;&lt;foreign-keys&gt;&lt;key app="EN" db-id="0zwvdffvypze9tees0av5w9uvv5wtzztw9et" timestamp="1773171465"&gt;78&lt;/key&gt;&lt;/foreign-keys&gt;&lt;ref-type name="Journal Article"&gt;17&lt;/ref-type&gt;&lt;contributors&gt;&lt;authors&gt;&lt;author&gt;Davies, H. J.&lt;/author&gt;&lt;author&gt;Hammour, G.&lt;/author&gt;&lt;author&gt;Zylinski, M.&lt;/author&gt;&lt;author&gt;Nassibi, A.&lt;/author&gt;&lt;author&gt;Stankovic, L.&lt;/author&gt;&lt;author&gt;Mandic, D. P.&lt;/author&gt;&lt;/authors&gt;&lt;/contributors&gt;&lt;titles&gt;&lt;title&gt;The Deep-Match Framework: R-Peak Detection in Ear-ECG&lt;/title&gt;&lt;secondary-title&gt;IEEE Transactions on Biomedical Engineering&lt;/secondary-title&gt;&lt;/titles&gt;&lt;periodical&gt;&lt;full-title&gt;IEEE Transactions on Biomedical Engineering&lt;/full-title&gt;&lt;abbr-1&gt;IEEE Trans. Biomed. Eng.&lt;/abbr-1&gt;&lt;/periodical&gt;&lt;pages&gt;2014-2021&lt;/pages&gt;&lt;volume&gt;71&lt;/volume&gt;&lt;number&gt;7&lt;/number&gt;&lt;edition&gt;2024/01/29&lt;/edition&gt;&lt;keywords&gt;&lt;keyword&gt;Humans&lt;/keyword&gt;&lt;keyword&gt;*Signal Processing, Computer-Assisted&lt;/keyword&gt;&lt;keyword&gt;*Electrocardiography/methods&lt;/keyword&gt;&lt;keyword&gt;*Algorithms&lt;/keyword&gt;&lt;keyword&gt;*Deep Learning&lt;/keyword&gt;&lt;keyword&gt;Wearable Electronic Devices&lt;/keyword&gt;&lt;keyword&gt;Adult&lt;/keyword&gt;&lt;keyword&gt;Ear/physiology&lt;/keyword&gt;&lt;/keywords&gt;&lt;dates&gt;&lt;year&gt;2024&lt;/year&gt;&lt;pub-dates&gt;&lt;date&gt;Jul&lt;/date&gt;&lt;/pub-dates&gt;&lt;/dates&gt;&lt;isbn&gt;1558-2531 (Electronic)&amp;#xD;0018-9294 (Linking)&lt;/isbn&gt;&lt;accession-num&gt;38285581&lt;/accession-num&gt;&lt;urls&gt;&lt;related-urls&gt;&lt;url&gt;https://www.ncbi.nlm.nih.gov/pubmed/38285581&lt;/url&gt;&lt;/related-urls&gt;&lt;/urls&gt;&lt;electronic-resource-num&gt;10.1109/TBME.2024.3359752&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66</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12EEC522"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58569F79"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External car canal</w:t>
            </w:r>
          </w:p>
        </w:tc>
        <w:tc>
          <w:tcPr>
            <w:tcW w:w="1634" w:type="dxa"/>
            <w:vAlign w:val="center"/>
          </w:tcPr>
          <w:p w14:paraId="0E30D6DA"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Ipsilateral finger</w:t>
            </w:r>
          </w:p>
        </w:tc>
        <w:tc>
          <w:tcPr>
            <w:tcW w:w="1889" w:type="dxa"/>
            <w:vAlign w:val="center"/>
          </w:tcPr>
          <w:p w14:paraId="02AF2046"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w:t>
            </w:r>
          </w:p>
        </w:tc>
        <w:tc>
          <w:tcPr>
            <w:tcW w:w="1756" w:type="dxa"/>
            <w:vAlign w:val="center"/>
          </w:tcPr>
          <w:p w14:paraId="1375BDF4"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P–QRS–T complex</w:t>
            </w:r>
          </w:p>
        </w:tc>
        <w:tc>
          <w:tcPr>
            <w:tcW w:w="1755" w:type="dxa"/>
            <w:vAlign w:val="center"/>
          </w:tcPr>
          <w:p w14:paraId="2704E6AD"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vAlign w:val="center"/>
          </w:tcPr>
          <w:p w14:paraId="02124BB3" w14:textId="0C53793E"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fldData xml:space="preserve">PEVuZE5vdGU+PENpdGU+PEF1dGhvcj5EZSBMdWNpYTwvQXV0aG9yPjxZZWFyPjIwMjE8L1llYXI+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==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PEVuZE5vdGU+PENpdGU+PEF1dGhvcj5EZSBMdWNpYTwvQXV0aG9yPjxZZWFyPjIwMjE8L1llYXI+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==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691A56">
              <w:rPr>
                <w:rFonts w:ascii="Times New Roman" w:eastAsia="宋体" w:hAnsi="Times New Roman" w:cs="Times New Roman"/>
                <w:kern w:val="0"/>
                <w:sz w:val="16"/>
                <w:szCs w:val="16"/>
              </w:rPr>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67</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61EDE304"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none" w:sz="0" w:space="0" w:color="auto"/>
              <w:bottom w:val="none" w:sz="0" w:space="0" w:color="auto"/>
            </w:tcBorders>
            <w:vAlign w:val="center"/>
          </w:tcPr>
          <w:p w14:paraId="6D0D582F"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Postauricular region</w:t>
            </w:r>
          </w:p>
        </w:tc>
        <w:tc>
          <w:tcPr>
            <w:tcW w:w="1634" w:type="dxa"/>
            <w:tcBorders>
              <w:top w:val="none" w:sz="0" w:space="0" w:color="auto"/>
              <w:bottom w:val="none" w:sz="0" w:space="0" w:color="auto"/>
            </w:tcBorders>
            <w:vAlign w:val="center"/>
          </w:tcPr>
          <w:p w14:paraId="33FCE1B6"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tcBorders>
              <w:top w:val="none" w:sz="0" w:space="0" w:color="auto"/>
              <w:bottom w:val="none" w:sz="0" w:space="0" w:color="auto"/>
            </w:tcBorders>
            <w:vAlign w:val="center"/>
          </w:tcPr>
          <w:p w14:paraId="076BC67B"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(5-50 Hz)</w:t>
            </w:r>
          </w:p>
        </w:tc>
        <w:tc>
          <w:tcPr>
            <w:tcW w:w="1756" w:type="dxa"/>
            <w:tcBorders>
              <w:top w:val="none" w:sz="0" w:space="0" w:color="auto"/>
              <w:bottom w:val="none" w:sz="0" w:space="0" w:color="auto"/>
            </w:tcBorders>
            <w:vAlign w:val="center"/>
          </w:tcPr>
          <w:p w14:paraId="4CAA1B79"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tcBorders>
              <w:top w:val="none" w:sz="0" w:space="0" w:color="auto"/>
              <w:bottom w:val="none" w:sz="0" w:space="0" w:color="auto"/>
            </w:tcBorders>
            <w:vAlign w:val="center"/>
          </w:tcPr>
          <w:p w14:paraId="34ECD30A"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none" w:sz="0" w:space="0" w:color="auto"/>
              <w:bottom w:val="none" w:sz="0" w:space="0" w:color="auto"/>
            </w:tcBorders>
            <w:vAlign w:val="center"/>
          </w:tcPr>
          <w:p w14:paraId="7C68F78D" w14:textId="43F9FDDF"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&lt;EndNote&gt;&lt;Cite&gt;&lt;Author&gt;Guler&lt;/Author&gt;&lt;Year&gt;2022&lt;/Year&gt;&lt;RecNum&gt;81&lt;/RecNum&gt;&lt;DisplayText&gt;(&lt;style face="italic"&gt;68&lt;/style&gt;)&lt;/DisplayText&gt;&lt;record&gt;&lt;rec-number&gt;81&lt;/rec-number&gt;&lt;foreign-keys&gt;&lt;key app="EN" db-id="0zwvdffvypze9tees0av5w9uvv5wtzztw9et" timestamp="1773171465"&gt;81&lt;/key&gt;&lt;/foreign-keys&gt;&lt;ref-type name="Journal Article"&gt;17&lt;/ref-type&gt;&lt;contributors&gt;&lt;authors&gt;&lt;author&gt;Guler, Saygun&lt;/author&gt;&lt;author&gt;Golparvar, Ata&lt;/author&gt;&lt;author&gt;Ozturk, Ozberk&lt;/author&gt;&lt;author&gt;Yapici, Murat Kaya&lt;/author&gt;&lt;/authors&gt;&lt;/contributors&gt;&lt;titles&gt;&lt;title&gt;Ear Electrocardiography With Soft Graphene Textiles for Hearable Applications&lt;/title&gt;&lt;secondary-title&gt;IEEE Sensors Letters&lt;/secondary-title&gt;&lt;/titles&gt;&lt;periodical&gt;&lt;full-title&gt;IEEE Sensors Letters&lt;/full-title&gt;&lt;abbr-1&gt;IEEE Sens. Lett.&lt;/abbr-1&gt;&lt;/periodical&gt;&lt;pages&gt;1-4&lt;/pages&gt;&lt;volume&gt;6&lt;/volume&gt;&lt;number&gt;9&lt;/number&gt;&lt;section&gt;1&lt;/section&gt;&lt;dates&gt;&lt;year&gt;2022&lt;/year&gt;&lt;/dates&gt;&lt;isbn&gt;2475-1472&lt;/isbn&gt;&lt;urls&gt;&lt;/urls&gt;&lt;electronic-resource-num&gt;10.1109/lsens.2022.3198279&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68</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273F9968"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7E2B07F6"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Ear canal</w:t>
            </w:r>
          </w:p>
        </w:tc>
        <w:tc>
          <w:tcPr>
            <w:tcW w:w="1634" w:type="dxa"/>
            <w:vAlign w:val="center"/>
          </w:tcPr>
          <w:p w14:paraId="53DD5DB4"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vAlign w:val="center"/>
          </w:tcPr>
          <w:p w14:paraId="6E60AD9C"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(10-20 Hz)</w:t>
            </w:r>
          </w:p>
        </w:tc>
        <w:tc>
          <w:tcPr>
            <w:tcW w:w="1756" w:type="dxa"/>
            <w:vAlign w:val="center"/>
          </w:tcPr>
          <w:p w14:paraId="0DF1371B"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vAlign w:val="center"/>
          </w:tcPr>
          <w:p w14:paraId="79DBBCFB"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vAlign w:val="center"/>
          </w:tcPr>
          <w:p w14:paraId="7DEDCF88" w14:textId="4955C16D"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&lt;EndNote&gt;&lt;Cite&gt;&lt;Author&gt;Hammour;&lt;/Author&gt;&lt;Year&gt;2019&lt;/Year&gt;&lt;RecNum&gt;82&lt;/RecNum&gt;&lt;DisplayText&gt;(&lt;style face="italic"&gt;69&lt;/style&gt;)&lt;/DisplayText&gt;&lt;record&gt;&lt;rec-number&gt;82&lt;/rec-number&gt;&lt;foreign-keys&gt;&lt;key app="EN" db-id="0zwvdffvypze9tees0av5w9uvv5wtzztw9et" timestamp="1773171465"&gt;82&lt;/key&gt;&lt;/foreign-keys&gt;&lt;ref-type name="Conference Paper"&gt;47&lt;/ref-type&gt;&lt;contributors&gt;&lt;authors&gt;&lt;author&gt;Ghena Hammour; &lt;/author&gt;&lt;author&gt;Metin Yarici; &lt;/author&gt;&lt;author&gt;Wilhelm von Rosenberg; Danilo P. Mandic&lt;/author&gt;&lt;/authors&gt;&lt;/contributors&gt;&lt;titles&gt;&lt;title&gt;Hearables Feasibility and Validation of In-Ear Electrocardiogram&lt;/title&gt;&lt;secondary-title&gt;2019 41st Annual International Conference of the IEEE Engineering in Medicine and Biology Society (EMBC)&lt;/secondary-title&gt;&lt;/titles&gt;&lt;dates&gt;&lt;year&gt;2019&lt;/year&gt;&lt;/dates&gt;&lt;pub-location&gt;Berlin, Germany&lt;/pub-location&gt;&lt;publisher&gt;IEEE&lt;/publisher&gt;&lt;urls&gt;&lt;/urls&gt;&lt;electronic-resource-num&gt;10.1109/EMBC.2019.8857547&lt;/electronic-resource-num&gt;&lt;/record&gt;&lt;/Cite&gt;&lt;/EndNote&gt;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69</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3A065D4F"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none" w:sz="0" w:space="0" w:color="auto"/>
              <w:bottom w:val="none" w:sz="0" w:space="0" w:color="auto"/>
            </w:tcBorders>
            <w:vAlign w:val="center"/>
          </w:tcPr>
          <w:p w14:paraId="4DECEE24"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Postauricular region</w:t>
            </w:r>
          </w:p>
        </w:tc>
        <w:tc>
          <w:tcPr>
            <w:tcW w:w="1634" w:type="dxa"/>
            <w:tcBorders>
              <w:top w:val="none" w:sz="0" w:space="0" w:color="auto"/>
              <w:bottom w:val="none" w:sz="0" w:space="0" w:color="auto"/>
            </w:tcBorders>
            <w:vAlign w:val="center"/>
          </w:tcPr>
          <w:p w14:paraId="1578C03C"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Ipsilateral mastoid</w:t>
            </w:r>
          </w:p>
        </w:tc>
        <w:tc>
          <w:tcPr>
            <w:tcW w:w="1889" w:type="dxa"/>
            <w:tcBorders>
              <w:top w:val="none" w:sz="0" w:space="0" w:color="auto"/>
              <w:bottom w:val="none" w:sz="0" w:space="0" w:color="auto"/>
            </w:tcBorders>
            <w:vAlign w:val="center"/>
          </w:tcPr>
          <w:p w14:paraId="54737984"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(0.16-5 Hz)</w:t>
            </w:r>
          </w:p>
        </w:tc>
        <w:tc>
          <w:tcPr>
            <w:tcW w:w="1756" w:type="dxa"/>
            <w:tcBorders>
              <w:top w:val="none" w:sz="0" w:space="0" w:color="auto"/>
              <w:bottom w:val="none" w:sz="0" w:space="0" w:color="auto"/>
            </w:tcBorders>
            <w:vAlign w:val="center"/>
          </w:tcPr>
          <w:p w14:paraId="6D098DE0"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tcBorders>
              <w:top w:val="none" w:sz="0" w:space="0" w:color="auto"/>
              <w:bottom w:val="none" w:sz="0" w:space="0" w:color="auto"/>
            </w:tcBorders>
            <w:vAlign w:val="center"/>
          </w:tcPr>
          <w:p w14:paraId="2294AACF"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none" w:sz="0" w:space="0" w:color="auto"/>
              <w:bottom w:val="none" w:sz="0" w:space="0" w:color="auto"/>
            </w:tcBorders>
            <w:vAlign w:val="center"/>
          </w:tcPr>
          <w:p w14:paraId="3C699859" w14:textId="3A0C7A21"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&lt;EndNote&gt;&lt;Cite&gt;&lt;Author&gt;Jacob;&lt;/Author&gt;&lt;Year&gt;2018&lt;/Year&gt;&lt;RecNum&gt;83&lt;/RecNum&gt;&lt;DisplayText&gt;(&lt;style face="italic"&gt;70&lt;/style&gt;)&lt;/DisplayText&gt;&lt;record&gt;&lt;rec-number&gt;83&lt;/rec-number&gt;&lt;foreign-keys&gt;&lt;key app="EN" db-id="0zwvdffvypze9tees0av5w9uvv5wtzztw9et" timestamp="1773171465"&gt;83&lt;/key&gt;&lt;/foreign-keys&gt;&lt;ref-type name="Conference Paper"&gt;47&lt;/ref-type&gt;&lt;contributors&gt;&lt;authors&gt;&lt;author&gt;Nikhil Kurian Jacob; &lt;/author&gt;&lt;author&gt;Ertan Balaban; &lt;/author&gt;&lt;author&gt;Rachel Saunders; &lt;/author&gt;&lt;author&gt;John C. Batchelor; &lt;/author&gt;&lt;author&gt;Stephen G. Yeates; &lt;/author&gt;&lt;author&gt;Alexander J. Casson&lt;/author&gt;&lt;/authors&gt;&lt;/contributors&gt;&lt;titles&gt;&lt;title&gt;An Exploration of Behind-the-Ear ECG Signals From a Single Ear Using Inkjet Printed Conformal Tattoo Electrodes&lt;/title&gt;&lt;secondary-title&gt;2018 40th Annual International Conference of the IEEE Engineering in Medicine and Biology Society (EMBC)&lt;/secondary-title&gt;&lt;/titles&gt;&lt;dates&gt;&lt;year&gt;2018&lt;/year&gt;&lt;pub-dates&gt;&lt;date&gt;18-21 July 2018&lt;/date&gt;&lt;/pub-dates&gt;&lt;/dates&gt;&lt;pub-location&gt;Honolulu, HI, USA&lt;/pub-location&gt;&lt;urls&gt;&lt;/urls&gt;&lt;electronic-resource-num&gt;10.1109/EMBC.2018.8512538&lt;/electronic-resource-num&gt;&lt;/record&gt;&lt;/Cite&gt;&lt;/EndNote&gt;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70</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34BB5B2B"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21366469"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Ear canal</w:t>
            </w:r>
          </w:p>
        </w:tc>
        <w:tc>
          <w:tcPr>
            <w:tcW w:w="1634" w:type="dxa"/>
            <w:vAlign w:val="center"/>
          </w:tcPr>
          <w:p w14:paraId="3EB6D946"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Ipsilateral mastoid</w:t>
            </w:r>
          </w:p>
        </w:tc>
        <w:tc>
          <w:tcPr>
            <w:tcW w:w="1889" w:type="dxa"/>
            <w:vAlign w:val="center"/>
          </w:tcPr>
          <w:p w14:paraId="07BA3710"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w:t>
            </w:r>
          </w:p>
        </w:tc>
        <w:tc>
          <w:tcPr>
            <w:tcW w:w="1756" w:type="dxa"/>
            <w:vAlign w:val="center"/>
          </w:tcPr>
          <w:p w14:paraId="0DDF121E"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vAlign w:val="center"/>
          </w:tcPr>
          <w:p w14:paraId="41C6D04E"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vAlign w:val="center"/>
          </w:tcPr>
          <w:p w14:paraId="03321E26" w14:textId="282F346A"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&lt;EndNote&gt;&lt;Cite&gt;&lt;Author&gt;Mandic&lt;/Author&gt;&lt;Year&gt;2023&lt;/Year&gt;&lt;RecNum&gt;32&lt;/RecNum&gt;&lt;DisplayText&gt;(&lt;style face="italic"&gt;71&lt;/style&gt;)&lt;/DisplayText&gt;&lt;record&gt;&lt;rec-number&gt;32&lt;/rec-number&gt;&lt;foreign-keys&gt;&lt;key app="EN" db-id="vsdez2av30rvdjerdv2vsxxywz2txxwvae0e" timestamp="1771201553"&gt;32&lt;/key&gt;&lt;/foreign-keys&gt;&lt;ref-type name="Journal Article"&gt;17&lt;/ref-type&gt;&lt;contributors&gt;&lt;authors&gt;&lt;author&gt;Mandic, Danilo&lt;/author&gt;&lt;author&gt;Bermond, Matteo&lt;/author&gt;&lt;author&gt;Occhipinti, Edoardo&lt;/author&gt;&lt;author&gt;Davies, Harry J.&lt;/author&gt;&lt;author&gt;Hammour, Ghena&lt;/author&gt;&lt;author&gt;Nassibi, Amir&lt;/author&gt;&lt;/authors&gt;&lt;/contributors&gt;&lt;titles&gt;&lt;title&gt;In Your Ear: A Multimodal Hearables Device for the Assessment of the State of Body and Mind&lt;/title&gt;&lt;secondary-title&gt;IEEE Pulse&lt;/secondary-title&gt;&lt;/titles&gt;&lt;periodical&gt;&lt;full-title&gt;IEEE Pulse&lt;/full-title&gt;&lt;/periodical&gt;&lt;pages&gt;17-23&lt;/pages&gt;&lt;volume&gt;14&lt;/volume&gt;&lt;number&gt;6&lt;/number&gt;&lt;section&gt;17&lt;/section&gt;&lt;dates&gt;&lt;year&gt;2023&lt;/year&gt;&lt;/dates&gt;&lt;isbn&gt;2154-2287&amp;#xD;2154-2317&lt;/isbn&gt;&lt;urls&gt;&lt;/urls&gt;&lt;electronic-resource-num&gt;10.1109/mpuls.2024.3357008&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71</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2126024A"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none" w:sz="0" w:space="0" w:color="auto"/>
              <w:bottom w:val="none" w:sz="0" w:space="0" w:color="auto"/>
            </w:tcBorders>
            <w:vAlign w:val="center"/>
          </w:tcPr>
          <w:p w14:paraId="12A53F6B"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Ear canal</w:t>
            </w:r>
          </w:p>
        </w:tc>
        <w:tc>
          <w:tcPr>
            <w:tcW w:w="1634" w:type="dxa"/>
            <w:tcBorders>
              <w:top w:val="none" w:sz="0" w:space="0" w:color="auto"/>
              <w:bottom w:val="none" w:sz="0" w:space="0" w:color="auto"/>
            </w:tcBorders>
            <w:vAlign w:val="center"/>
          </w:tcPr>
          <w:p w14:paraId="687E983A"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tcBorders>
              <w:top w:val="none" w:sz="0" w:space="0" w:color="auto"/>
              <w:bottom w:val="none" w:sz="0" w:space="0" w:color="auto"/>
            </w:tcBorders>
            <w:vAlign w:val="center"/>
          </w:tcPr>
          <w:p w14:paraId="5BA2D74A"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Deep learning</w:t>
            </w:r>
          </w:p>
        </w:tc>
        <w:tc>
          <w:tcPr>
            <w:tcW w:w="1756" w:type="dxa"/>
            <w:tcBorders>
              <w:top w:val="none" w:sz="0" w:space="0" w:color="auto"/>
              <w:bottom w:val="none" w:sz="0" w:space="0" w:color="auto"/>
            </w:tcBorders>
            <w:vAlign w:val="center"/>
          </w:tcPr>
          <w:p w14:paraId="112A1325"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P–QRS–T complex</w:t>
            </w:r>
          </w:p>
        </w:tc>
        <w:tc>
          <w:tcPr>
            <w:tcW w:w="1755" w:type="dxa"/>
            <w:tcBorders>
              <w:top w:val="none" w:sz="0" w:space="0" w:color="auto"/>
              <w:bottom w:val="none" w:sz="0" w:space="0" w:color="auto"/>
            </w:tcBorders>
            <w:vAlign w:val="center"/>
          </w:tcPr>
          <w:p w14:paraId="162D1D14"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none" w:sz="0" w:space="0" w:color="auto"/>
              <w:bottom w:val="none" w:sz="0" w:space="0" w:color="auto"/>
            </w:tcBorders>
            <w:vAlign w:val="center"/>
          </w:tcPr>
          <w:p w14:paraId="5BC1494D" w14:textId="1C656F78"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&lt;EndNote&gt;&lt;Cite&gt;&lt;Author&gt;Occhipinti&lt;/Author&gt;&lt;Year&gt;2024&lt;/Year&gt;&lt;RecNum&gt;85&lt;/RecNum&gt;&lt;DisplayText&gt;(&lt;style face="italic"&gt;72&lt;/style&gt;)&lt;/DisplayText&gt;&lt;record&gt;&lt;rec-number&gt;85&lt;/rec-number&gt;&lt;foreign-keys&gt;&lt;key app="EN" db-id="0zwvdffvypze9tees0av5w9uvv5wtzztw9et" timestamp="1773171465"&gt;85&lt;/key&gt;&lt;/foreign-keys&gt;&lt;ref-type name="Electronic Article"&gt;43&lt;/ref-type&gt;&lt;contributors&gt;&lt;authors&gt;&lt;author&gt;Occhipinti, Edoardo&lt;/author&gt;&lt;author&gt;Zylinski, Marek&lt;/author&gt;&lt;author&gt;Davies, Harry J.&lt;/author&gt;&lt;author&gt;Nassibi, Amir&lt;/author&gt;&lt;author&gt;Bermond, Matteo&lt;/author&gt;&lt;author&gt;Bachtiger, Patrik&lt;/author&gt;&lt;author&gt;Peters, Nicholas S.&lt;/author&gt;&lt;author&gt;Mandic, Danilo P.&lt;/author&gt;&lt;/authors&gt;&lt;/contributors&gt;&lt;titles&gt;&lt;title&gt;In-ear ECG Signal Enhancement with Denoising Convolutional Autoencoders&lt;/title&gt;&lt;/titles&gt;&lt;pages&gt;arXiv:2409.05891&lt;/pages&gt;&lt;keywords&gt;&lt;keyword&gt;Electrical Engineering and Systems Science - Signal Processing&lt;/keyword&gt;&lt;keyword&gt;Computer Science - Machine Learning&lt;/keyword&gt;&lt;/keywords&gt;&lt;dates&gt;&lt;year&gt;2024&lt;/year&gt;&lt;pub-dates&gt;&lt;date&gt;August 01, 2024&lt;/date&gt;&lt;/pub-dates&gt;&lt;/dates&gt;&lt;urls&gt;&lt;related-urls&gt;&lt;url&gt;https://ui.adsabs.harvard.edu/abs/2024arXiv240905891O&lt;/url&gt;&lt;/related-urls&gt;&lt;/urls&gt;&lt;electronic-resource-num&gt;10.48550/arXiv.2409.05891&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72</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2DB62053"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4A329943"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Postauricular region</w:t>
            </w:r>
          </w:p>
        </w:tc>
        <w:tc>
          <w:tcPr>
            <w:tcW w:w="1634" w:type="dxa"/>
            <w:vAlign w:val="center"/>
          </w:tcPr>
          <w:p w14:paraId="122E8B04"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Ipsilateral finger</w:t>
            </w:r>
          </w:p>
        </w:tc>
        <w:tc>
          <w:tcPr>
            <w:tcW w:w="1889" w:type="dxa"/>
            <w:vAlign w:val="center"/>
          </w:tcPr>
          <w:p w14:paraId="1E97CC9B"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(0.5−45 Hz)</w:t>
            </w:r>
          </w:p>
        </w:tc>
        <w:tc>
          <w:tcPr>
            <w:tcW w:w="1756" w:type="dxa"/>
            <w:vAlign w:val="center"/>
          </w:tcPr>
          <w:p w14:paraId="409119F8"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P–QRS–T complex</w:t>
            </w:r>
          </w:p>
        </w:tc>
        <w:tc>
          <w:tcPr>
            <w:tcW w:w="1755" w:type="dxa"/>
            <w:vAlign w:val="center"/>
          </w:tcPr>
          <w:p w14:paraId="199E19C2"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vAlign w:val="center"/>
          </w:tcPr>
          <w:p w14:paraId="614EF912" w14:textId="13C7DF5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&lt;EndNote&gt;&lt;Cite&gt;&lt;Author&gt;Palmisciano&lt;/Author&gt;&lt;Year&gt;2025&lt;/Year&gt;&lt;RecNum&gt;86&lt;/RecNum&gt;&lt;DisplayText&gt;(&lt;style face="italic"&gt;73&lt;/style&gt;)&lt;/DisplayText&gt;&lt;record&gt;&lt;rec-number&gt;86&lt;/rec-number&gt;&lt;foreign-keys&gt;&lt;key app="EN" db-id="0zwvdffvypze9tees0av5w9uvv5wtzztw9et" timestamp="1773171465"&gt;86&lt;/key&gt;&lt;/foreign-keys&gt;&lt;ref-type name="Journal Article"&gt;17&lt;/ref-type&gt;&lt;contributors&gt;&lt;authors&gt;&lt;author&gt;Palmisciano, Andrea Costanzo&lt;/author&gt;&lt;author&gt;Rossi, Matteo&lt;/author&gt;&lt;author&gt;Farabbi, Andrea&lt;/author&gt;&lt;author&gt;Antonello, Niccolò&lt;/author&gt;&lt;author&gt;Trojaniello, Diana&lt;/author&gt;&lt;author&gt;Ongarello, Tommaso&lt;/author&gt;&lt;author&gt;Cerveri, Pietro&lt;/author&gt;&lt;author&gt;Mainardi, Luca&lt;/author&gt;&lt;/authors&gt;&lt;/contributors&gt;&lt;titles&gt;&lt;title&gt;Eyewear-Based ECG Recording: A Novel Head-Electrode Approach for Reliable Cardiac Signal Acquisition&lt;/title&gt;&lt;secondary-title&gt;IEEE Access&lt;/secondary-title&gt;&lt;/titles&gt;&lt;periodical&gt;&lt;full-title&gt;IEEE Access&lt;/full-title&gt;&lt;abbr-1&gt;IEEE Access&lt;/abbr-1&gt;&lt;/periodical&gt;&lt;pages&gt;45488-45499&lt;/pages&gt;&lt;volume&gt;13&lt;/volume&gt;&lt;section&gt;45488&lt;/section&gt;&lt;dates&gt;&lt;year&gt;2025&lt;/year&gt;&lt;/dates&gt;&lt;isbn&gt;2169-3536&lt;/isbn&gt;&lt;urls&gt;&lt;/urls&gt;&lt;electronic-resource-num&gt;10.1109/access.2025.3547230&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73</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07A7ECB4"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none" w:sz="0" w:space="0" w:color="auto"/>
              <w:bottom w:val="none" w:sz="0" w:space="0" w:color="auto"/>
            </w:tcBorders>
            <w:vAlign w:val="center"/>
          </w:tcPr>
          <w:p w14:paraId="3F02E280"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Ear canal</w:t>
            </w:r>
          </w:p>
        </w:tc>
        <w:tc>
          <w:tcPr>
            <w:tcW w:w="1634" w:type="dxa"/>
            <w:tcBorders>
              <w:top w:val="none" w:sz="0" w:space="0" w:color="auto"/>
              <w:bottom w:val="none" w:sz="0" w:space="0" w:color="auto"/>
            </w:tcBorders>
            <w:vAlign w:val="center"/>
          </w:tcPr>
          <w:p w14:paraId="6CB813E0"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Ipsilateral mastoid</w:t>
            </w:r>
          </w:p>
        </w:tc>
        <w:tc>
          <w:tcPr>
            <w:tcW w:w="1889" w:type="dxa"/>
            <w:tcBorders>
              <w:top w:val="none" w:sz="0" w:space="0" w:color="auto"/>
              <w:bottom w:val="none" w:sz="0" w:space="0" w:color="auto"/>
            </w:tcBorders>
            <w:vAlign w:val="center"/>
          </w:tcPr>
          <w:p w14:paraId="6CDF6E3C"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(2-12 Hz); multi-channel MFHT</w:t>
            </w:r>
          </w:p>
        </w:tc>
        <w:tc>
          <w:tcPr>
            <w:tcW w:w="1756" w:type="dxa"/>
            <w:tcBorders>
              <w:top w:val="none" w:sz="0" w:space="0" w:color="auto"/>
              <w:bottom w:val="none" w:sz="0" w:space="0" w:color="auto"/>
            </w:tcBorders>
            <w:vAlign w:val="center"/>
          </w:tcPr>
          <w:p w14:paraId="5294E95C"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tcBorders>
              <w:top w:val="none" w:sz="0" w:space="0" w:color="auto"/>
              <w:bottom w:val="none" w:sz="0" w:space="0" w:color="auto"/>
            </w:tcBorders>
            <w:vAlign w:val="center"/>
          </w:tcPr>
          <w:p w14:paraId="35C9481D"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none" w:sz="0" w:space="0" w:color="auto"/>
              <w:bottom w:val="none" w:sz="0" w:space="0" w:color="auto"/>
            </w:tcBorders>
            <w:vAlign w:val="center"/>
          </w:tcPr>
          <w:p w14:paraId="05E04446" w14:textId="073B4C0F"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&lt;EndNote&gt;&lt;Cite&gt;&lt;Author&gt;Tian&lt;/Author&gt;&lt;Year&gt;2023&lt;/Year&gt;&lt;RecNum&gt;87&lt;/RecNum&gt;&lt;DisplayText&gt;(&lt;style face="italic"&gt;74&lt;/style&gt;)&lt;/DisplayText&gt;&lt;record&gt;&lt;rec-number&gt;87&lt;/rec-number&gt;&lt;foreign-keys&gt;&lt;key app="EN" db-id="0zwvdffvypze9tees0av5w9uvv5wtzztw9et" timestamp="1773171465"&gt;87&lt;/key&gt;&lt;/foreign-keys&gt;&lt;ref-type name="Journal Article"&gt;17&lt;/ref-type&gt;&lt;contributors&gt;&lt;authors&gt;&lt;author&gt;Tian, H.&lt;/author&gt;&lt;author&gt;Occhipinti, E.&lt;/author&gt;&lt;author&gt;Nassibi, A.&lt;/author&gt;&lt;author&gt;Mandic, D. P.&lt;/author&gt;&lt;/authors&gt;&lt;/contributors&gt;&lt;titles&gt;&lt;title&gt;Hearables: Heart Rate Variability from Ear Electrocardiogram and Ear Photoplethysmogram (Ear-ECG and Ear-PPG)&lt;/title&gt;&lt;secondary-title&gt;Annual International Conference of the IEEE Engineering in Medicine and Biology Society&lt;/secondary-title&gt;&lt;/titles&gt;&lt;periodical&gt;&lt;full-title&gt;Annual International Conference of the IEEE Engineering in Medicine and Biology Society&lt;/full-title&gt;&lt;abbr-1&gt;Annu. Int. Conf. IEEE Eng. Med. Biol. Soc.&lt;/abbr-1&gt;&lt;/periodical&gt;&lt;pages&gt;1-5&lt;/pages&gt;&lt;volume&gt;2023&lt;/volume&gt;&lt;edition&gt;2023/12/12&lt;/edition&gt;&lt;keywords&gt;&lt;keyword&gt;Heart Rate/physiology&lt;/keyword&gt;&lt;keyword&gt;*Photoplethysmography&lt;/keyword&gt;&lt;keyword&gt;*Ear&lt;/keyword&gt;&lt;keyword&gt;Respiration&lt;/keyword&gt;&lt;keyword&gt;Electrocardiography&lt;/keyword&gt;&lt;/keywords&gt;&lt;dates&gt;&lt;year&gt;2023&lt;/year&gt;&lt;pub-dates&gt;&lt;date&gt;Jul&lt;/date&gt;&lt;/pub-dates&gt;&lt;/dates&gt;&lt;isbn&gt;2694-0604 (Electronic)&amp;#xD;2375-7477 (Linking)&lt;/isbn&gt;&lt;accession-num&gt;38082712&lt;/accession-num&gt;&lt;urls&gt;&lt;related-urls&gt;&lt;url&gt;https://www.ncbi.nlm.nih.gov/pubmed/38082712&lt;/url&gt;&lt;/related-urls&gt;&lt;/urls&gt;&lt;electronic-resource-num&gt;10.1109/EMBC40787.2023.10340371&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74</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64BD8C2E"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vAlign w:val="center"/>
          </w:tcPr>
          <w:p w14:paraId="50305C81"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Ear canal</w:t>
            </w:r>
          </w:p>
        </w:tc>
        <w:tc>
          <w:tcPr>
            <w:tcW w:w="1634" w:type="dxa"/>
            <w:vAlign w:val="center"/>
          </w:tcPr>
          <w:p w14:paraId="6A5993A8"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vAlign w:val="center"/>
          </w:tcPr>
          <w:p w14:paraId="09828939"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Bandpass filter (9-28 Hz);</w:t>
            </w:r>
          </w:p>
        </w:tc>
        <w:tc>
          <w:tcPr>
            <w:tcW w:w="1756" w:type="dxa"/>
            <w:vAlign w:val="center"/>
          </w:tcPr>
          <w:p w14:paraId="6FD7067A"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vAlign w:val="center"/>
          </w:tcPr>
          <w:p w14:paraId="27206E0F"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vAlign w:val="center"/>
          </w:tcPr>
          <w:p w14:paraId="222AF31E" w14:textId="1B7C084D"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&lt;EndNote&gt;&lt;Cite&gt;&lt;Author&gt;von Rosenberg&lt;/Author&gt;&lt;Year&gt;2017&lt;/Year&gt;&lt;RecNum&gt;88&lt;/RecNum&gt;&lt;DisplayText&gt;(&lt;style face="italic"&gt;75&lt;/style&gt;)&lt;/DisplayText&gt;&lt;record&gt;&lt;rec-number&gt;88&lt;/rec-number&gt;&lt;foreign-keys&gt;&lt;key app="EN" db-id="0zwvdffvypze9tees0av5w9uvv5wtzztw9et" timestamp="1773171465"&gt;88&lt;/key&gt;&lt;/foreign-keys&gt;&lt;ref-type name="Journal Article"&gt;17&lt;/ref-type&gt;&lt;contributors&gt;&lt;authors&gt;&lt;author&gt;von Rosenberg, W.&lt;/author&gt;&lt;author&gt;Chanwimalueang, T.&lt;/author&gt;&lt;author&gt;Goverdovsky, V.&lt;/author&gt;&lt;author&gt;Peters, N. S.&lt;/author&gt;&lt;author&gt;Papavassiliou, C.&lt;/author&gt;&lt;author&gt;Mandic, D. P.&lt;/author&gt;&lt;/authors&gt;&lt;/contributors&gt;&lt;auth-address&gt;Department of Electrical and Electronic Engineering, Imperial College London, London, UK.&amp;#xD;ElectroCardioMaths Programme, Myocardial Function Section, Imperial College and Imperial NHS Trust, London, UK.&lt;/auth-address&gt;&lt;titles&gt;&lt;title&gt;Hearables: feasibility of recording cardiac rhythms from head and in-ear locations&lt;/title&gt;&lt;secondary-title&gt;Royal Society Open Science&lt;/secondary-title&gt;&lt;/titles&gt;&lt;periodical&gt;&lt;full-title&gt;Royal Society Open Science&lt;/full-title&gt;&lt;abbr-1&gt;R. Soc. Open Sci.&lt;/abbr-1&gt;&lt;/periodical&gt;&lt;pages&gt;171214&lt;/pages&gt;&lt;volume&gt;4&lt;/volume&gt;&lt;number&gt;11&lt;/number&gt;&lt;edition&gt;2018/01/02&lt;/edition&gt;&lt;keywords&gt;&lt;keyword&gt;electrocardiogram&lt;/keyword&gt;&lt;keyword&gt;head-ECG&lt;/keyword&gt;&lt;keyword&gt;wearable health&lt;/keyword&gt;&lt;/keywords&gt;&lt;dates&gt;&lt;year&gt;2017&lt;/year&gt;&lt;pub-dates&gt;&lt;date&gt;Nov&lt;/date&gt;&lt;/pub-dates&gt;&lt;/dates&gt;&lt;isbn&gt;2054-5703 (Print)&amp;#xD;2054-5703 (Electronic)&amp;#xD;2054-5703 (Linking)&lt;/isbn&gt;&lt;accession-num&gt;29291107&lt;/accession-num&gt;&lt;urls&gt;&lt;related-urls&gt;&lt;url&gt;https://www.ncbi.nlm.nih.gov/pubmed/29291107&lt;/url&gt;&lt;/related-urls&gt;&lt;/urls&gt;&lt;custom2&gt;PMC5717682&lt;/custom2&gt;&lt;electronic-resource-num&gt;10.1098/rsos.171214&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75</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3E512DDA" w14:textId="77777777" w:rsidTr="001B3DE1">
        <w:trPr>
          <w:cnfStyle w:val="000000100000" w:firstRow="0" w:lastRow="0" w:firstColumn="0" w:lastColumn="0" w:oddVBand="0" w:evenVBand="0" w:oddHBand="1" w:evenHBand="0" w:firstRowFirstColumn="0" w:firstRowLastColumn="0" w:lastRowFirstColumn="0" w:lastRowLastColumn="0"/>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top w:val="none" w:sz="0" w:space="0" w:color="auto"/>
              <w:bottom w:val="none" w:sz="0" w:space="0" w:color="auto"/>
            </w:tcBorders>
            <w:vAlign w:val="center"/>
          </w:tcPr>
          <w:p w14:paraId="56B7A916" w14:textId="77777777" w:rsidR="00D766A9" w:rsidRPr="00691A56" w:rsidRDefault="00D766A9" w:rsidP="001B3DE1">
            <w:pPr>
              <w:jc w:val="center"/>
              <w:rPr>
                <w:rFonts w:ascii="Times New Roman" w:eastAsia="宋体" w:hAnsi="Times New Roman" w:cs="Times New Roman"/>
                <w:b w:val="0"/>
                <w:bCs w:val="0"/>
                <w:kern w:val="0"/>
                <w:sz w:val="16"/>
                <w:szCs w:val="16"/>
              </w:rPr>
            </w:pPr>
            <w:r w:rsidRPr="00691A56">
              <w:rPr>
                <w:rFonts w:ascii="Times New Roman" w:eastAsia="宋体" w:hAnsi="Times New Roman" w:cs="Times New Roman"/>
                <w:b w:val="0"/>
                <w:bCs w:val="0"/>
                <w:kern w:val="0"/>
                <w:sz w:val="16"/>
                <w:szCs w:val="16"/>
              </w:rPr>
              <w:t>Postauricular region</w:t>
            </w:r>
          </w:p>
        </w:tc>
        <w:tc>
          <w:tcPr>
            <w:tcW w:w="1634" w:type="dxa"/>
            <w:tcBorders>
              <w:top w:val="none" w:sz="0" w:space="0" w:color="auto"/>
              <w:bottom w:val="none" w:sz="0" w:space="0" w:color="auto"/>
            </w:tcBorders>
            <w:vAlign w:val="center"/>
          </w:tcPr>
          <w:p w14:paraId="5EDE8BCE"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Contralateral ear</w:t>
            </w:r>
          </w:p>
        </w:tc>
        <w:tc>
          <w:tcPr>
            <w:tcW w:w="1889" w:type="dxa"/>
            <w:tcBorders>
              <w:top w:val="none" w:sz="0" w:space="0" w:color="auto"/>
              <w:bottom w:val="none" w:sz="0" w:space="0" w:color="auto"/>
            </w:tcBorders>
            <w:vAlign w:val="center"/>
          </w:tcPr>
          <w:p w14:paraId="1AA63D5F"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Machine learning</w:t>
            </w:r>
          </w:p>
        </w:tc>
        <w:tc>
          <w:tcPr>
            <w:tcW w:w="1756" w:type="dxa"/>
            <w:tcBorders>
              <w:top w:val="none" w:sz="0" w:space="0" w:color="auto"/>
              <w:bottom w:val="none" w:sz="0" w:space="0" w:color="auto"/>
            </w:tcBorders>
            <w:vAlign w:val="center"/>
          </w:tcPr>
          <w:p w14:paraId="768D2FB0"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t>R peak</w:t>
            </w:r>
          </w:p>
        </w:tc>
        <w:tc>
          <w:tcPr>
            <w:tcW w:w="1755" w:type="dxa"/>
            <w:tcBorders>
              <w:top w:val="none" w:sz="0" w:space="0" w:color="auto"/>
              <w:bottom w:val="none" w:sz="0" w:space="0" w:color="auto"/>
            </w:tcBorders>
            <w:vAlign w:val="center"/>
          </w:tcPr>
          <w:p w14:paraId="216B6C66" w14:textId="77777777"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No</w:t>
            </w:r>
          </w:p>
        </w:tc>
        <w:tc>
          <w:tcPr>
            <w:tcW w:w="900" w:type="dxa"/>
            <w:tcBorders>
              <w:top w:val="none" w:sz="0" w:space="0" w:color="auto"/>
              <w:bottom w:val="none" w:sz="0" w:space="0" w:color="auto"/>
            </w:tcBorders>
            <w:vAlign w:val="center"/>
          </w:tcPr>
          <w:p w14:paraId="312A4977" w14:textId="1E9D513D" w:rsidR="00D766A9" w:rsidRPr="00691A56"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691A56">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&lt;EndNote&gt;&lt;Cite&gt;&lt;Author&gt;Zhang&lt;/Author&gt;&lt;Year&gt;2017&lt;/Year&gt;&lt;RecNum&gt;90&lt;/RecNum&gt;&lt;DisplayText&gt;(&lt;style face="italic"&gt;76&lt;/style&gt;)&lt;/DisplayText&gt;&lt;record&gt;&lt;rec-number&gt;90&lt;/rec-number&gt;&lt;foreign-keys&gt;&lt;key app="EN" db-id="0zwvdffvypze9tees0av5w9uvv5wtzztw9et" timestamp="1773171465"&gt;90&lt;/key&gt;&lt;/foreign-keys&gt;&lt;ref-type name="Journal Article"&gt;17&lt;/ref-type&gt;&lt;contributors&gt;&lt;authors&gt;&lt;author&gt;Zhang, Qingxue&lt;/author&gt;&lt;author&gt;Zeng, Xuan&lt;/author&gt;&lt;author&gt;Hu, Wenchuang&lt;/author&gt;&lt;author&gt;Zhou, Dian&lt;/author&gt;&lt;/authors&gt;&lt;/contributors&gt;&lt;titles&gt;&lt;title&gt;A Machine Learning-Empowered System for Long-Term Motion-Tolerant Wearable Monitoring of Blood Pressure and Heart Rate With Ear-ECG/PPG&lt;/title&gt;&lt;secondary-title&gt;IEEE Access&lt;/secondary-title&gt;&lt;/titles&gt;&lt;periodical&gt;&lt;full-title&gt;IEEE Access&lt;/full-title&gt;&lt;abbr-1&gt;IEEE Access&lt;/abbr-1&gt;&lt;/periodical&gt;&lt;pages&gt;10547-10561&lt;/pages&gt;&lt;volume&gt;5&lt;/volume&gt;&lt;section&gt;10547&lt;/section&gt;&lt;dates&gt;&lt;year&gt;2017&lt;/year&gt;&lt;/dates&gt;&lt;isbn&gt;2169-3536&lt;/isbn&gt;&lt;urls&gt;&lt;/urls&gt;&lt;electronic-resource-num&gt;10.1109/access.2017.2707472&lt;/electronic-resource-num&gt;&lt;/record&gt;&lt;/Cite&gt;&lt;/EndNote&gt;</w:instrText>
            </w:r>
            <w:r w:rsidRPr="00691A56">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76</w:t>
            </w:r>
            <w:r w:rsidR="00F30A62">
              <w:rPr>
                <w:rFonts w:ascii="Times New Roman" w:eastAsia="宋体" w:hAnsi="Times New Roman" w:cs="Times New Roman"/>
                <w:noProof/>
                <w:kern w:val="0"/>
                <w:sz w:val="16"/>
                <w:szCs w:val="16"/>
              </w:rPr>
              <w:t>)</w:t>
            </w:r>
            <w:r w:rsidRPr="00691A56">
              <w:rPr>
                <w:rFonts w:ascii="Times New Roman" w:eastAsia="宋体" w:hAnsi="Times New Roman" w:cs="Times New Roman"/>
                <w:kern w:val="0"/>
                <w:sz w:val="16"/>
                <w:szCs w:val="16"/>
              </w:rPr>
              <w:fldChar w:fldCharType="end"/>
            </w:r>
          </w:p>
        </w:tc>
      </w:tr>
      <w:tr w:rsidR="00D766A9" w14:paraId="1A95F044" w14:textId="77777777" w:rsidTr="001B3DE1">
        <w:trPr>
          <w:trHeight w:val="576"/>
          <w:jc w:val="center"/>
        </w:trPr>
        <w:tc>
          <w:tcPr>
            <w:cnfStyle w:val="001000000000" w:firstRow="0" w:lastRow="0" w:firstColumn="1" w:lastColumn="0" w:oddVBand="0" w:evenVBand="0" w:oddHBand="0" w:evenHBand="0" w:firstRowFirstColumn="0" w:firstRowLastColumn="0" w:lastRowFirstColumn="0" w:lastRowLastColumn="0"/>
            <w:tcW w:w="1426" w:type="dxa"/>
            <w:tcBorders>
              <w:bottom w:val="single" w:sz="4" w:space="0" w:color="auto"/>
            </w:tcBorders>
            <w:vAlign w:val="center"/>
          </w:tcPr>
          <w:p w14:paraId="4B58D2F2" w14:textId="77777777" w:rsidR="00D766A9" w:rsidRPr="00691A56" w:rsidRDefault="00D766A9" w:rsidP="001B3DE1">
            <w:pPr>
              <w:jc w:val="center"/>
              <w:rPr>
                <w:rFonts w:ascii="Times New Roman" w:eastAsia="宋体" w:hAnsi="Times New Roman" w:cs="Times New Roman"/>
                <w:b w:val="0"/>
                <w:bCs w:val="0"/>
                <w:color w:val="000000" w:themeColor="text1"/>
                <w:kern w:val="0"/>
                <w:sz w:val="16"/>
                <w:szCs w:val="16"/>
              </w:rPr>
            </w:pPr>
            <w:r w:rsidRPr="00691A56">
              <w:rPr>
                <w:rFonts w:ascii="Times New Roman" w:eastAsia="宋体" w:hAnsi="Times New Roman" w:cs="Times New Roman"/>
                <w:b w:val="0"/>
                <w:bCs w:val="0"/>
                <w:color w:val="000000" w:themeColor="text1"/>
                <w:kern w:val="0"/>
                <w:sz w:val="16"/>
                <w:szCs w:val="16"/>
              </w:rPr>
              <w:t>Ear canal</w:t>
            </w:r>
          </w:p>
        </w:tc>
        <w:tc>
          <w:tcPr>
            <w:tcW w:w="1634" w:type="dxa"/>
            <w:tcBorders>
              <w:bottom w:val="single" w:sz="4" w:space="0" w:color="auto"/>
            </w:tcBorders>
            <w:vAlign w:val="center"/>
          </w:tcPr>
          <w:p w14:paraId="29A16415"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kern w:val="0"/>
                <w:sz w:val="16"/>
                <w:szCs w:val="16"/>
              </w:rPr>
            </w:pPr>
            <w:r w:rsidRPr="00691A56">
              <w:rPr>
                <w:rFonts w:ascii="Times New Roman" w:eastAsia="宋体" w:hAnsi="Times New Roman" w:cs="Times New Roman"/>
                <w:color w:val="000000" w:themeColor="text1"/>
                <w:kern w:val="0"/>
                <w:sz w:val="16"/>
                <w:szCs w:val="16"/>
              </w:rPr>
              <w:t>Ipsilateral mastoid</w:t>
            </w:r>
          </w:p>
        </w:tc>
        <w:tc>
          <w:tcPr>
            <w:tcW w:w="1889" w:type="dxa"/>
            <w:tcBorders>
              <w:bottom w:val="single" w:sz="4" w:space="0" w:color="auto"/>
            </w:tcBorders>
            <w:vAlign w:val="center"/>
          </w:tcPr>
          <w:p w14:paraId="2F894F20"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kern w:val="0"/>
                <w:sz w:val="16"/>
                <w:szCs w:val="16"/>
              </w:rPr>
            </w:pPr>
            <w:r w:rsidRPr="00691A56">
              <w:rPr>
                <w:rFonts w:ascii="Times New Roman" w:eastAsia="宋体" w:hAnsi="Times New Roman" w:cs="Times New Roman"/>
                <w:color w:val="000000" w:themeColor="text1"/>
                <w:kern w:val="0"/>
                <w:sz w:val="16"/>
                <w:szCs w:val="16"/>
              </w:rPr>
              <w:t>Deep learning</w:t>
            </w:r>
          </w:p>
        </w:tc>
        <w:tc>
          <w:tcPr>
            <w:tcW w:w="1756" w:type="dxa"/>
            <w:tcBorders>
              <w:bottom w:val="single" w:sz="4" w:space="0" w:color="auto"/>
            </w:tcBorders>
            <w:vAlign w:val="center"/>
          </w:tcPr>
          <w:p w14:paraId="41AD3BC4"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kern w:val="0"/>
                <w:sz w:val="16"/>
                <w:szCs w:val="16"/>
              </w:rPr>
            </w:pPr>
            <w:r w:rsidRPr="00691A56">
              <w:rPr>
                <w:rFonts w:ascii="Times New Roman" w:eastAsia="宋体" w:hAnsi="Times New Roman" w:cs="Times New Roman"/>
                <w:color w:val="000000" w:themeColor="text1"/>
                <w:kern w:val="0"/>
                <w:sz w:val="16"/>
                <w:szCs w:val="16"/>
              </w:rPr>
              <w:t>P–QRS–T complex</w:t>
            </w:r>
          </w:p>
        </w:tc>
        <w:tc>
          <w:tcPr>
            <w:tcW w:w="1755" w:type="dxa"/>
            <w:tcBorders>
              <w:bottom w:val="single" w:sz="4" w:space="0" w:color="auto"/>
            </w:tcBorders>
            <w:vAlign w:val="center"/>
          </w:tcPr>
          <w:p w14:paraId="2DDAB070" w14:textId="77777777" w:rsidR="00D766A9" w:rsidRPr="00A31929"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color w:val="000000" w:themeColor="text1"/>
                <w:kern w:val="0"/>
                <w:sz w:val="16"/>
                <w:szCs w:val="16"/>
              </w:rPr>
            </w:pPr>
            <w:r w:rsidRPr="00A31929">
              <w:rPr>
                <w:rFonts w:ascii="Times New Roman" w:eastAsia="宋体" w:hAnsi="Times New Roman" w:cs="Times New Roman" w:hint="eastAsia"/>
                <w:color w:val="000000" w:themeColor="text1"/>
                <w:kern w:val="0"/>
                <w:sz w:val="16"/>
                <w:szCs w:val="16"/>
              </w:rPr>
              <w:t>Yes</w:t>
            </w:r>
          </w:p>
        </w:tc>
        <w:tc>
          <w:tcPr>
            <w:tcW w:w="900" w:type="dxa"/>
            <w:tcBorders>
              <w:bottom w:val="single" w:sz="4" w:space="0" w:color="auto"/>
            </w:tcBorders>
            <w:vAlign w:val="center"/>
          </w:tcPr>
          <w:p w14:paraId="39AF712F" w14:textId="77777777" w:rsidR="00D766A9" w:rsidRPr="00691A56"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b/>
                <w:bCs/>
                <w:color w:val="000000" w:themeColor="text1"/>
                <w:kern w:val="0"/>
                <w:sz w:val="16"/>
                <w:szCs w:val="16"/>
              </w:rPr>
            </w:pPr>
            <w:r w:rsidRPr="00691A56">
              <w:rPr>
                <w:rFonts w:ascii="Times New Roman" w:eastAsia="宋体" w:hAnsi="Times New Roman" w:cs="Times New Roman"/>
                <w:b/>
                <w:bCs/>
                <w:color w:val="000000" w:themeColor="text1"/>
                <w:kern w:val="0"/>
                <w:sz w:val="16"/>
                <w:szCs w:val="16"/>
              </w:rPr>
              <w:t>This work</w:t>
            </w:r>
          </w:p>
        </w:tc>
      </w:tr>
    </w:tbl>
    <w:p w14:paraId="052F3287" w14:textId="77777777" w:rsidR="00D766A9" w:rsidRDefault="00D766A9" w:rsidP="00D766A9">
      <w:pPr>
        <w:jc w:val="both"/>
        <w:rPr>
          <w:rFonts w:ascii="Times New Roman" w:eastAsia="宋体" w:hAnsi="Times New Roman" w:cs="Times New Roman"/>
          <w:kern w:val="0"/>
        </w:rPr>
      </w:pPr>
      <w:r>
        <w:rPr>
          <w:rFonts w:ascii="Times New Roman" w:eastAsia="宋体" w:hAnsi="Times New Roman" w:cs="Times New Roman"/>
          <w:kern w:val="0"/>
        </w:rPr>
        <w:br w:type="page"/>
      </w:r>
    </w:p>
    <w:p w14:paraId="7EB22601" w14:textId="77777777" w:rsidR="00D766A9" w:rsidRPr="002A4AB0" w:rsidRDefault="00D766A9" w:rsidP="00D766A9">
      <w:pPr>
        <w:jc w:val="both"/>
        <w:rPr>
          <w:rFonts w:ascii="Times New Roman" w:eastAsia="宋体" w:hAnsi="Times New Roman" w:cs="Times New Roman"/>
          <w:b/>
          <w:bCs/>
          <w:kern w:val="0"/>
        </w:rPr>
      </w:pPr>
      <w:r w:rsidRPr="002648FF">
        <w:rPr>
          <w:rFonts w:ascii="Times New Roman" w:eastAsia="宋体" w:hAnsi="Times New Roman" w:cs="Times New Roman"/>
          <w:b/>
          <w:bCs/>
          <w:kern w:val="0"/>
        </w:rPr>
        <w:lastRenderedPageBreak/>
        <w:t xml:space="preserve">Table S2. </w:t>
      </w:r>
      <w:r w:rsidRPr="0041177B">
        <w:rPr>
          <w:rFonts w:ascii="Times New Roman" w:eastAsia="宋体" w:hAnsi="Times New Roman" w:cs="Times New Roman"/>
          <w:b/>
          <w:bCs/>
          <w:kern w:val="0"/>
        </w:rPr>
        <w:t xml:space="preserve">Demographic characteristics of </w:t>
      </w:r>
      <w:r>
        <w:rPr>
          <w:rFonts w:ascii="Times New Roman" w:eastAsia="宋体" w:hAnsi="Times New Roman" w:cs="Times New Roman"/>
          <w:b/>
          <w:bCs/>
          <w:kern w:val="0"/>
        </w:rPr>
        <w:t>affective state</w:t>
      </w:r>
      <w:r>
        <w:rPr>
          <w:rFonts w:ascii="Times New Roman" w:eastAsia="宋体" w:hAnsi="Times New Roman" w:cs="Times New Roman" w:hint="eastAsia"/>
          <w:b/>
          <w:bCs/>
          <w:kern w:val="0"/>
        </w:rPr>
        <w:t xml:space="preserve"> </w:t>
      </w:r>
      <w:r w:rsidRPr="0041177B">
        <w:rPr>
          <w:rFonts w:ascii="Times New Roman" w:eastAsia="宋体" w:hAnsi="Times New Roman" w:cs="Times New Roman"/>
          <w:b/>
          <w:bCs/>
          <w:kern w:val="0"/>
        </w:rPr>
        <w:t>study participants.</w:t>
      </w:r>
      <w:r>
        <w:rPr>
          <w:rFonts w:ascii="Times New Roman" w:eastAsia="宋体" w:hAnsi="Times New Roman" w:cs="Times New Roman" w:hint="eastAsia"/>
          <w:b/>
          <w:bCs/>
          <w:kern w:val="0"/>
        </w:rPr>
        <w:t xml:space="preserve"> </w:t>
      </w:r>
    </w:p>
    <w:tbl>
      <w:tblPr>
        <w:tblStyle w:val="af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40"/>
        <w:gridCol w:w="2040"/>
        <w:gridCol w:w="2040"/>
      </w:tblGrid>
      <w:tr w:rsidR="00D766A9" w14:paraId="085C187C" w14:textId="77777777" w:rsidTr="001B3DE1">
        <w:trPr>
          <w:trHeight w:val="432"/>
          <w:jc w:val="center"/>
        </w:trPr>
        <w:tc>
          <w:tcPr>
            <w:tcW w:w="2040" w:type="dxa"/>
            <w:tcBorders>
              <w:top w:val="single" w:sz="4" w:space="0" w:color="auto"/>
              <w:bottom w:val="single" w:sz="4" w:space="0" w:color="auto"/>
            </w:tcBorders>
            <w:vAlign w:val="center"/>
          </w:tcPr>
          <w:p w14:paraId="1368E0B6" w14:textId="77777777" w:rsidR="00D766A9" w:rsidRPr="00546053" w:rsidRDefault="00D766A9" w:rsidP="001B3DE1">
            <w:pPr>
              <w:jc w:val="center"/>
              <w:rPr>
                <w:rFonts w:ascii="Times New Roman" w:eastAsia="宋体" w:hAnsi="Times New Roman" w:cs="Times New Roman"/>
                <w:kern w:val="0"/>
                <w:sz w:val="16"/>
                <w:szCs w:val="16"/>
              </w:rPr>
            </w:pPr>
            <w:r w:rsidRPr="00546053">
              <w:rPr>
                <w:rFonts w:ascii="Times New Roman" w:hAnsi="Times New Roman" w:cs="Times New Roman"/>
                <w:b/>
                <w:bCs/>
                <w:sz w:val="16"/>
                <w:szCs w:val="16"/>
              </w:rPr>
              <w:t>Subject</w:t>
            </w:r>
          </w:p>
        </w:tc>
        <w:tc>
          <w:tcPr>
            <w:tcW w:w="2040" w:type="dxa"/>
            <w:tcBorders>
              <w:top w:val="single" w:sz="4" w:space="0" w:color="auto"/>
              <w:bottom w:val="single" w:sz="4" w:space="0" w:color="auto"/>
            </w:tcBorders>
            <w:vAlign w:val="center"/>
          </w:tcPr>
          <w:p w14:paraId="398172C5" w14:textId="77777777" w:rsidR="00D766A9" w:rsidRPr="00546053" w:rsidRDefault="00D766A9" w:rsidP="001B3DE1">
            <w:pPr>
              <w:jc w:val="center"/>
              <w:rPr>
                <w:rFonts w:ascii="Times New Roman" w:eastAsia="宋体" w:hAnsi="Times New Roman" w:cs="Times New Roman"/>
                <w:kern w:val="0"/>
                <w:sz w:val="16"/>
                <w:szCs w:val="16"/>
              </w:rPr>
            </w:pPr>
            <w:r w:rsidRPr="00546053">
              <w:rPr>
                <w:rFonts w:ascii="Times New Roman" w:hAnsi="Times New Roman" w:cs="Times New Roman"/>
                <w:b/>
                <w:bCs/>
                <w:sz w:val="16"/>
                <w:szCs w:val="16"/>
              </w:rPr>
              <w:t>Gender (M/F)</w:t>
            </w:r>
          </w:p>
        </w:tc>
        <w:tc>
          <w:tcPr>
            <w:tcW w:w="2040" w:type="dxa"/>
            <w:tcBorders>
              <w:top w:val="single" w:sz="4" w:space="0" w:color="auto"/>
              <w:bottom w:val="single" w:sz="4" w:space="0" w:color="auto"/>
            </w:tcBorders>
            <w:vAlign w:val="center"/>
          </w:tcPr>
          <w:p w14:paraId="361CC270" w14:textId="77777777" w:rsidR="00D766A9" w:rsidRPr="00546053" w:rsidRDefault="00D766A9" w:rsidP="001B3DE1">
            <w:pPr>
              <w:jc w:val="center"/>
              <w:rPr>
                <w:rFonts w:ascii="Times New Roman" w:eastAsia="宋体" w:hAnsi="Times New Roman" w:cs="Times New Roman"/>
                <w:kern w:val="0"/>
                <w:sz w:val="16"/>
                <w:szCs w:val="16"/>
              </w:rPr>
            </w:pPr>
            <w:r w:rsidRPr="00546053">
              <w:rPr>
                <w:rFonts w:ascii="Times New Roman" w:hAnsi="Times New Roman" w:cs="Times New Roman"/>
                <w:b/>
                <w:bCs/>
                <w:sz w:val="16"/>
                <w:szCs w:val="16"/>
              </w:rPr>
              <w:t>Age</w:t>
            </w:r>
          </w:p>
        </w:tc>
      </w:tr>
      <w:tr w:rsidR="00D766A9" w:rsidRPr="00546053" w14:paraId="19747BFD" w14:textId="77777777" w:rsidTr="001B3DE1">
        <w:trPr>
          <w:trHeight w:val="432"/>
          <w:jc w:val="center"/>
        </w:trPr>
        <w:tc>
          <w:tcPr>
            <w:tcW w:w="2040" w:type="dxa"/>
            <w:tcBorders>
              <w:top w:val="single" w:sz="4" w:space="0" w:color="auto"/>
            </w:tcBorders>
            <w:vAlign w:val="center"/>
            <w:hideMark/>
          </w:tcPr>
          <w:p w14:paraId="5023FFB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w:t>
            </w:r>
          </w:p>
        </w:tc>
        <w:tc>
          <w:tcPr>
            <w:tcW w:w="2040" w:type="dxa"/>
            <w:tcBorders>
              <w:top w:val="single" w:sz="4" w:space="0" w:color="auto"/>
            </w:tcBorders>
            <w:vAlign w:val="center"/>
            <w:hideMark/>
          </w:tcPr>
          <w:p w14:paraId="101547C7" w14:textId="77777777" w:rsidR="00D766A9" w:rsidRPr="00546053" w:rsidRDefault="00D766A9" w:rsidP="001B3DE1">
            <w:pPr>
              <w:jc w:val="center"/>
              <w:rPr>
                <w:rFonts w:ascii="Times New Roman" w:eastAsia="Times New Roman" w:hAnsi="Times New Roman" w:cs="Times New Roman"/>
                <w:b/>
                <w:bCs/>
                <w:color w:val="000000"/>
                <w:kern w:val="0"/>
                <w:sz w:val="16"/>
                <w:szCs w:val="16"/>
              </w:rPr>
            </w:pPr>
            <w:r w:rsidRPr="00546053">
              <w:rPr>
                <w:rFonts w:ascii="Times New Roman" w:eastAsia="Times New Roman" w:hAnsi="Times New Roman" w:cs="Times New Roman"/>
                <w:b/>
                <w:bCs/>
                <w:color w:val="000000"/>
                <w:kern w:val="0"/>
                <w:sz w:val="16"/>
                <w:szCs w:val="16"/>
              </w:rPr>
              <w:t>M</w:t>
            </w:r>
          </w:p>
        </w:tc>
        <w:tc>
          <w:tcPr>
            <w:tcW w:w="2040" w:type="dxa"/>
            <w:tcBorders>
              <w:top w:val="single" w:sz="4" w:space="0" w:color="auto"/>
            </w:tcBorders>
            <w:vAlign w:val="center"/>
            <w:hideMark/>
          </w:tcPr>
          <w:p w14:paraId="1B6F574A" w14:textId="77777777" w:rsidR="00D766A9" w:rsidRPr="00546053" w:rsidRDefault="00D766A9" w:rsidP="001B3DE1">
            <w:pPr>
              <w:jc w:val="center"/>
              <w:rPr>
                <w:rFonts w:ascii="Times New Roman" w:eastAsia="Times New Roman" w:hAnsi="Times New Roman" w:cs="Times New Roman"/>
                <w:b/>
                <w:bCs/>
                <w:color w:val="000000"/>
                <w:kern w:val="0"/>
                <w:sz w:val="16"/>
                <w:szCs w:val="16"/>
              </w:rPr>
            </w:pPr>
            <w:r w:rsidRPr="00546053">
              <w:rPr>
                <w:rFonts w:ascii="Times New Roman" w:eastAsia="Times New Roman" w:hAnsi="Times New Roman" w:cs="Times New Roman"/>
                <w:b/>
                <w:bCs/>
                <w:color w:val="000000"/>
                <w:kern w:val="0"/>
                <w:sz w:val="16"/>
                <w:szCs w:val="16"/>
              </w:rPr>
              <w:t>30</w:t>
            </w:r>
          </w:p>
        </w:tc>
      </w:tr>
      <w:tr w:rsidR="00D766A9" w:rsidRPr="00546053" w14:paraId="0861243F" w14:textId="77777777" w:rsidTr="001B3DE1">
        <w:trPr>
          <w:trHeight w:val="432"/>
          <w:jc w:val="center"/>
        </w:trPr>
        <w:tc>
          <w:tcPr>
            <w:tcW w:w="2040" w:type="dxa"/>
            <w:vAlign w:val="center"/>
            <w:hideMark/>
          </w:tcPr>
          <w:p w14:paraId="24C5650A"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w:t>
            </w:r>
          </w:p>
        </w:tc>
        <w:tc>
          <w:tcPr>
            <w:tcW w:w="2040" w:type="dxa"/>
            <w:vAlign w:val="center"/>
            <w:hideMark/>
          </w:tcPr>
          <w:p w14:paraId="43C1F917"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037DB3A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26</w:t>
            </w:r>
          </w:p>
        </w:tc>
      </w:tr>
      <w:tr w:rsidR="00D766A9" w:rsidRPr="00546053" w14:paraId="44573A3A" w14:textId="77777777" w:rsidTr="001B3DE1">
        <w:trPr>
          <w:trHeight w:val="432"/>
          <w:jc w:val="center"/>
        </w:trPr>
        <w:tc>
          <w:tcPr>
            <w:tcW w:w="2040" w:type="dxa"/>
            <w:vAlign w:val="center"/>
            <w:hideMark/>
          </w:tcPr>
          <w:p w14:paraId="11B848ED"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w:t>
            </w:r>
          </w:p>
        </w:tc>
        <w:tc>
          <w:tcPr>
            <w:tcW w:w="2040" w:type="dxa"/>
            <w:vAlign w:val="center"/>
            <w:hideMark/>
          </w:tcPr>
          <w:p w14:paraId="65D25CE0"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5241E0BB"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26</w:t>
            </w:r>
          </w:p>
        </w:tc>
      </w:tr>
      <w:tr w:rsidR="00D766A9" w:rsidRPr="00546053" w14:paraId="0779C832" w14:textId="77777777" w:rsidTr="001B3DE1">
        <w:trPr>
          <w:trHeight w:val="432"/>
          <w:jc w:val="center"/>
        </w:trPr>
        <w:tc>
          <w:tcPr>
            <w:tcW w:w="2040" w:type="dxa"/>
            <w:vAlign w:val="center"/>
            <w:hideMark/>
          </w:tcPr>
          <w:p w14:paraId="6161AA2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4</w:t>
            </w:r>
          </w:p>
        </w:tc>
        <w:tc>
          <w:tcPr>
            <w:tcW w:w="2040" w:type="dxa"/>
            <w:vAlign w:val="center"/>
            <w:hideMark/>
          </w:tcPr>
          <w:p w14:paraId="7ACA316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39D6FB77"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30</w:t>
            </w:r>
          </w:p>
        </w:tc>
      </w:tr>
      <w:tr w:rsidR="00D766A9" w:rsidRPr="00546053" w14:paraId="2EF631A6" w14:textId="77777777" w:rsidTr="001B3DE1">
        <w:trPr>
          <w:trHeight w:val="432"/>
          <w:jc w:val="center"/>
        </w:trPr>
        <w:tc>
          <w:tcPr>
            <w:tcW w:w="2040" w:type="dxa"/>
            <w:vAlign w:val="center"/>
            <w:hideMark/>
          </w:tcPr>
          <w:p w14:paraId="6601CFF9"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5</w:t>
            </w:r>
          </w:p>
        </w:tc>
        <w:tc>
          <w:tcPr>
            <w:tcW w:w="2040" w:type="dxa"/>
            <w:vAlign w:val="center"/>
            <w:hideMark/>
          </w:tcPr>
          <w:p w14:paraId="6E946AEE"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4ED726BE"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30</w:t>
            </w:r>
          </w:p>
        </w:tc>
      </w:tr>
      <w:tr w:rsidR="00D766A9" w:rsidRPr="00546053" w14:paraId="0D5A80C8" w14:textId="77777777" w:rsidTr="001B3DE1">
        <w:trPr>
          <w:trHeight w:val="432"/>
          <w:jc w:val="center"/>
        </w:trPr>
        <w:tc>
          <w:tcPr>
            <w:tcW w:w="2040" w:type="dxa"/>
            <w:vAlign w:val="center"/>
            <w:hideMark/>
          </w:tcPr>
          <w:p w14:paraId="35DB72FD"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6</w:t>
            </w:r>
          </w:p>
        </w:tc>
        <w:tc>
          <w:tcPr>
            <w:tcW w:w="2040" w:type="dxa"/>
            <w:vAlign w:val="center"/>
            <w:hideMark/>
          </w:tcPr>
          <w:p w14:paraId="3ED72AE7"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5F95B556"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30</w:t>
            </w:r>
          </w:p>
        </w:tc>
      </w:tr>
      <w:tr w:rsidR="00D766A9" w:rsidRPr="00546053" w14:paraId="23ADFA21" w14:textId="77777777" w:rsidTr="001B3DE1">
        <w:trPr>
          <w:trHeight w:val="432"/>
          <w:jc w:val="center"/>
        </w:trPr>
        <w:tc>
          <w:tcPr>
            <w:tcW w:w="2040" w:type="dxa"/>
            <w:vAlign w:val="center"/>
            <w:hideMark/>
          </w:tcPr>
          <w:p w14:paraId="640B38A5"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7</w:t>
            </w:r>
          </w:p>
        </w:tc>
        <w:tc>
          <w:tcPr>
            <w:tcW w:w="2040" w:type="dxa"/>
            <w:vAlign w:val="center"/>
            <w:hideMark/>
          </w:tcPr>
          <w:p w14:paraId="1D88F06E"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297C6150"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26</w:t>
            </w:r>
          </w:p>
        </w:tc>
      </w:tr>
      <w:tr w:rsidR="00D766A9" w:rsidRPr="00546053" w14:paraId="7BB3185A" w14:textId="77777777" w:rsidTr="001B3DE1">
        <w:trPr>
          <w:trHeight w:val="432"/>
          <w:jc w:val="center"/>
        </w:trPr>
        <w:tc>
          <w:tcPr>
            <w:tcW w:w="2040" w:type="dxa"/>
            <w:vAlign w:val="center"/>
            <w:hideMark/>
          </w:tcPr>
          <w:p w14:paraId="6461831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8</w:t>
            </w:r>
          </w:p>
        </w:tc>
        <w:tc>
          <w:tcPr>
            <w:tcW w:w="2040" w:type="dxa"/>
            <w:vAlign w:val="center"/>
            <w:hideMark/>
          </w:tcPr>
          <w:p w14:paraId="0BEE6DD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F</w:t>
            </w:r>
          </w:p>
        </w:tc>
        <w:tc>
          <w:tcPr>
            <w:tcW w:w="2040" w:type="dxa"/>
            <w:vAlign w:val="center"/>
            <w:hideMark/>
          </w:tcPr>
          <w:p w14:paraId="54F9515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30</w:t>
            </w:r>
          </w:p>
        </w:tc>
      </w:tr>
      <w:tr w:rsidR="00D766A9" w:rsidRPr="00546053" w14:paraId="43573A08" w14:textId="77777777" w:rsidTr="001B3DE1">
        <w:trPr>
          <w:trHeight w:val="432"/>
          <w:jc w:val="center"/>
        </w:trPr>
        <w:tc>
          <w:tcPr>
            <w:tcW w:w="2040" w:type="dxa"/>
            <w:vAlign w:val="center"/>
            <w:hideMark/>
          </w:tcPr>
          <w:p w14:paraId="20BA1E0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9</w:t>
            </w:r>
          </w:p>
        </w:tc>
        <w:tc>
          <w:tcPr>
            <w:tcW w:w="2040" w:type="dxa"/>
            <w:vAlign w:val="center"/>
            <w:hideMark/>
          </w:tcPr>
          <w:p w14:paraId="1F1F74D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14D17A8D"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28</w:t>
            </w:r>
          </w:p>
        </w:tc>
      </w:tr>
      <w:tr w:rsidR="00D766A9" w:rsidRPr="00546053" w14:paraId="5105F909" w14:textId="77777777" w:rsidTr="001B3DE1">
        <w:trPr>
          <w:trHeight w:val="432"/>
          <w:jc w:val="center"/>
        </w:trPr>
        <w:tc>
          <w:tcPr>
            <w:tcW w:w="2040" w:type="dxa"/>
            <w:vAlign w:val="center"/>
            <w:hideMark/>
          </w:tcPr>
          <w:p w14:paraId="045A1156"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10</w:t>
            </w:r>
          </w:p>
        </w:tc>
        <w:tc>
          <w:tcPr>
            <w:tcW w:w="2040" w:type="dxa"/>
            <w:vAlign w:val="center"/>
            <w:hideMark/>
          </w:tcPr>
          <w:p w14:paraId="0E57CE36"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F</w:t>
            </w:r>
          </w:p>
        </w:tc>
        <w:tc>
          <w:tcPr>
            <w:tcW w:w="2040" w:type="dxa"/>
            <w:vAlign w:val="center"/>
            <w:hideMark/>
          </w:tcPr>
          <w:p w14:paraId="598EA969"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32</w:t>
            </w:r>
          </w:p>
        </w:tc>
      </w:tr>
      <w:tr w:rsidR="00D766A9" w:rsidRPr="00546053" w14:paraId="7F5E9AB5" w14:textId="77777777" w:rsidTr="001B3DE1">
        <w:trPr>
          <w:trHeight w:val="432"/>
          <w:jc w:val="center"/>
        </w:trPr>
        <w:tc>
          <w:tcPr>
            <w:tcW w:w="2040" w:type="dxa"/>
            <w:vAlign w:val="center"/>
            <w:hideMark/>
          </w:tcPr>
          <w:p w14:paraId="6D2FAA94"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11</w:t>
            </w:r>
          </w:p>
        </w:tc>
        <w:tc>
          <w:tcPr>
            <w:tcW w:w="2040" w:type="dxa"/>
            <w:vAlign w:val="center"/>
            <w:hideMark/>
          </w:tcPr>
          <w:p w14:paraId="58AFE79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F</w:t>
            </w:r>
          </w:p>
        </w:tc>
        <w:tc>
          <w:tcPr>
            <w:tcW w:w="2040" w:type="dxa"/>
            <w:vAlign w:val="center"/>
            <w:hideMark/>
          </w:tcPr>
          <w:p w14:paraId="6F53DD5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38</w:t>
            </w:r>
          </w:p>
        </w:tc>
      </w:tr>
      <w:tr w:rsidR="00D766A9" w:rsidRPr="00546053" w14:paraId="7807133C" w14:textId="77777777" w:rsidTr="001B3DE1">
        <w:trPr>
          <w:trHeight w:val="432"/>
          <w:jc w:val="center"/>
        </w:trPr>
        <w:tc>
          <w:tcPr>
            <w:tcW w:w="2040" w:type="dxa"/>
            <w:vAlign w:val="center"/>
            <w:hideMark/>
          </w:tcPr>
          <w:p w14:paraId="6B61FEC6"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12</w:t>
            </w:r>
          </w:p>
        </w:tc>
        <w:tc>
          <w:tcPr>
            <w:tcW w:w="2040" w:type="dxa"/>
            <w:vAlign w:val="center"/>
            <w:hideMark/>
          </w:tcPr>
          <w:p w14:paraId="2977D6D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757A832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25</w:t>
            </w:r>
          </w:p>
        </w:tc>
      </w:tr>
      <w:tr w:rsidR="00D766A9" w:rsidRPr="00546053" w14:paraId="4CB3628C" w14:textId="77777777" w:rsidTr="001B3DE1">
        <w:trPr>
          <w:trHeight w:val="432"/>
          <w:jc w:val="center"/>
        </w:trPr>
        <w:tc>
          <w:tcPr>
            <w:tcW w:w="2040" w:type="dxa"/>
            <w:vAlign w:val="center"/>
            <w:hideMark/>
          </w:tcPr>
          <w:p w14:paraId="4279E67F"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13</w:t>
            </w:r>
          </w:p>
        </w:tc>
        <w:tc>
          <w:tcPr>
            <w:tcW w:w="2040" w:type="dxa"/>
            <w:vAlign w:val="center"/>
            <w:hideMark/>
          </w:tcPr>
          <w:p w14:paraId="598C8029"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F</w:t>
            </w:r>
          </w:p>
        </w:tc>
        <w:tc>
          <w:tcPr>
            <w:tcW w:w="2040" w:type="dxa"/>
            <w:vAlign w:val="center"/>
            <w:hideMark/>
          </w:tcPr>
          <w:p w14:paraId="7E1D7F8E"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32</w:t>
            </w:r>
          </w:p>
        </w:tc>
      </w:tr>
      <w:tr w:rsidR="00D766A9" w:rsidRPr="00546053" w14:paraId="4735893A" w14:textId="77777777" w:rsidTr="001B3DE1">
        <w:trPr>
          <w:trHeight w:val="432"/>
          <w:jc w:val="center"/>
        </w:trPr>
        <w:tc>
          <w:tcPr>
            <w:tcW w:w="2040" w:type="dxa"/>
            <w:vAlign w:val="center"/>
            <w:hideMark/>
          </w:tcPr>
          <w:p w14:paraId="18D8675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14</w:t>
            </w:r>
          </w:p>
        </w:tc>
        <w:tc>
          <w:tcPr>
            <w:tcW w:w="2040" w:type="dxa"/>
            <w:vAlign w:val="center"/>
            <w:hideMark/>
          </w:tcPr>
          <w:p w14:paraId="4101E760"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vAlign w:val="center"/>
            <w:hideMark/>
          </w:tcPr>
          <w:p w14:paraId="01161523"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26</w:t>
            </w:r>
          </w:p>
        </w:tc>
      </w:tr>
      <w:tr w:rsidR="00D766A9" w:rsidRPr="00546053" w14:paraId="5E7275C4" w14:textId="77777777" w:rsidTr="001B3DE1">
        <w:trPr>
          <w:trHeight w:val="432"/>
          <w:jc w:val="center"/>
        </w:trPr>
        <w:tc>
          <w:tcPr>
            <w:tcW w:w="2040" w:type="dxa"/>
            <w:tcBorders>
              <w:bottom w:val="single" w:sz="4" w:space="0" w:color="auto"/>
            </w:tcBorders>
            <w:vAlign w:val="center"/>
            <w:hideMark/>
          </w:tcPr>
          <w:p w14:paraId="6BDE41AC"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15</w:t>
            </w:r>
          </w:p>
        </w:tc>
        <w:tc>
          <w:tcPr>
            <w:tcW w:w="2040" w:type="dxa"/>
            <w:tcBorders>
              <w:bottom w:val="single" w:sz="4" w:space="0" w:color="auto"/>
            </w:tcBorders>
            <w:vAlign w:val="center"/>
            <w:hideMark/>
          </w:tcPr>
          <w:p w14:paraId="488A535A"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M</w:t>
            </w:r>
          </w:p>
        </w:tc>
        <w:tc>
          <w:tcPr>
            <w:tcW w:w="2040" w:type="dxa"/>
            <w:tcBorders>
              <w:bottom w:val="single" w:sz="4" w:space="0" w:color="auto"/>
            </w:tcBorders>
            <w:vAlign w:val="center"/>
            <w:hideMark/>
          </w:tcPr>
          <w:p w14:paraId="7DAC84E0" w14:textId="77777777" w:rsidR="00D766A9" w:rsidRPr="00546053" w:rsidRDefault="00D766A9" w:rsidP="001B3DE1">
            <w:pPr>
              <w:jc w:val="center"/>
              <w:rPr>
                <w:rFonts w:ascii="Times New Roman" w:eastAsia="Times New Roman" w:hAnsi="Times New Roman" w:cs="Times New Roman"/>
                <w:color w:val="000000"/>
                <w:kern w:val="0"/>
                <w:sz w:val="16"/>
                <w:szCs w:val="16"/>
              </w:rPr>
            </w:pPr>
            <w:r w:rsidRPr="00546053">
              <w:rPr>
                <w:rFonts w:ascii="Times New Roman" w:eastAsia="Times New Roman" w:hAnsi="Times New Roman" w:cs="Times New Roman"/>
                <w:color w:val="000000"/>
                <w:kern w:val="0"/>
                <w:sz w:val="16"/>
                <w:szCs w:val="16"/>
              </w:rPr>
              <w:t>28</w:t>
            </w:r>
          </w:p>
        </w:tc>
      </w:tr>
    </w:tbl>
    <w:p w14:paraId="681CCBB9" w14:textId="77777777" w:rsidR="00D766A9" w:rsidRDefault="00D766A9" w:rsidP="00D766A9">
      <w:pPr>
        <w:jc w:val="both"/>
        <w:rPr>
          <w:rFonts w:ascii="Times New Roman" w:eastAsia="宋体" w:hAnsi="Times New Roman" w:cs="Times New Roman"/>
          <w:kern w:val="0"/>
        </w:rPr>
      </w:pPr>
    </w:p>
    <w:p w14:paraId="33C06B26" w14:textId="77777777" w:rsidR="00D766A9" w:rsidRDefault="00D766A9" w:rsidP="00D766A9">
      <w:pPr>
        <w:jc w:val="both"/>
        <w:rPr>
          <w:rFonts w:ascii="Times New Roman" w:eastAsia="宋体" w:hAnsi="Times New Roman" w:cs="Times New Roman"/>
          <w:kern w:val="0"/>
        </w:rPr>
      </w:pPr>
    </w:p>
    <w:p w14:paraId="77DB5CB4" w14:textId="77777777" w:rsidR="00D766A9" w:rsidRDefault="00D766A9" w:rsidP="00D766A9">
      <w:pPr>
        <w:jc w:val="both"/>
        <w:rPr>
          <w:rFonts w:ascii="Times New Roman" w:eastAsia="宋体" w:hAnsi="Times New Roman" w:cs="Times New Roman"/>
          <w:kern w:val="0"/>
        </w:rPr>
      </w:pPr>
      <w:r>
        <w:rPr>
          <w:rFonts w:ascii="Times New Roman" w:eastAsia="宋体" w:hAnsi="Times New Roman" w:cs="Times New Roman"/>
          <w:kern w:val="0"/>
        </w:rPr>
        <w:br w:type="page"/>
      </w:r>
    </w:p>
    <w:p w14:paraId="358065AB" w14:textId="77777777" w:rsidR="00D766A9" w:rsidRPr="002A4AB0" w:rsidRDefault="00D766A9" w:rsidP="00D766A9">
      <w:pPr>
        <w:jc w:val="both"/>
        <w:rPr>
          <w:rFonts w:ascii="Times New Roman" w:eastAsia="宋体" w:hAnsi="Times New Roman" w:cs="Times New Roman"/>
          <w:kern w:val="0"/>
        </w:rPr>
      </w:pPr>
      <w:r w:rsidRPr="00546053">
        <w:rPr>
          <w:rFonts w:ascii="Times New Roman" w:eastAsia="宋体" w:hAnsi="Times New Roman" w:cs="Times New Roman" w:hint="eastAsia"/>
          <w:b/>
          <w:bCs/>
          <w:kern w:val="0"/>
        </w:rPr>
        <w:lastRenderedPageBreak/>
        <w:t xml:space="preserve">Table S3. Questionnaire scores across </w:t>
      </w:r>
      <w:r w:rsidRPr="00801C3C">
        <w:rPr>
          <w:rFonts w:ascii="Times New Roman" w:eastAsia="宋体" w:hAnsi="Times New Roman" w:cs="Times New Roman"/>
          <w:b/>
          <w:bCs/>
          <w:kern w:val="0"/>
        </w:rPr>
        <w:t>participants</w:t>
      </w:r>
      <w:r w:rsidRPr="00546053">
        <w:rPr>
          <w:rFonts w:ascii="Times New Roman" w:eastAsia="宋体" w:hAnsi="Times New Roman" w:cs="Times New Roman" w:hint="eastAsia"/>
          <w:b/>
          <w:bCs/>
          <w:kern w:val="0"/>
        </w:rPr>
        <w:t xml:space="preserve"> for the affective state study.</w:t>
      </w:r>
      <w:r>
        <w:rPr>
          <w:rFonts w:ascii="Times New Roman" w:eastAsia="宋体" w:hAnsi="Times New Roman" w:cs="Times New Roman" w:hint="eastAsia"/>
          <w:kern w:val="0"/>
        </w:rPr>
        <w:t xml:space="preserve"> PANAS,</w:t>
      </w:r>
      <w:r w:rsidRPr="00546053">
        <w:rPr>
          <w:rFonts w:ascii="Times New Roman" w:eastAsia="宋体" w:hAnsi="Times New Roman" w:cs="Times New Roman"/>
          <w:kern w:val="0"/>
        </w:rPr>
        <w:t xml:space="preserve"> Positive and Negative Affect Schedule (PANAS).</w:t>
      </w:r>
    </w:p>
    <w:tbl>
      <w:tblPr>
        <w:tblStyle w:val="af8"/>
        <w:tblW w:w="88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68"/>
        <w:gridCol w:w="536"/>
        <w:gridCol w:w="536"/>
        <w:gridCol w:w="536"/>
        <w:gridCol w:w="536"/>
        <w:gridCol w:w="536"/>
        <w:gridCol w:w="536"/>
        <w:gridCol w:w="534"/>
        <w:gridCol w:w="536"/>
        <w:gridCol w:w="534"/>
        <w:gridCol w:w="534"/>
        <w:gridCol w:w="536"/>
        <w:gridCol w:w="534"/>
        <w:gridCol w:w="432"/>
        <w:gridCol w:w="536"/>
      </w:tblGrid>
      <w:tr w:rsidR="00D766A9" w14:paraId="36340F26" w14:textId="77777777" w:rsidTr="001B3DE1">
        <w:trPr>
          <w:cantSplit/>
          <w:trHeight w:val="1584"/>
          <w:jc w:val="center"/>
        </w:trPr>
        <w:tc>
          <w:tcPr>
            <w:tcW w:w="846" w:type="dxa"/>
            <w:tcBorders>
              <w:left w:val="single" w:sz="4" w:space="0" w:color="auto"/>
              <w:right w:val="single" w:sz="4" w:space="0" w:color="auto"/>
            </w:tcBorders>
            <w:textDirection w:val="btLr"/>
            <w:vAlign w:val="center"/>
          </w:tcPr>
          <w:p w14:paraId="19C929C4"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STAI score</w:t>
            </w:r>
          </w:p>
          <w:p w14:paraId="5553F31B"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(Relax-VR-recovery)</w:t>
            </w:r>
          </w:p>
        </w:tc>
        <w:tc>
          <w:tcPr>
            <w:tcW w:w="568" w:type="dxa"/>
            <w:tcBorders>
              <w:left w:val="single" w:sz="4" w:space="0" w:color="auto"/>
            </w:tcBorders>
            <w:textDirection w:val="btLr"/>
          </w:tcPr>
          <w:p w14:paraId="10A247C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43-56-40</w:t>
            </w:r>
          </w:p>
        </w:tc>
        <w:tc>
          <w:tcPr>
            <w:tcW w:w="536" w:type="dxa"/>
            <w:textDirection w:val="btLr"/>
          </w:tcPr>
          <w:p w14:paraId="3CA83F2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39-53-40</w:t>
            </w:r>
          </w:p>
        </w:tc>
        <w:tc>
          <w:tcPr>
            <w:tcW w:w="536" w:type="dxa"/>
            <w:textDirection w:val="btLr"/>
          </w:tcPr>
          <w:p w14:paraId="1D8BE5A2"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42-53-39</w:t>
            </w:r>
          </w:p>
        </w:tc>
        <w:tc>
          <w:tcPr>
            <w:tcW w:w="536" w:type="dxa"/>
            <w:textDirection w:val="btLr"/>
          </w:tcPr>
          <w:p w14:paraId="1AF5343F"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33-47-37</w:t>
            </w:r>
          </w:p>
        </w:tc>
        <w:tc>
          <w:tcPr>
            <w:tcW w:w="536" w:type="dxa"/>
            <w:textDirection w:val="btLr"/>
          </w:tcPr>
          <w:p w14:paraId="4BE217C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40-43-37</w:t>
            </w:r>
          </w:p>
        </w:tc>
        <w:tc>
          <w:tcPr>
            <w:tcW w:w="536" w:type="dxa"/>
            <w:textDirection w:val="btLr"/>
          </w:tcPr>
          <w:p w14:paraId="3BB7CED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30-55-51</w:t>
            </w:r>
          </w:p>
        </w:tc>
        <w:tc>
          <w:tcPr>
            <w:tcW w:w="536" w:type="dxa"/>
            <w:textDirection w:val="btLr"/>
          </w:tcPr>
          <w:p w14:paraId="1585FC5F"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33-58-42</w:t>
            </w:r>
          </w:p>
        </w:tc>
        <w:tc>
          <w:tcPr>
            <w:tcW w:w="534" w:type="dxa"/>
            <w:textDirection w:val="btLr"/>
          </w:tcPr>
          <w:p w14:paraId="502F9730"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35-56-36</w:t>
            </w:r>
          </w:p>
        </w:tc>
        <w:tc>
          <w:tcPr>
            <w:tcW w:w="536" w:type="dxa"/>
            <w:textDirection w:val="btLr"/>
          </w:tcPr>
          <w:p w14:paraId="4CC7DBA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39-50-46</w:t>
            </w:r>
          </w:p>
        </w:tc>
        <w:tc>
          <w:tcPr>
            <w:tcW w:w="534" w:type="dxa"/>
            <w:textDirection w:val="btLr"/>
          </w:tcPr>
          <w:p w14:paraId="2A41D5D5"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44-38-31</w:t>
            </w:r>
          </w:p>
        </w:tc>
        <w:tc>
          <w:tcPr>
            <w:tcW w:w="534" w:type="dxa"/>
            <w:textDirection w:val="btLr"/>
          </w:tcPr>
          <w:p w14:paraId="3AB50925"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36-54-39</w:t>
            </w:r>
          </w:p>
        </w:tc>
        <w:tc>
          <w:tcPr>
            <w:tcW w:w="536" w:type="dxa"/>
            <w:textDirection w:val="btLr"/>
          </w:tcPr>
          <w:p w14:paraId="4E2CB632"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48-53-53</w:t>
            </w:r>
          </w:p>
        </w:tc>
        <w:tc>
          <w:tcPr>
            <w:tcW w:w="534" w:type="dxa"/>
            <w:textDirection w:val="btLr"/>
          </w:tcPr>
          <w:p w14:paraId="24566944"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51-46-62</w:t>
            </w:r>
          </w:p>
        </w:tc>
        <w:tc>
          <w:tcPr>
            <w:tcW w:w="432" w:type="dxa"/>
            <w:textDirection w:val="btLr"/>
          </w:tcPr>
          <w:p w14:paraId="22112C0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29-51-24</w:t>
            </w:r>
          </w:p>
        </w:tc>
        <w:tc>
          <w:tcPr>
            <w:tcW w:w="536" w:type="dxa"/>
            <w:tcBorders>
              <w:right w:val="single" w:sz="4" w:space="0" w:color="auto"/>
            </w:tcBorders>
            <w:textDirection w:val="btLr"/>
          </w:tcPr>
          <w:p w14:paraId="07D29F40"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40-39-33</w:t>
            </w:r>
          </w:p>
        </w:tc>
      </w:tr>
      <w:tr w:rsidR="00D766A9" w14:paraId="408BB1ED" w14:textId="77777777" w:rsidTr="001B3DE1">
        <w:trPr>
          <w:cantSplit/>
          <w:trHeight w:val="1584"/>
          <w:jc w:val="center"/>
        </w:trPr>
        <w:tc>
          <w:tcPr>
            <w:tcW w:w="846" w:type="dxa"/>
            <w:tcBorders>
              <w:left w:val="single" w:sz="4" w:space="0" w:color="auto"/>
              <w:right w:val="single" w:sz="4" w:space="0" w:color="auto"/>
            </w:tcBorders>
            <w:textDirection w:val="btLr"/>
            <w:vAlign w:val="center"/>
          </w:tcPr>
          <w:p w14:paraId="063607CA"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NA score</w:t>
            </w:r>
          </w:p>
          <w:p w14:paraId="61D581D5"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(Relax-VR-recovery)</w:t>
            </w:r>
          </w:p>
        </w:tc>
        <w:tc>
          <w:tcPr>
            <w:tcW w:w="568" w:type="dxa"/>
            <w:tcBorders>
              <w:left w:val="single" w:sz="4" w:space="0" w:color="auto"/>
            </w:tcBorders>
            <w:textDirection w:val="btLr"/>
          </w:tcPr>
          <w:p w14:paraId="56E2C41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10-12-10</w:t>
            </w:r>
          </w:p>
        </w:tc>
        <w:tc>
          <w:tcPr>
            <w:tcW w:w="536" w:type="dxa"/>
            <w:textDirection w:val="btLr"/>
          </w:tcPr>
          <w:p w14:paraId="5489558F"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10-12-10</w:t>
            </w:r>
          </w:p>
        </w:tc>
        <w:tc>
          <w:tcPr>
            <w:tcW w:w="536" w:type="dxa"/>
            <w:textDirection w:val="btLr"/>
          </w:tcPr>
          <w:p w14:paraId="33A4396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10-12-10</w:t>
            </w:r>
          </w:p>
        </w:tc>
        <w:tc>
          <w:tcPr>
            <w:tcW w:w="536" w:type="dxa"/>
            <w:textDirection w:val="btLr"/>
          </w:tcPr>
          <w:p w14:paraId="3E3BC258"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11-20-12</w:t>
            </w:r>
          </w:p>
        </w:tc>
        <w:tc>
          <w:tcPr>
            <w:tcW w:w="536" w:type="dxa"/>
            <w:textDirection w:val="btLr"/>
          </w:tcPr>
          <w:p w14:paraId="159B8935"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15-14-10</w:t>
            </w:r>
          </w:p>
        </w:tc>
        <w:tc>
          <w:tcPr>
            <w:tcW w:w="536" w:type="dxa"/>
            <w:textDirection w:val="btLr"/>
          </w:tcPr>
          <w:p w14:paraId="0AEB6490"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12-25-17</w:t>
            </w:r>
          </w:p>
        </w:tc>
        <w:tc>
          <w:tcPr>
            <w:tcW w:w="536" w:type="dxa"/>
            <w:textDirection w:val="btLr"/>
          </w:tcPr>
          <w:p w14:paraId="037DA588"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13-27-20</w:t>
            </w:r>
          </w:p>
        </w:tc>
        <w:tc>
          <w:tcPr>
            <w:tcW w:w="534" w:type="dxa"/>
            <w:textDirection w:val="btLr"/>
          </w:tcPr>
          <w:p w14:paraId="0644153F"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10-24-11</w:t>
            </w:r>
          </w:p>
        </w:tc>
        <w:tc>
          <w:tcPr>
            <w:tcW w:w="536" w:type="dxa"/>
            <w:textDirection w:val="btLr"/>
          </w:tcPr>
          <w:p w14:paraId="7CEFC642"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19-29-21</w:t>
            </w:r>
          </w:p>
        </w:tc>
        <w:tc>
          <w:tcPr>
            <w:tcW w:w="534" w:type="dxa"/>
            <w:textDirection w:val="btLr"/>
          </w:tcPr>
          <w:p w14:paraId="1595D0E8"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19-15-13</w:t>
            </w:r>
          </w:p>
        </w:tc>
        <w:tc>
          <w:tcPr>
            <w:tcW w:w="534" w:type="dxa"/>
            <w:textDirection w:val="btLr"/>
          </w:tcPr>
          <w:p w14:paraId="2F7C22B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10-20-14</w:t>
            </w:r>
          </w:p>
        </w:tc>
        <w:tc>
          <w:tcPr>
            <w:tcW w:w="536" w:type="dxa"/>
            <w:textDirection w:val="btLr"/>
          </w:tcPr>
          <w:p w14:paraId="484D4097"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21-35-34</w:t>
            </w:r>
          </w:p>
        </w:tc>
        <w:tc>
          <w:tcPr>
            <w:tcW w:w="534" w:type="dxa"/>
            <w:textDirection w:val="btLr"/>
          </w:tcPr>
          <w:p w14:paraId="56B3C6D5"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17-17-18</w:t>
            </w:r>
          </w:p>
        </w:tc>
        <w:tc>
          <w:tcPr>
            <w:tcW w:w="432" w:type="dxa"/>
            <w:textDirection w:val="btLr"/>
          </w:tcPr>
          <w:p w14:paraId="49DFBB6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10-17-11</w:t>
            </w:r>
          </w:p>
        </w:tc>
        <w:tc>
          <w:tcPr>
            <w:tcW w:w="536" w:type="dxa"/>
            <w:tcBorders>
              <w:right w:val="single" w:sz="4" w:space="0" w:color="auto"/>
            </w:tcBorders>
            <w:textDirection w:val="btLr"/>
          </w:tcPr>
          <w:p w14:paraId="27248EE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13-17-12</w:t>
            </w:r>
          </w:p>
        </w:tc>
      </w:tr>
      <w:tr w:rsidR="00D766A9" w14:paraId="6E232999" w14:textId="77777777" w:rsidTr="001B3DE1">
        <w:trPr>
          <w:cantSplit/>
          <w:trHeight w:val="1584"/>
          <w:jc w:val="center"/>
        </w:trPr>
        <w:tc>
          <w:tcPr>
            <w:tcW w:w="846" w:type="dxa"/>
            <w:tcBorders>
              <w:left w:val="single" w:sz="4" w:space="0" w:color="auto"/>
              <w:right w:val="single" w:sz="4" w:space="0" w:color="auto"/>
            </w:tcBorders>
            <w:textDirection w:val="btLr"/>
            <w:vAlign w:val="center"/>
          </w:tcPr>
          <w:p w14:paraId="4A35A1CC"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PA score</w:t>
            </w:r>
          </w:p>
          <w:p w14:paraId="068CDAA4"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(Relax-VR-recovery)</w:t>
            </w:r>
          </w:p>
        </w:tc>
        <w:tc>
          <w:tcPr>
            <w:tcW w:w="568" w:type="dxa"/>
            <w:tcBorders>
              <w:left w:val="single" w:sz="4" w:space="0" w:color="auto"/>
            </w:tcBorders>
            <w:textDirection w:val="btLr"/>
          </w:tcPr>
          <w:p w14:paraId="64AC7CA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14-28-13</w:t>
            </w:r>
          </w:p>
        </w:tc>
        <w:tc>
          <w:tcPr>
            <w:tcW w:w="536" w:type="dxa"/>
            <w:textDirection w:val="btLr"/>
          </w:tcPr>
          <w:p w14:paraId="4836D98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14-29-15</w:t>
            </w:r>
          </w:p>
        </w:tc>
        <w:tc>
          <w:tcPr>
            <w:tcW w:w="536" w:type="dxa"/>
            <w:textDirection w:val="btLr"/>
          </w:tcPr>
          <w:p w14:paraId="7B44C99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12-24-14</w:t>
            </w:r>
          </w:p>
        </w:tc>
        <w:tc>
          <w:tcPr>
            <w:tcW w:w="536" w:type="dxa"/>
            <w:textDirection w:val="btLr"/>
          </w:tcPr>
          <w:p w14:paraId="18F7929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22-40-19</w:t>
            </w:r>
          </w:p>
        </w:tc>
        <w:tc>
          <w:tcPr>
            <w:tcW w:w="536" w:type="dxa"/>
            <w:textDirection w:val="btLr"/>
          </w:tcPr>
          <w:p w14:paraId="6CC026D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13-29-14</w:t>
            </w:r>
          </w:p>
        </w:tc>
        <w:tc>
          <w:tcPr>
            <w:tcW w:w="536" w:type="dxa"/>
            <w:textDirection w:val="btLr"/>
          </w:tcPr>
          <w:p w14:paraId="229EDA7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28-20-26</w:t>
            </w:r>
          </w:p>
        </w:tc>
        <w:tc>
          <w:tcPr>
            <w:tcW w:w="536" w:type="dxa"/>
            <w:textDirection w:val="btLr"/>
          </w:tcPr>
          <w:p w14:paraId="4330422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21-25-24</w:t>
            </w:r>
          </w:p>
        </w:tc>
        <w:tc>
          <w:tcPr>
            <w:tcW w:w="534" w:type="dxa"/>
            <w:textDirection w:val="btLr"/>
          </w:tcPr>
          <w:p w14:paraId="2D67999B"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20-21-22</w:t>
            </w:r>
          </w:p>
        </w:tc>
        <w:tc>
          <w:tcPr>
            <w:tcW w:w="536" w:type="dxa"/>
            <w:textDirection w:val="btLr"/>
          </w:tcPr>
          <w:p w14:paraId="7A7CA04E"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25-25-18</w:t>
            </w:r>
          </w:p>
        </w:tc>
        <w:tc>
          <w:tcPr>
            <w:tcW w:w="534" w:type="dxa"/>
            <w:textDirection w:val="btLr"/>
          </w:tcPr>
          <w:p w14:paraId="1A1EB7B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33-30-28</w:t>
            </w:r>
          </w:p>
        </w:tc>
        <w:tc>
          <w:tcPr>
            <w:tcW w:w="534" w:type="dxa"/>
            <w:textDirection w:val="btLr"/>
          </w:tcPr>
          <w:p w14:paraId="277B9A9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19-34-18</w:t>
            </w:r>
          </w:p>
        </w:tc>
        <w:tc>
          <w:tcPr>
            <w:tcW w:w="536" w:type="dxa"/>
            <w:textDirection w:val="btLr"/>
          </w:tcPr>
          <w:p w14:paraId="4BE7416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29-31-27</w:t>
            </w:r>
          </w:p>
        </w:tc>
        <w:tc>
          <w:tcPr>
            <w:tcW w:w="534" w:type="dxa"/>
            <w:textDirection w:val="btLr"/>
          </w:tcPr>
          <w:p w14:paraId="01C56B2F"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20-34-11</w:t>
            </w:r>
          </w:p>
        </w:tc>
        <w:tc>
          <w:tcPr>
            <w:tcW w:w="432" w:type="dxa"/>
            <w:textDirection w:val="btLr"/>
          </w:tcPr>
          <w:p w14:paraId="0DAD9E3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23-39-30</w:t>
            </w:r>
          </w:p>
        </w:tc>
        <w:tc>
          <w:tcPr>
            <w:tcW w:w="536" w:type="dxa"/>
            <w:tcBorders>
              <w:right w:val="single" w:sz="4" w:space="0" w:color="auto"/>
            </w:tcBorders>
            <w:textDirection w:val="btLr"/>
          </w:tcPr>
          <w:p w14:paraId="589BDABB"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20-32-20</w:t>
            </w:r>
          </w:p>
        </w:tc>
      </w:tr>
      <w:tr w:rsidR="00D766A9" w14:paraId="0F3579B4" w14:textId="77777777" w:rsidTr="001B3DE1">
        <w:trPr>
          <w:cantSplit/>
          <w:trHeight w:val="1692"/>
          <w:jc w:val="center"/>
        </w:trPr>
        <w:tc>
          <w:tcPr>
            <w:tcW w:w="846" w:type="dxa"/>
            <w:tcBorders>
              <w:left w:val="single" w:sz="4" w:space="0" w:color="auto"/>
              <w:right w:val="single" w:sz="4" w:space="0" w:color="auto"/>
            </w:tcBorders>
            <w:textDirection w:val="btLr"/>
            <w:vAlign w:val="center"/>
          </w:tcPr>
          <w:p w14:paraId="55FFC17A"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STAI score</w:t>
            </w:r>
          </w:p>
          <w:p w14:paraId="4FAE3891"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(Relax-CPT-recovery)</w:t>
            </w:r>
          </w:p>
        </w:tc>
        <w:tc>
          <w:tcPr>
            <w:tcW w:w="568" w:type="dxa"/>
            <w:tcBorders>
              <w:left w:val="single" w:sz="4" w:space="0" w:color="auto"/>
            </w:tcBorders>
            <w:textDirection w:val="btLr"/>
          </w:tcPr>
          <w:p w14:paraId="69BCE4F2"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44-54-40</w:t>
            </w:r>
          </w:p>
        </w:tc>
        <w:tc>
          <w:tcPr>
            <w:tcW w:w="536" w:type="dxa"/>
            <w:textDirection w:val="btLr"/>
          </w:tcPr>
          <w:p w14:paraId="0EA802B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37-49-41</w:t>
            </w:r>
          </w:p>
        </w:tc>
        <w:tc>
          <w:tcPr>
            <w:tcW w:w="536" w:type="dxa"/>
            <w:textDirection w:val="btLr"/>
          </w:tcPr>
          <w:p w14:paraId="5E7BED8E"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39-50-46</w:t>
            </w:r>
          </w:p>
        </w:tc>
        <w:tc>
          <w:tcPr>
            <w:tcW w:w="536" w:type="dxa"/>
            <w:textDirection w:val="btLr"/>
          </w:tcPr>
          <w:p w14:paraId="535555B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36-63-33</w:t>
            </w:r>
          </w:p>
        </w:tc>
        <w:tc>
          <w:tcPr>
            <w:tcW w:w="536" w:type="dxa"/>
            <w:textDirection w:val="btLr"/>
          </w:tcPr>
          <w:p w14:paraId="0BC58A3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36-38-42</w:t>
            </w:r>
          </w:p>
        </w:tc>
        <w:tc>
          <w:tcPr>
            <w:tcW w:w="536" w:type="dxa"/>
            <w:textDirection w:val="btLr"/>
          </w:tcPr>
          <w:p w14:paraId="345375A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24-31-30</w:t>
            </w:r>
          </w:p>
        </w:tc>
        <w:tc>
          <w:tcPr>
            <w:tcW w:w="536" w:type="dxa"/>
            <w:textDirection w:val="btLr"/>
          </w:tcPr>
          <w:p w14:paraId="00D5918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31-61-41</w:t>
            </w:r>
          </w:p>
        </w:tc>
        <w:tc>
          <w:tcPr>
            <w:tcW w:w="534" w:type="dxa"/>
            <w:textDirection w:val="btLr"/>
          </w:tcPr>
          <w:p w14:paraId="1C3D170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30-43-35</w:t>
            </w:r>
          </w:p>
        </w:tc>
        <w:tc>
          <w:tcPr>
            <w:tcW w:w="536" w:type="dxa"/>
            <w:textDirection w:val="btLr"/>
          </w:tcPr>
          <w:p w14:paraId="6EA839D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33-44-42</w:t>
            </w:r>
          </w:p>
        </w:tc>
        <w:tc>
          <w:tcPr>
            <w:tcW w:w="534" w:type="dxa"/>
            <w:textDirection w:val="btLr"/>
          </w:tcPr>
          <w:p w14:paraId="46C0909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28-32-32</w:t>
            </w:r>
          </w:p>
        </w:tc>
        <w:tc>
          <w:tcPr>
            <w:tcW w:w="534" w:type="dxa"/>
            <w:textDirection w:val="btLr"/>
          </w:tcPr>
          <w:p w14:paraId="6478B79E"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36-54-36</w:t>
            </w:r>
          </w:p>
        </w:tc>
        <w:tc>
          <w:tcPr>
            <w:tcW w:w="536" w:type="dxa"/>
            <w:textDirection w:val="btLr"/>
          </w:tcPr>
          <w:p w14:paraId="0629076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41-44-50</w:t>
            </w:r>
          </w:p>
        </w:tc>
        <w:tc>
          <w:tcPr>
            <w:tcW w:w="534" w:type="dxa"/>
            <w:textDirection w:val="btLr"/>
          </w:tcPr>
          <w:p w14:paraId="6F0E06E8"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31-62-27</w:t>
            </w:r>
          </w:p>
        </w:tc>
        <w:tc>
          <w:tcPr>
            <w:tcW w:w="432" w:type="dxa"/>
            <w:textDirection w:val="btLr"/>
          </w:tcPr>
          <w:p w14:paraId="082BE23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44-60-42</w:t>
            </w:r>
          </w:p>
        </w:tc>
        <w:tc>
          <w:tcPr>
            <w:tcW w:w="536" w:type="dxa"/>
            <w:tcBorders>
              <w:right w:val="single" w:sz="4" w:space="0" w:color="auto"/>
            </w:tcBorders>
            <w:textDirection w:val="btLr"/>
          </w:tcPr>
          <w:p w14:paraId="16928CEF"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37-57-39</w:t>
            </w:r>
          </w:p>
        </w:tc>
      </w:tr>
      <w:tr w:rsidR="00D766A9" w14:paraId="25D122A7" w14:textId="77777777" w:rsidTr="001B3DE1">
        <w:trPr>
          <w:cantSplit/>
          <w:trHeight w:val="1719"/>
          <w:jc w:val="center"/>
        </w:trPr>
        <w:tc>
          <w:tcPr>
            <w:tcW w:w="846" w:type="dxa"/>
            <w:tcBorders>
              <w:left w:val="single" w:sz="4" w:space="0" w:color="auto"/>
              <w:right w:val="single" w:sz="4" w:space="0" w:color="auto"/>
            </w:tcBorders>
            <w:textDirection w:val="btLr"/>
            <w:vAlign w:val="center"/>
          </w:tcPr>
          <w:p w14:paraId="118AAFCE"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NA score</w:t>
            </w:r>
          </w:p>
          <w:p w14:paraId="10873B45"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(Relax-CPT-recovery)</w:t>
            </w:r>
          </w:p>
        </w:tc>
        <w:tc>
          <w:tcPr>
            <w:tcW w:w="568" w:type="dxa"/>
            <w:tcBorders>
              <w:left w:val="single" w:sz="4" w:space="0" w:color="auto"/>
            </w:tcBorders>
            <w:textDirection w:val="btLr"/>
          </w:tcPr>
          <w:p w14:paraId="2EF979D8"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10-13-10</w:t>
            </w:r>
          </w:p>
        </w:tc>
        <w:tc>
          <w:tcPr>
            <w:tcW w:w="536" w:type="dxa"/>
            <w:textDirection w:val="btLr"/>
          </w:tcPr>
          <w:p w14:paraId="33C41AA7"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10-14-10</w:t>
            </w:r>
          </w:p>
        </w:tc>
        <w:tc>
          <w:tcPr>
            <w:tcW w:w="536" w:type="dxa"/>
            <w:textDirection w:val="btLr"/>
          </w:tcPr>
          <w:p w14:paraId="053F4194"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10-13-10</w:t>
            </w:r>
          </w:p>
        </w:tc>
        <w:tc>
          <w:tcPr>
            <w:tcW w:w="536" w:type="dxa"/>
            <w:textDirection w:val="btLr"/>
          </w:tcPr>
          <w:p w14:paraId="66C37420"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12-26-11</w:t>
            </w:r>
          </w:p>
        </w:tc>
        <w:tc>
          <w:tcPr>
            <w:tcW w:w="536" w:type="dxa"/>
            <w:textDirection w:val="btLr"/>
          </w:tcPr>
          <w:p w14:paraId="734AD3A7"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10-38-12</w:t>
            </w:r>
          </w:p>
        </w:tc>
        <w:tc>
          <w:tcPr>
            <w:tcW w:w="536" w:type="dxa"/>
            <w:textDirection w:val="btLr"/>
          </w:tcPr>
          <w:p w14:paraId="18A69A5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12-12-12</w:t>
            </w:r>
          </w:p>
        </w:tc>
        <w:tc>
          <w:tcPr>
            <w:tcW w:w="536" w:type="dxa"/>
            <w:textDirection w:val="btLr"/>
          </w:tcPr>
          <w:p w14:paraId="4A7AD79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10-23-15</w:t>
            </w:r>
          </w:p>
        </w:tc>
        <w:tc>
          <w:tcPr>
            <w:tcW w:w="534" w:type="dxa"/>
            <w:textDirection w:val="btLr"/>
          </w:tcPr>
          <w:p w14:paraId="65AD7E3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12-18-10</w:t>
            </w:r>
          </w:p>
        </w:tc>
        <w:tc>
          <w:tcPr>
            <w:tcW w:w="536" w:type="dxa"/>
            <w:textDirection w:val="btLr"/>
          </w:tcPr>
          <w:p w14:paraId="4BD0E7D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18-20-22</w:t>
            </w:r>
          </w:p>
        </w:tc>
        <w:tc>
          <w:tcPr>
            <w:tcW w:w="534" w:type="dxa"/>
            <w:textDirection w:val="btLr"/>
          </w:tcPr>
          <w:p w14:paraId="285A07DB"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12-12-12</w:t>
            </w:r>
          </w:p>
        </w:tc>
        <w:tc>
          <w:tcPr>
            <w:tcW w:w="534" w:type="dxa"/>
            <w:textDirection w:val="btLr"/>
          </w:tcPr>
          <w:p w14:paraId="20EC289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11-20-10</w:t>
            </w:r>
          </w:p>
        </w:tc>
        <w:tc>
          <w:tcPr>
            <w:tcW w:w="536" w:type="dxa"/>
            <w:textDirection w:val="btLr"/>
          </w:tcPr>
          <w:p w14:paraId="1EDED08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19-17-19</w:t>
            </w:r>
          </w:p>
        </w:tc>
        <w:tc>
          <w:tcPr>
            <w:tcW w:w="534" w:type="dxa"/>
            <w:textDirection w:val="btLr"/>
          </w:tcPr>
          <w:p w14:paraId="64F2751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14-27-10</w:t>
            </w:r>
          </w:p>
        </w:tc>
        <w:tc>
          <w:tcPr>
            <w:tcW w:w="432" w:type="dxa"/>
            <w:textDirection w:val="btLr"/>
          </w:tcPr>
          <w:p w14:paraId="4482564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10-23-12</w:t>
            </w:r>
          </w:p>
        </w:tc>
        <w:tc>
          <w:tcPr>
            <w:tcW w:w="536" w:type="dxa"/>
            <w:tcBorders>
              <w:right w:val="single" w:sz="4" w:space="0" w:color="auto"/>
            </w:tcBorders>
            <w:textDirection w:val="btLr"/>
          </w:tcPr>
          <w:p w14:paraId="5734F61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18-29-13</w:t>
            </w:r>
          </w:p>
        </w:tc>
      </w:tr>
      <w:tr w:rsidR="00D766A9" w14:paraId="53B026AA" w14:textId="77777777" w:rsidTr="001B3DE1">
        <w:trPr>
          <w:cantSplit/>
          <w:trHeight w:val="1701"/>
          <w:jc w:val="center"/>
        </w:trPr>
        <w:tc>
          <w:tcPr>
            <w:tcW w:w="846" w:type="dxa"/>
            <w:tcBorders>
              <w:left w:val="single" w:sz="4" w:space="0" w:color="auto"/>
              <w:right w:val="single" w:sz="4" w:space="0" w:color="auto"/>
            </w:tcBorders>
            <w:textDirection w:val="btLr"/>
            <w:vAlign w:val="center"/>
          </w:tcPr>
          <w:p w14:paraId="632B1BC9"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PA score</w:t>
            </w:r>
          </w:p>
          <w:p w14:paraId="07D5D3ED"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(Relax-CPT-recovery)</w:t>
            </w:r>
          </w:p>
        </w:tc>
        <w:tc>
          <w:tcPr>
            <w:tcW w:w="568" w:type="dxa"/>
            <w:tcBorders>
              <w:left w:val="single" w:sz="4" w:space="0" w:color="auto"/>
            </w:tcBorders>
            <w:textDirection w:val="btLr"/>
          </w:tcPr>
          <w:p w14:paraId="312FDFC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18-24-15</w:t>
            </w:r>
          </w:p>
        </w:tc>
        <w:tc>
          <w:tcPr>
            <w:tcW w:w="536" w:type="dxa"/>
            <w:textDirection w:val="btLr"/>
          </w:tcPr>
          <w:p w14:paraId="14A87D02"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13-24-13</w:t>
            </w:r>
          </w:p>
        </w:tc>
        <w:tc>
          <w:tcPr>
            <w:tcW w:w="536" w:type="dxa"/>
            <w:textDirection w:val="btLr"/>
          </w:tcPr>
          <w:p w14:paraId="1ED0738B"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13-25-15</w:t>
            </w:r>
          </w:p>
        </w:tc>
        <w:tc>
          <w:tcPr>
            <w:tcW w:w="536" w:type="dxa"/>
            <w:textDirection w:val="btLr"/>
          </w:tcPr>
          <w:p w14:paraId="3DED6FB7"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18-25-22</w:t>
            </w:r>
          </w:p>
        </w:tc>
        <w:tc>
          <w:tcPr>
            <w:tcW w:w="536" w:type="dxa"/>
            <w:textDirection w:val="btLr"/>
          </w:tcPr>
          <w:p w14:paraId="58E39F9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14-23-14</w:t>
            </w:r>
          </w:p>
        </w:tc>
        <w:tc>
          <w:tcPr>
            <w:tcW w:w="536" w:type="dxa"/>
            <w:textDirection w:val="btLr"/>
          </w:tcPr>
          <w:p w14:paraId="2F6F259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28-28-28</w:t>
            </w:r>
          </w:p>
        </w:tc>
        <w:tc>
          <w:tcPr>
            <w:tcW w:w="536" w:type="dxa"/>
            <w:textDirection w:val="btLr"/>
          </w:tcPr>
          <w:p w14:paraId="56023712"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15-28-25</w:t>
            </w:r>
          </w:p>
        </w:tc>
        <w:tc>
          <w:tcPr>
            <w:tcW w:w="534" w:type="dxa"/>
            <w:textDirection w:val="btLr"/>
          </w:tcPr>
          <w:p w14:paraId="2E079B3C"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30-23-20</w:t>
            </w:r>
          </w:p>
        </w:tc>
        <w:tc>
          <w:tcPr>
            <w:tcW w:w="536" w:type="dxa"/>
            <w:textDirection w:val="btLr"/>
          </w:tcPr>
          <w:p w14:paraId="74DB23A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31-21-22</w:t>
            </w:r>
          </w:p>
        </w:tc>
        <w:tc>
          <w:tcPr>
            <w:tcW w:w="534" w:type="dxa"/>
            <w:textDirection w:val="btLr"/>
          </w:tcPr>
          <w:p w14:paraId="15F31210"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27-28-28</w:t>
            </w:r>
          </w:p>
        </w:tc>
        <w:tc>
          <w:tcPr>
            <w:tcW w:w="534" w:type="dxa"/>
            <w:textDirection w:val="btLr"/>
          </w:tcPr>
          <w:p w14:paraId="2908AE6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13-29-19</w:t>
            </w:r>
          </w:p>
        </w:tc>
        <w:tc>
          <w:tcPr>
            <w:tcW w:w="536" w:type="dxa"/>
            <w:textDirection w:val="btLr"/>
          </w:tcPr>
          <w:p w14:paraId="4D168C6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30-28-30</w:t>
            </w:r>
          </w:p>
        </w:tc>
        <w:tc>
          <w:tcPr>
            <w:tcW w:w="534" w:type="dxa"/>
            <w:textDirection w:val="btLr"/>
          </w:tcPr>
          <w:p w14:paraId="75159BCA"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36-21-35</w:t>
            </w:r>
          </w:p>
        </w:tc>
        <w:tc>
          <w:tcPr>
            <w:tcW w:w="432" w:type="dxa"/>
            <w:textDirection w:val="btLr"/>
          </w:tcPr>
          <w:p w14:paraId="59069A0E"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16-20-18</w:t>
            </w:r>
          </w:p>
        </w:tc>
        <w:tc>
          <w:tcPr>
            <w:tcW w:w="536" w:type="dxa"/>
            <w:tcBorders>
              <w:right w:val="single" w:sz="4" w:space="0" w:color="auto"/>
            </w:tcBorders>
            <w:textDirection w:val="btLr"/>
          </w:tcPr>
          <w:p w14:paraId="6D50E6B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宋体" w:hAnsi="Times New Roman" w:cs="Times New Roman"/>
                <w:kern w:val="0"/>
                <w:sz w:val="15"/>
                <w:szCs w:val="15"/>
              </w:rPr>
              <w:t>26-25-21</w:t>
            </w:r>
          </w:p>
        </w:tc>
      </w:tr>
      <w:tr w:rsidR="00D766A9" w14:paraId="07138761" w14:textId="77777777" w:rsidTr="001B3DE1">
        <w:trPr>
          <w:cantSplit/>
          <w:trHeight w:val="990"/>
          <w:jc w:val="center"/>
        </w:trPr>
        <w:tc>
          <w:tcPr>
            <w:tcW w:w="846" w:type="dxa"/>
            <w:tcBorders>
              <w:left w:val="single" w:sz="4" w:space="0" w:color="auto"/>
              <w:right w:val="single" w:sz="4" w:space="0" w:color="auto"/>
            </w:tcBorders>
            <w:textDirection w:val="btLr"/>
            <w:vAlign w:val="center"/>
          </w:tcPr>
          <w:p w14:paraId="27C8317C" w14:textId="77777777" w:rsidR="00D766A9" w:rsidRPr="002A4AB0" w:rsidRDefault="00D766A9" w:rsidP="001B3DE1">
            <w:pPr>
              <w:ind w:left="113" w:right="113"/>
              <w:jc w:val="center"/>
              <w:rPr>
                <w:rFonts w:ascii="Times New Roman" w:eastAsia="宋体" w:hAnsi="Times New Roman" w:cs="Times New Roman"/>
                <w:b/>
                <w:bCs/>
                <w:kern w:val="0"/>
                <w:sz w:val="15"/>
                <w:szCs w:val="15"/>
              </w:rPr>
            </w:pPr>
            <w:r w:rsidRPr="002A4AB0">
              <w:rPr>
                <w:rFonts w:ascii="Times New Roman" w:eastAsia="宋体" w:hAnsi="Times New Roman" w:cs="Times New Roman"/>
                <w:b/>
                <w:bCs/>
                <w:kern w:val="0"/>
                <w:sz w:val="15"/>
                <w:szCs w:val="15"/>
              </w:rPr>
              <w:t>Subject</w:t>
            </w:r>
          </w:p>
        </w:tc>
        <w:tc>
          <w:tcPr>
            <w:tcW w:w="568" w:type="dxa"/>
            <w:tcBorders>
              <w:left w:val="single" w:sz="4" w:space="0" w:color="auto"/>
            </w:tcBorders>
            <w:textDirection w:val="btLr"/>
          </w:tcPr>
          <w:p w14:paraId="461F20D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w:t>
            </w:r>
          </w:p>
        </w:tc>
        <w:tc>
          <w:tcPr>
            <w:tcW w:w="536" w:type="dxa"/>
            <w:textDirection w:val="btLr"/>
          </w:tcPr>
          <w:p w14:paraId="333B93D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2</w:t>
            </w:r>
          </w:p>
        </w:tc>
        <w:tc>
          <w:tcPr>
            <w:tcW w:w="536" w:type="dxa"/>
            <w:textDirection w:val="btLr"/>
          </w:tcPr>
          <w:p w14:paraId="0FA2D694"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3</w:t>
            </w:r>
          </w:p>
        </w:tc>
        <w:tc>
          <w:tcPr>
            <w:tcW w:w="536" w:type="dxa"/>
            <w:textDirection w:val="btLr"/>
          </w:tcPr>
          <w:p w14:paraId="750EA5D5"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4</w:t>
            </w:r>
          </w:p>
        </w:tc>
        <w:tc>
          <w:tcPr>
            <w:tcW w:w="536" w:type="dxa"/>
            <w:textDirection w:val="btLr"/>
          </w:tcPr>
          <w:p w14:paraId="4DFCD3D0"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5</w:t>
            </w:r>
          </w:p>
        </w:tc>
        <w:tc>
          <w:tcPr>
            <w:tcW w:w="536" w:type="dxa"/>
            <w:textDirection w:val="btLr"/>
          </w:tcPr>
          <w:p w14:paraId="7756C114"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6</w:t>
            </w:r>
          </w:p>
        </w:tc>
        <w:tc>
          <w:tcPr>
            <w:tcW w:w="536" w:type="dxa"/>
            <w:textDirection w:val="btLr"/>
          </w:tcPr>
          <w:p w14:paraId="563A1965"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7</w:t>
            </w:r>
          </w:p>
        </w:tc>
        <w:tc>
          <w:tcPr>
            <w:tcW w:w="534" w:type="dxa"/>
            <w:textDirection w:val="btLr"/>
          </w:tcPr>
          <w:p w14:paraId="0DED1EB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8</w:t>
            </w:r>
          </w:p>
        </w:tc>
        <w:tc>
          <w:tcPr>
            <w:tcW w:w="536" w:type="dxa"/>
            <w:textDirection w:val="btLr"/>
          </w:tcPr>
          <w:p w14:paraId="5CC0495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9</w:t>
            </w:r>
          </w:p>
        </w:tc>
        <w:tc>
          <w:tcPr>
            <w:tcW w:w="534" w:type="dxa"/>
            <w:textDirection w:val="btLr"/>
          </w:tcPr>
          <w:p w14:paraId="57C98569"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10</w:t>
            </w:r>
          </w:p>
        </w:tc>
        <w:tc>
          <w:tcPr>
            <w:tcW w:w="534" w:type="dxa"/>
            <w:textDirection w:val="btLr"/>
          </w:tcPr>
          <w:p w14:paraId="690FF6F1"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11</w:t>
            </w:r>
          </w:p>
        </w:tc>
        <w:tc>
          <w:tcPr>
            <w:tcW w:w="536" w:type="dxa"/>
            <w:textDirection w:val="btLr"/>
          </w:tcPr>
          <w:p w14:paraId="248167AD"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12</w:t>
            </w:r>
          </w:p>
        </w:tc>
        <w:tc>
          <w:tcPr>
            <w:tcW w:w="534" w:type="dxa"/>
            <w:textDirection w:val="btLr"/>
          </w:tcPr>
          <w:p w14:paraId="13730F73"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13</w:t>
            </w:r>
          </w:p>
        </w:tc>
        <w:tc>
          <w:tcPr>
            <w:tcW w:w="432" w:type="dxa"/>
            <w:textDirection w:val="btLr"/>
          </w:tcPr>
          <w:p w14:paraId="402459B6"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14</w:t>
            </w:r>
          </w:p>
        </w:tc>
        <w:tc>
          <w:tcPr>
            <w:tcW w:w="536" w:type="dxa"/>
            <w:tcBorders>
              <w:right w:val="single" w:sz="4" w:space="0" w:color="auto"/>
            </w:tcBorders>
            <w:textDirection w:val="btLr"/>
          </w:tcPr>
          <w:p w14:paraId="4D927807" w14:textId="77777777" w:rsidR="00D766A9" w:rsidRPr="002A4AB0" w:rsidRDefault="00D766A9" w:rsidP="001B3DE1">
            <w:pPr>
              <w:ind w:left="113" w:right="113"/>
              <w:jc w:val="center"/>
              <w:rPr>
                <w:rFonts w:ascii="Times New Roman" w:eastAsia="宋体" w:hAnsi="Times New Roman" w:cs="Times New Roman"/>
                <w:kern w:val="0"/>
                <w:sz w:val="15"/>
                <w:szCs w:val="15"/>
              </w:rPr>
            </w:pPr>
            <w:r w:rsidRPr="002A4AB0">
              <w:rPr>
                <w:rFonts w:ascii="Times New Roman" w:eastAsia="Times New Roman" w:hAnsi="Times New Roman" w:cs="Times New Roman"/>
                <w:color w:val="000000"/>
                <w:kern w:val="0"/>
                <w:sz w:val="15"/>
                <w:szCs w:val="15"/>
              </w:rPr>
              <w:t>15</w:t>
            </w:r>
          </w:p>
        </w:tc>
      </w:tr>
    </w:tbl>
    <w:p w14:paraId="133D37C2" w14:textId="77777777" w:rsidR="00D766A9" w:rsidRDefault="00D766A9" w:rsidP="00D766A9">
      <w:pPr>
        <w:jc w:val="both"/>
        <w:rPr>
          <w:rFonts w:ascii="Times New Roman" w:eastAsia="宋体" w:hAnsi="Times New Roman" w:cs="Times New Roman"/>
          <w:b/>
          <w:bCs/>
          <w:kern w:val="0"/>
        </w:rPr>
      </w:pPr>
      <w:r>
        <w:rPr>
          <w:rFonts w:ascii="Times New Roman" w:eastAsia="宋体" w:hAnsi="Times New Roman" w:cs="Times New Roman"/>
          <w:b/>
          <w:bCs/>
          <w:kern w:val="0"/>
        </w:rPr>
        <w:br w:type="page"/>
      </w:r>
    </w:p>
    <w:p w14:paraId="2E90C4B3" w14:textId="77777777" w:rsidR="00D766A9" w:rsidRDefault="00D766A9" w:rsidP="00D766A9">
      <w:pPr>
        <w:jc w:val="both"/>
        <w:rPr>
          <w:rFonts w:ascii="Times New Roman" w:eastAsia="宋体" w:hAnsi="Times New Roman" w:cs="Times New Roman"/>
          <w:b/>
          <w:bCs/>
          <w:kern w:val="0"/>
        </w:rPr>
      </w:pPr>
      <w:r w:rsidRPr="002648FF">
        <w:rPr>
          <w:rFonts w:ascii="Times New Roman" w:eastAsia="宋体" w:hAnsi="Times New Roman" w:cs="Times New Roman"/>
          <w:b/>
          <w:bCs/>
          <w:kern w:val="0"/>
        </w:rPr>
        <w:lastRenderedPageBreak/>
        <w:t>Table S</w:t>
      </w:r>
      <w:r>
        <w:rPr>
          <w:rFonts w:ascii="Times New Roman" w:eastAsia="宋体" w:hAnsi="Times New Roman" w:cs="Times New Roman" w:hint="eastAsia"/>
          <w:b/>
          <w:bCs/>
          <w:kern w:val="0"/>
        </w:rPr>
        <w:t>4</w:t>
      </w:r>
      <w:r w:rsidRPr="002648FF">
        <w:rPr>
          <w:rFonts w:ascii="Times New Roman" w:eastAsia="宋体" w:hAnsi="Times New Roman" w:cs="Times New Roman"/>
          <w:b/>
          <w:bCs/>
          <w:kern w:val="0"/>
        </w:rPr>
        <w:t>. Demographic characteristics of sleep study participants</w:t>
      </w:r>
      <w:r>
        <w:rPr>
          <w:rFonts w:ascii="Times New Roman" w:eastAsia="宋体" w:hAnsi="Times New Roman" w:cs="Times New Roman" w:hint="eastAsia"/>
          <w:b/>
          <w:bCs/>
          <w:kern w:val="0"/>
        </w:rPr>
        <w:t>.</w:t>
      </w:r>
    </w:p>
    <w:tbl>
      <w:tblPr>
        <w:tblStyle w:val="af8"/>
        <w:tblW w:w="69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8"/>
        <w:gridCol w:w="2308"/>
        <w:gridCol w:w="2309"/>
      </w:tblGrid>
      <w:tr w:rsidR="00D766A9" w14:paraId="260E2959" w14:textId="77777777" w:rsidTr="001B3DE1">
        <w:trPr>
          <w:trHeight w:val="362"/>
          <w:jc w:val="center"/>
        </w:trPr>
        <w:tc>
          <w:tcPr>
            <w:tcW w:w="2308" w:type="dxa"/>
            <w:tcBorders>
              <w:top w:val="single" w:sz="4" w:space="0" w:color="auto"/>
              <w:bottom w:val="single" w:sz="4" w:space="0" w:color="auto"/>
            </w:tcBorders>
          </w:tcPr>
          <w:p w14:paraId="02D6DBDA"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b/>
                <w:bCs/>
                <w:sz w:val="16"/>
                <w:szCs w:val="16"/>
              </w:rPr>
              <w:t>Subject</w:t>
            </w:r>
          </w:p>
        </w:tc>
        <w:tc>
          <w:tcPr>
            <w:tcW w:w="2308" w:type="dxa"/>
            <w:tcBorders>
              <w:top w:val="single" w:sz="4" w:space="0" w:color="auto"/>
              <w:bottom w:val="single" w:sz="4" w:space="0" w:color="auto"/>
            </w:tcBorders>
          </w:tcPr>
          <w:p w14:paraId="07BCDEF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b/>
                <w:bCs/>
                <w:sz w:val="16"/>
                <w:szCs w:val="16"/>
              </w:rPr>
              <w:t>Gender (M/F)</w:t>
            </w:r>
          </w:p>
        </w:tc>
        <w:tc>
          <w:tcPr>
            <w:tcW w:w="2309" w:type="dxa"/>
            <w:tcBorders>
              <w:top w:val="single" w:sz="4" w:space="0" w:color="auto"/>
              <w:bottom w:val="single" w:sz="4" w:space="0" w:color="auto"/>
            </w:tcBorders>
          </w:tcPr>
          <w:p w14:paraId="73C34A8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b/>
                <w:bCs/>
                <w:sz w:val="16"/>
                <w:szCs w:val="16"/>
              </w:rPr>
              <w:t>Age</w:t>
            </w:r>
          </w:p>
        </w:tc>
      </w:tr>
      <w:tr w:rsidR="00D766A9" w14:paraId="64450D75" w14:textId="77777777" w:rsidTr="001B3DE1">
        <w:trPr>
          <w:trHeight w:val="362"/>
          <w:jc w:val="center"/>
        </w:trPr>
        <w:tc>
          <w:tcPr>
            <w:tcW w:w="2308" w:type="dxa"/>
            <w:tcBorders>
              <w:top w:val="single" w:sz="4" w:space="0" w:color="auto"/>
            </w:tcBorders>
          </w:tcPr>
          <w:p w14:paraId="0854F4A8"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w:t>
            </w:r>
          </w:p>
        </w:tc>
        <w:tc>
          <w:tcPr>
            <w:tcW w:w="2308" w:type="dxa"/>
            <w:tcBorders>
              <w:top w:val="single" w:sz="4" w:space="0" w:color="auto"/>
            </w:tcBorders>
          </w:tcPr>
          <w:p w14:paraId="3E3A82C9"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Borders>
              <w:top w:val="single" w:sz="4" w:space="0" w:color="auto"/>
            </w:tcBorders>
          </w:tcPr>
          <w:p w14:paraId="65B823DF"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31</w:t>
            </w:r>
          </w:p>
        </w:tc>
      </w:tr>
      <w:tr w:rsidR="00D766A9" w14:paraId="2BE05564" w14:textId="77777777" w:rsidTr="001B3DE1">
        <w:trPr>
          <w:trHeight w:val="362"/>
          <w:jc w:val="center"/>
        </w:trPr>
        <w:tc>
          <w:tcPr>
            <w:tcW w:w="2308" w:type="dxa"/>
          </w:tcPr>
          <w:p w14:paraId="48222D7A"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Healthy_2</w:t>
            </w:r>
          </w:p>
        </w:tc>
        <w:tc>
          <w:tcPr>
            <w:tcW w:w="2308" w:type="dxa"/>
          </w:tcPr>
          <w:p w14:paraId="62377158"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04041683"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27</w:t>
            </w:r>
          </w:p>
        </w:tc>
      </w:tr>
      <w:tr w:rsidR="00D766A9" w14:paraId="03FE0B05" w14:textId="77777777" w:rsidTr="001B3DE1">
        <w:trPr>
          <w:trHeight w:val="362"/>
          <w:jc w:val="center"/>
        </w:trPr>
        <w:tc>
          <w:tcPr>
            <w:tcW w:w="2308" w:type="dxa"/>
          </w:tcPr>
          <w:p w14:paraId="5838A0D6"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Healthy_3</w:t>
            </w:r>
          </w:p>
        </w:tc>
        <w:tc>
          <w:tcPr>
            <w:tcW w:w="2308" w:type="dxa"/>
          </w:tcPr>
          <w:p w14:paraId="0F7F24D6"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1BB4D938"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30</w:t>
            </w:r>
          </w:p>
        </w:tc>
      </w:tr>
      <w:tr w:rsidR="00D766A9" w14:paraId="2F5E2DDA" w14:textId="77777777" w:rsidTr="001B3DE1">
        <w:trPr>
          <w:trHeight w:val="362"/>
          <w:jc w:val="center"/>
        </w:trPr>
        <w:tc>
          <w:tcPr>
            <w:tcW w:w="2308" w:type="dxa"/>
          </w:tcPr>
          <w:p w14:paraId="43F971D8"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Healthy_4</w:t>
            </w:r>
          </w:p>
        </w:tc>
        <w:tc>
          <w:tcPr>
            <w:tcW w:w="2308" w:type="dxa"/>
          </w:tcPr>
          <w:p w14:paraId="539139B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055F2D6C"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27</w:t>
            </w:r>
          </w:p>
        </w:tc>
      </w:tr>
      <w:tr w:rsidR="00D766A9" w14:paraId="4DCDA505" w14:textId="77777777" w:rsidTr="001B3DE1">
        <w:trPr>
          <w:trHeight w:val="362"/>
          <w:jc w:val="center"/>
        </w:trPr>
        <w:tc>
          <w:tcPr>
            <w:tcW w:w="2308" w:type="dxa"/>
          </w:tcPr>
          <w:p w14:paraId="4B11BEB7"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Healthy_5</w:t>
            </w:r>
          </w:p>
        </w:tc>
        <w:tc>
          <w:tcPr>
            <w:tcW w:w="2308" w:type="dxa"/>
          </w:tcPr>
          <w:p w14:paraId="02CE470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3E86A0A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26</w:t>
            </w:r>
          </w:p>
        </w:tc>
      </w:tr>
      <w:tr w:rsidR="00D766A9" w14:paraId="6057FFAF" w14:textId="77777777" w:rsidTr="001B3DE1">
        <w:trPr>
          <w:trHeight w:val="362"/>
          <w:jc w:val="center"/>
        </w:trPr>
        <w:tc>
          <w:tcPr>
            <w:tcW w:w="2308" w:type="dxa"/>
          </w:tcPr>
          <w:p w14:paraId="6540A1CE"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Healthy_6</w:t>
            </w:r>
          </w:p>
        </w:tc>
        <w:tc>
          <w:tcPr>
            <w:tcW w:w="2308" w:type="dxa"/>
          </w:tcPr>
          <w:p w14:paraId="7B8C58B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523542FF"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30</w:t>
            </w:r>
          </w:p>
        </w:tc>
      </w:tr>
      <w:tr w:rsidR="00D766A9" w14:paraId="7632CD29" w14:textId="77777777" w:rsidTr="001B3DE1">
        <w:trPr>
          <w:trHeight w:val="362"/>
          <w:jc w:val="center"/>
        </w:trPr>
        <w:tc>
          <w:tcPr>
            <w:tcW w:w="2308" w:type="dxa"/>
          </w:tcPr>
          <w:p w14:paraId="2AF8CE9E"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Healthy_7</w:t>
            </w:r>
          </w:p>
        </w:tc>
        <w:tc>
          <w:tcPr>
            <w:tcW w:w="2308" w:type="dxa"/>
          </w:tcPr>
          <w:p w14:paraId="261B4869"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7FB5A2C8"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24</w:t>
            </w:r>
          </w:p>
        </w:tc>
      </w:tr>
      <w:tr w:rsidR="00D766A9" w14:paraId="75FBC25B" w14:textId="77777777" w:rsidTr="001B3DE1">
        <w:trPr>
          <w:trHeight w:val="362"/>
          <w:jc w:val="center"/>
        </w:trPr>
        <w:tc>
          <w:tcPr>
            <w:tcW w:w="2308" w:type="dxa"/>
          </w:tcPr>
          <w:p w14:paraId="15F59D80"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Healthy_8</w:t>
            </w:r>
          </w:p>
        </w:tc>
        <w:tc>
          <w:tcPr>
            <w:tcW w:w="2308" w:type="dxa"/>
          </w:tcPr>
          <w:p w14:paraId="0AA7F7DE"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68DCB43F"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25</w:t>
            </w:r>
          </w:p>
        </w:tc>
      </w:tr>
      <w:tr w:rsidR="00D766A9" w14:paraId="22F7353A" w14:textId="77777777" w:rsidTr="001B3DE1">
        <w:trPr>
          <w:trHeight w:val="362"/>
          <w:jc w:val="center"/>
        </w:trPr>
        <w:tc>
          <w:tcPr>
            <w:tcW w:w="2308" w:type="dxa"/>
          </w:tcPr>
          <w:p w14:paraId="565C055C"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Healthy_9</w:t>
            </w:r>
          </w:p>
        </w:tc>
        <w:tc>
          <w:tcPr>
            <w:tcW w:w="2308" w:type="dxa"/>
          </w:tcPr>
          <w:p w14:paraId="23466E4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60010A5B"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26</w:t>
            </w:r>
          </w:p>
        </w:tc>
      </w:tr>
      <w:tr w:rsidR="00D766A9" w14:paraId="307DD1EF" w14:textId="77777777" w:rsidTr="001B3DE1">
        <w:trPr>
          <w:trHeight w:val="362"/>
          <w:jc w:val="center"/>
        </w:trPr>
        <w:tc>
          <w:tcPr>
            <w:tcW w:w="2308" w:type="dxa"/>
          </w:tcPr>
          <w:p w14:paraId="00C1C8B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Healthy_10</w:t>
            </w:r>
          </w:p>
        </w:tc>
        <w:tc>
          <w:tcPr>
            <w:tcW w:w="2308" w:type="dxa"/>
          </w:tcPr>
          <w:p w14:paraId="253CE0E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2B8BE28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27</w:t>
            </w:r>
          </w:p>
        </w:tc>
      </w:tr>
      <w:tr w:rsidR="00D766A9" w14:paraId="5B1355E7" w14:textId="77777777" w:rsidTr="001B3DE1">
        <w:trPr>
          <w:trHeight w:val="362"/>
          <w:jc w:val="center"/>
        </w:trPr>
        <w:tc>
          <w:tcPr>
            <w:tcW w:w="2308" w:type="dxa"/>
          </w:tcPr>
          <w:p w14:paraId="65EB9633"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Healthy_11</w:t>
            </w:r>
          </w:p>
        </w:tc>
        <w:tc>
          <w:tcPr>
            <w:tcW w:w="2308" w:type="dxa"/>
          </w:tcPr>
          <w:p w14:paraId="19EE18F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5E40128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25</w:t>
            </w:r>
          </w:p>
        </w:tc>
      </w:tr>
      <w:tr w:rsidR="00D766A9" w14:paraId="259289CE" w14:textId="77777777" w:rsidTr="001B3DE1">
        <w:trPr>
          <w:trHeight w:val="362"/>
          <w:jc w:val="center"/>
        </w:trPr>
        <w:tc>
          <w:tcPr>
            <w:tcW w:w="2308" w:type="dxa"/>
          </w:tcPr>
          <w:p w14:paraId="0FD353B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Healthy_12</w:t>
            </w:r>
          </w:p>
        </w:tc>
        <w:tc>
          <w:tcPr>
            <w:tcW w:w="2308" w:type="dxa"/>
          </w:tcPr>
          <w:p w14:paraId="394044D0"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719CC08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34</w:t>
            </w:r>
          </w:p>
        </w:tc>
      </w:tr>
      <w:tr w:rsidR="00D766A9" w14:paraId="2FDC78AE" w14:textId="77777777" w:rsidTr="001B3DE1">
        <w:trPr>
          <w:trHeight w:val="362"/>
          <w:jc w:val="center"/>
        </w:trPr>
        <w:tc>
          <w:tcPr>
            <w:tcW w:w="2308" w:type="dxa"/>
          </w:tcPr>
          <w:p w14:paraId="01BD7570"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Healthy_13</w:t>
            </w:r>
          </w:p>
        </w:tc>
        <w:tc>
          <w:tcPr>
            <w:tcW w:w="2308" w:type="dxa"/>
          </w:tcPr>
          <w:p w14:paraId="5C4EF5BE"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5C3672BC"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32</w:t>
            </w:r>
          </w:p>
        </w:tc>
      </w:tr>
      <w:tr w:rsidR="00D766A9" w14:paraId="35E9D857" w14:textId="77777777" w:rsidTr="001B3DE1">
        <w:trPr>
          <w:trHeight w:val="362"/>
          <w:jc w:val="center"/>
        </w:trPr>
        <w:tc>
          <w:tcPr>
            <w:tcW w:w="2308" w:type="dxa"/>
          </w:tcPr>
          <w:p w14:paraId="380E71A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Healthy_14</w:t>
            </w:r>
          </w:p>
        </w:tc>
        <w:tc>
          <w:tcPr>
            <w:tcW w:w="2308" w:type="dxa"/>
          </w:tcPr>
          <w:p w14:paraId="1D2A96E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05EB7B67"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28</w:t>
            </w:r>
          </w:p>
        </w:tc>
      </w:tr>
      <w:tr w:rsidR="00D766A9" w14:paraId="18D42764" w14:textId="77777777" w:rsidTr="001B3DE1">
        <w:trPr>
          <w:trHeight w:val="362"/>
          <w:jc w:val="center"/>
        </w:trPr>
        <w:tc>
          <w:tcPr>
            <w:tcW w:w="2308" w:type="dxa"/>
          </w:tcPr>
          <w:p w14:paraId="671D44B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Healthy_15</w:t>
            </w:r>
          </w:p>
        </w:tc>
        <w:tc>
          <w:tcPr>
            <w:tcW w:w="2308" w:type="dxa"/>
          </w:tcPr>
          <w:p w14:paraId="68E2FD4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671B2E82"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23</w:t>
            </w:r>
          </w:p>
        </w:tc>
      </w:tr>
      <w:tr w:rsidR="00D766A9" w14:paraId="02033010" w14:textId="77777777" w:rsidTr="001B3DE1">
        <w:trPr>
          <w:trHeight w:val="362"/>
          <w:jc w:val="center"/>
        </w:trPr>
        <w:tc>
          <w:tcPr>
            <w:tcW w:w="2308" w:type="dxa"/>
          </w:tcPr>
          <w:p w14:paraId="1DF7EBF7"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Healthy_16</w:t>
            </w:r>
          </w:p>
        </w:tc>
        <w:tc>
          <w:tcPr>
            <w:tcW w:w="2308" w:type="dxa"/>
          </w:tcPr>
          <w:p w14:paraId="4B2424E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44A8279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29</w:t>
            </w:r>
          </w:p>
        </w:tc>
      </w:tr>
      <w:tr w:rsidR="00D766A9" w14:paraId="5942D9FE" w14:textId="77777777" w:rsidTr="001B3DE1">
        <w:trPr>
          <w:trHeight w:val="362"/>
          <w:jc w:val="center"/>
        </w:trPr>
        <w:tc>
          <w:tcPr>
            <w:tcW w:w="2308" w:type="dxa"/>
          </w:tcPr>
          <w:p w14:paraId="4F577A60"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Healthy_17</w:t>
            </w:r>
          </w:p>
        </w:tc>
        <w:tc>
          <w:tcPr>
            <w:tcW w:w="2308" w:type="dxa"/>
          </w:tcPr>
          <w:p w14:paraId="69FEA74A"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6964C0BC"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31</w:t>
            </w:r>
          </w:p>
        </w:tc>
      </w:tr>
      <w:tr w:rsidR="00D766A9" w14:paraId="57F4D6CC" w14:textId="77777777" w:rsidTr="001B3DE1">
        <w:trPr>
          <w:trHeight w:val="362"/>
          <w:jc w:val="center"/>
        </w:trPr>
        <w:tc>
          <w:tcPr>
            <w:tcW w:w="2308" w:type="dxa"/>
          </w:tcPr>
          <w:p w14:paraId="74B1BC1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Healthy_18</w:t>
            </w:r>
          </w:p>
        </w:tc>
        <w:tc>
          <w:tcPr>
            <w:tcW w:w="2308" w:type="dxa"/>
          </w:tcPr>
          <w:p w14:paraId="618A926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1C1E782B"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25</w:t>
            </w:r>
          </w:p>
        </w:tc>
      </w:tr>
      <w:tr w:rsidR="00D766A9" w14:paraId="50584EAC" w14:textId="77777777" w:rsidTr="001B3DE1">
        <w:trPr>
          <w:trHeight w:val="362"/>
          <w:jc w:val="center"/>
        </w:trPr>
        <w:tc>
          <w:tcPr>
            <w:tcW w:w="2308" w:type="dxa"/>
          </w:tcPr>
          <w:p w14:paraId="66E12D6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Healthy_19</w:t>
            </w:r>
          </w:p>
        </w:tc>
        <w:tc>
          <w:tcPr>
            <w:tcW w:w="2308" w:type="dxa"/>
          </w:tcPr>
          <w:p w14:paraId="67975B00"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348AEAA3"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31</w:t>
            </w:r>
          </w:p>
        </w:tc>
      </w:tr>
      <w:tr w:rsidR="00D766A9" w14:paraId="27ABADCE" w14:textId="77777777" w:rsidTr="001B3DE1">
        <w:trPr>
          <w:trHeight w:val="362"/>
          <w:jc w:val="center"/>
        </w:trPr>
        <w:tc>
          <w:tcPr>
            <w:tcW w:w="2308" w:type="dxa"/>
          </w:tcPr>
          <w:p w14:paraId="66CF060E"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Healthy_20</w:t>
            </w:r>
          </w:p>
        </w:tc>
        <w:tc>
          <w:tcPr>
            <w:tcW w:w="2308" w:type="dxa"/>
          </w:tcPr>
          <w:p w14:paraId="2F2844AB"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36DF1815"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19</w:t>
            </w:r>
          </w:p>
        </w:tc>
      </w:tr>
      <w:tr w:rsidR="00D766A9" w14:paraId="2E49E787" w14:textId="77777777" w:rsidTr="001B3DE1">
        <w:trPr>
          <w:trHeight w:val="362"/>
          <w:jc w:val="center"/>
        </w:trPr>
        <w:tc>
          <w:tcPr>
            <w:tcW w:w="2308" w:type="dxa"/>
          </w:tcPr>
          <w:p w14:paraId="003778F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Patient_1</w:t>
            </w:r>
          </w:p>
        </w:tc>
        <w:tc>
          <w:tcPr>
            <w:tcW w:w="2308" w:type="dxa"/>
          </w:tcPr>
          <w:p w14:paraId="6B27D632"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725126C9"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47</w:t>
            </w:r>
          </w:p>
        </w:tc>
      </w:tr>
      <w:tr w:rsidR="00D766A9" w14:paraId="504D4964" w14:textId="77777777" w:rsidTr="001B3DE1">
        <w:trPr>
          <w:trHeight w:val="362"/>
          <w:jc w:val="center"/>
        </w:trPr>
        <w:tc>
          <w:tcPr>
            <w:tcW w:w="2308" w:type="dxa"/>
          </w:tcPr>
          <w:p w14:paraId="6443FF48"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Patient_2</w:t>
            </w:r>
          </w:p>
        </w:tc>
        <w:tc>
          <w:tcPr>
            <w:tcW w:w="2308" w:type="dxa"/>
          </w:tcPr>
          <w:p w14:paraId="1FA553CF"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248D0032"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37</w:t>
            </w:r>
          </w:p>
        </w:tc>
      </w:tr>
      <w:tr w:rsidR="00D766A9" w14:paraId="59FD818F" w14:textId="77777777" w:rsidTr="001B3DE1">
        <w:trPr>
          <w:trHeight w:val="362"/>
          <w:jc w:val="center"/>
        </w:trPr>
        <w:tc>
          <w:tcPr>
            <w:tcW w:w="2308" w:type="dxa"/>
          </w:tcPr>
          <w:p w14:paraId="40056941"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Patient_3</w:t>
            </w:r>
          </w:p>
        </w:tc>
        <w:tc>
          <w:tcPr>
            <w:tcW w:w="2308" w:type="dxa"/>
          </w:tcPr>
          <w:p w14:paraId="2AA3B9FB"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6622A41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46</w:t>
            </w:r>
          </w:p>
        </w:tc>
      </w:tr>
      <w:tr w:rsidR="00D766A9" w14:paraId="598BAA37" w14:textId="77777777" w:rsidTr="001B3DE1">
        <w:trPr>
          <w:trHeight w:val="362"/>
          <w:jc w:val="center"/>
        </w:trPr>
        <w:tc>
          <w:tcPr>
            <w:tcW w:w="2308" w:type="dxa"/>
          </w:tcPr>
          <w:p w14:paraId="6D60332C"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Patient_4</w:t>
            </w:r>
          </w:p>
        </w:tc>
        <w:tc>
          <w:tcPr>
            <w:tcW w:w="2308" w:type="dxa"/>
          </w:tcPr>
          <w:p w14:paraId="1E98123A"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4AFFFCA2"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34</w:t>
            </w:r>
          </w:p>
        </w:tc>
      </w:tr>
      <w:tr w:rsidR="00D766A9" w14:paraId="19BBBF07" w14:textId="77777777" w:rsidTr="001B3DE1">
        <w:trPr>
          <w:trHeight w:val="362"/>
          <w:jc w:val="center"/>
        </w:trPr>
        <w:tc>
          <w:tcPr>
            <w:tcW w:w="2308" w:type="dxa"/>
          </w:tcPr>
          <w:p w14:paraId="5E0DF83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Patient_5</w:t>
            </w:r>
          </w:p>
        </w:tc>
        <w:tc>
          <w:tcPr>
            <w:tcW w:w="2308" w:type="dxa"/>
          </w:tcPr>
          <w:p w14:paraId="58F92A7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Pr>
          <w:p w14:paraId="69DE8C5D"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35</w:t>
            </w:r>
          </w:p>
        </w:tc>
      </w:tr>
      <w:tr w:rsidR="00D766A9" w14:paraId="6D271869" w14:textId="77777777" w:rsidTr="001B3DE1">
        <w:trPr>
          <w:trHeight w:val="362"/>
          <w:jc w:val="center"/>
        </w:trPr>
        <w:tc>
          <w:tcPr>
            <w:tcW w:w="2308" w:type="dxa"/>
          </w:tcPr>
          <w:p w14:paraId="529C30F4"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Patient_6</w:t>
            </w:r>
          </w:p>
        </w:tc>
        <w:tc>
          <w:tcPr>
            <w:tcW w:w="2308" w:type="dxa"/>
          </w:tcPr>
          <w:p w14:paraId="4D0EF06F"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F</w:t>
            </w:r>
          </w:p>
        </w:tc>
        <w:tc>
          <w:tcPr>
            <w:tcW w:w="2309" w:type="dxa"/>
          </w:tcPr>
          <w:p w14:paraId="512AAC76"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30</w:t>
            </w:r>
          </w:p>
        </w:tc>
      </w:tr>
      <w:tr w:rsidR="00D766A9" w14:paraId="16B7A568" w14:textId="77777777" w:rsidTr="001B3DE1">
        <w:trPr>
          <w:trHeight w:val="362"/>
          <w:jc w:val="center"/>
        </w:trPr>
        <w:tc>
          <w:tcPr>
            <w:tcW w:w="2308" w:type="dxa"/>
            <w:tcBorders>
              <w:bottom w:val="single" w:sz="4" w:space="0" w:color="auto"/>
            </w:tcBorders>
          </w:tcPr>
          <w:p w14:paraId="0FE0636B"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Patient_7</w:t>
            </w:r>
          </w:p>
        </w:tc>
        <w:tc>
          <w:tcPr>
            <w:tcW w:w="2308" w:type="dxa"/>
            <w:tcBorders>
              <w:bottom w:val="single" w:sz="4" w:space="0" w:color="auto"/>
            </w:tcBorders>
          </w:tcPr>
          <w:p w14:paraId="2E52A94F"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M</w:t>
            </w:r>
          </w:p>
        </w:tc>
        <w:tc>
          <w:tcPr>
            <w:tcW w:w="2309" w:type="dxa"/>
            <w:tcBorders>
              <w:bottom w:val="single" w:sz="4" w:space="0" w:color="auto"/>
            </w:tcBorders>
          </w:tcPr>
          <w:p w14:paraId="34360056" w14:textId="77777777" w:rsidR="00D766A9" w:rsidRPr="005F1DA6" w:rsidRDefault="00D766A9" w:rsidP="001B3DE1">
            <w:pPr>
              <w:jc w:val="center"/>
              <w:rPr>
                <w:rFonts w:ascii="Times New Roman" w:eastAsia="宋体" w:hAnsi="Times New Roman" w:cs="Times New Roman"/>
                <w:b/>
                <w:bCs/>
                <w:kern w:val="0"/>
                <w:sz w:val="16"/>
                <w:szCs w:val="16"/>
              </w:rPr>
            </w:pPr>
            <w:r w:rsidRPr="005F1DA6">
              <w:rPr>
                <w:rFonts w:ascii="Times New Roman" w:hAnsi="Times New Roman" w:cs="Times New Roman"/>
                <w:sz w:val="16"/>
                <w:szCs w:val="16"/>
              </w:rPr>
              <w:t>47</w:t>
            </w:r>
          </w:p>
        </w:tc>
      </w:tr>
    </w:tbl>
    <w:p w14:paraId="1E51492C" w14:textId="77777777" w:rsidR="00D766A9" w:rsidRDefault="00D766A9" w:rsidP="00D766A9">
      <w:pPr>
        <w:jc w:val="both"/>
        <w:rPr>
          <w:rFonts w:ascii="Times New Roman" w:eastAsia="宋体" w:hAnsi="Times New Roman" w:cs="Times New Roman"/>
          <w:b/>
          <w:bCs/>
          <w:kern w:val="0"/>
        </w:rPr>
      </w:pPr>
    </w:p>
    <w:p w14:paraId="2F70CDEA" w14:textId="77777777" w:rsidR="00D766A9" w:rsidRDefault="00D766A9" w:rsidP="00D766A9">
      <w:pPr>
        <w:jc w:val="both"/>
        <w:rPr>
          <w:rFonts w:ascii="Times New Roman" w:eastAsia="宋体" w:hAnsi="Times New Roman" w:cs="Times New Roman"/>
          <w:b/>
          <w:bCs/>
          <w:kern w:val="0"/>
        </w:rPr>
      </w:pPr>
    </w:p>
    <w:p w14:paraId="159854F0" w14:textId="77777777" w:rsidR="00D766A9" w:rsidRDefault="00D766A9" w:rsidP="00D766A9">
      <w:pPr>
        <w:jc w:val="both"/>
        <w:rPr>
          <w:rFonts w:ascii="Times New Roman" w:eastAsia="宋体" w:hAnsi="Times New Roman" w:cs="Times New Roman"/>
          <w:b/>
          <w:bCs/>
          <w:kern w:val="0"/>
        </w:rPr>
      </w:pPr>
    </w:p>
    <w:p w14:paraId="0FFF473E" w14:textId="77777777" w:rsidR="00D766A9" w:rsidRDefault="00D766A9" w:rsidP="00D766A9">
      <w:pPr>
        <w:jc w:val="both"/>
        <w:rPr>
          <w:rFonts w:ascii="Times New Roman" w:eastAsia="宋体" w:hAnsi="Times New Roman" w:cs="Times New Roman"/>
          <w:b/>
          <w:bCs/>
          <w:kern w:val="0"/>
        </w:rPr>
      </w:pPr>
    </w:p>
    <w:p w14:paraId="4F5CD703" w14:textId="77777777" w:rsidR="00D766A9" w:rsidRDefault="00D766A9" w:rsidP="00D766A9">
      <w:pPr>
        <w:jc w:val="both"/>
        <w:rPr>
          <w:rFonts w:ascii="Times New Roman" w:eastAsia="宋体" w:hAnsi="Times New Roman" w:cs="Times New Roman"/>
          <w:b/>
          <w:bCs/>
          <w:kern w:val="0"/>
        </w:rPr>
      </w:pPr>
      <w:r>
        <w:rPr>
          <w:rFonts w:ascii="Times New Roman" w:eastAsia="宋体" w:hAnsi="Times New Roman" w:cs="Times New Roman"/>
          <w:b/>
          <w:bCs/>
          <w:kern w:val="0"/>
        </w:rPr>
        <w:br w:type="page"/>
      </w:r>
    </w:p>
    <w:p w14:paraId="37B15E7D" w14:textId="77777777" w:rsidR="00D766A9" w:rsidRPr="005D123A" w:rsidRDefault="00D766A9" w:rsidP="00D766A9">
      <w:pPr>
        <w:jc w:val="both"/>
        <w:rPr>
          <w:rFonts w:ascii="Times New Roman" w:eastAsia="宋体" w:hAnsi="Times New Roman" w:cs="Times New Roman"/>
          <w:kern w:val="0"/>
        </w:rPr>
      </w:pPr>
      <w:r w:rsidRPr="002648FF">
        <w:rPr>
          <w:rFonts w:ascii="Times New Roman" w:eastAsia="宋体" w:hAnsi="Times New Roman" w:cs="Times New Roman"/>
          <w:b/>
          <w:bCs/>
          <w:kern w:val="0"/>
        </w:rPr>
        <w:lastRenderedPageBreak/>
        <w:t>Table S</w:t>
      </w:r>
      <w:r>
        <w:rPr>
          <w:rFonts w:ascii="Times New Roman" w:eastAsia="宋体" w:hAnsi="Times New Roman" w:cs="Times New Roman" w:hint="eastAsia"/>
          <w:b/>
          <w:bCs/>
          <w:kern w:val="0"/>
        </w:rPr>
        <w:t>5</w:t>
      </w:r>
      <w:r w:rsidRPr="002648FF">
        <w:rPr>
          <w:rFonts w:ascii="Times New Roman" w:eastAsia="宋体" w:hAnsi="Times New Roman" w:cs="Times New Roman"/>
          <w:b/>
          <w:bCs/>
          <w:kern w:val="0"/>
        </w:rPr>
        <w:t xml:space="preserve">. </w:t>
      </w:r>
      <w:r w:rsidRPr="00E6042C">
        <w:rPr>
          <w:rFonts w:ascii="Times New Roman" w:eastAsia="宋体" w:hAnsi="Times New Roman" w:cs="Times New Roman"/>
          <w:b/>
          <w:bCs/>
          <w:kern w:val="0"/>
        </w:rPr>
        <w:t xml:space="preserve">Questionnaire scores and PVT </w:t>
      </w:r>
      <w:r>
        <w:rPr>
          <w:rFonts w:ascii="Times New Roman" w:eastAsia="宋体" w:hAnsi="Times New Roman" w:cs="Times New Roman" w:hint="eastAsia"/>
          <w:b/>
          <w:bCs/>
          <w:kern w:val="0"/>
        </w:rPr>
        <w:t>metrics</w:t>
      </w:r>
      <w:r w:rsidRPr="00E6042C">
        <w:rPr>
          <w:rFonts w:ascii="Times New Roman" w:eastAsia="宋体" w:hAnsi="Times New Roman" w:cs="Times New Roman"/>
          <w:b/>
          <w:bCs/>
          <w:kern w:val="0"/>
        </w:rPr>
        <w:t xml:space="preserve"> in the sleep study.</w:t>
      </w:r>
      <w:r w:rsidRPr="005D123A">
        <w:rPr>
          <w:rFonts w:ascii="Times New Roman" w:eastAsia="宋体" w:hAnsi="Times New Roman" w:cs="Times New Roman" w:hint="eastAsia"/>
          <w:kern w:val="0"/>
        </w:rPr>
        <w:t xml:space="preserve"> </w:t>
      </w:r>
      <w:r w:rsidRPr="005D123A">
        <w:rPr>
          <w:rFonts w:ascii="Times New Roman" w:eastAsia="宋体" w:hAnsi="Times New Roman" w:cs="Times New Roman"/>
          <w:kern w:val="0"/>
        </w:rPr>
        <w:t>SSS</w:t>
      </w:r>
      <w:r>
        <w:rPr>
          <w:rFonts w:ascii="Times New Roman" w:eastAsia="宋体" w:hAnsi="Times New Roman" w:cs="Times New Roman" w:hint="eastAsia"/>
          <w:kern w:val="0"/>
        </w:rPr>
        <w:t xml:space="preserve">, </w:t>
      </w:r>
      <w:r w:rsidRPr="005D123A">
        <w:rPr>
          <w:rFonts w:ascii="Times New Roman" w:eastAsia="宋体" w:hAnsi="Times New Roman" w:cs="Times New Roman"/>
          <w:kern w:val="0"/>
        </w:rPr>
        <w:t>Stanford Sleepiness Scale</w:t>
      </w:r>
      <w:r>
        <w:rPr>
          <w:rFonts w:ascii="Times New Roman" w:eastAsia="宋体" w:hAnsi="Times New Roman" w:cs="Times New Roman" w:hint="eastAsia"/>
          <w:kern w:val="0"/>
        </w:rPr>
        <w:t>;</w:t>
      </w:r>
      <w:r w:rsidRPr="005D123A">
        <w:rPr>
          <w:rFonts w:ascii="Times New Roman" w:eastAsia="宋体" w:hAnsi="Times New Roman" w:cs="Times New Roman"/>
          <w:kern w:val="0"/>
        </w:rPr>
        <w:t xml:space="preserve"> ESS</w:t>
      </w:r>
      <w:r>
        <w:rPr>
          <w:rFonts w:ascii="Times New Roman" w:eastAsia="宋体" w:hAnsi="Times New Roman" w:cs="Times New Roman" w:hint="eastAsia"/>
          <w:kern w:val="0"/>
        </w:rPr>
        <w:t>,</w:t>
      </w:r>
      <w:r w:rsidRPr="005D123A">
        <w:rPr>
          <w:rFonts w:ascii="Times New Roman" w:eastAsia="宋体" w:hAnsi="Times New Roman" w:cs="Times New Roman"/>
          <w:kern w:val="0"/>
        </w:rPr>
        <w:t xml:space="preserve"> Epworth Sleepiness Scale.</w:t>
      </w:r>
    </w:p>
    <w:tbl>
      <w:tblPr>
        <w:tblStyle w:val="af8"/>
        <w:tblW w:w="899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724"/>
        <w:gridCol w:w="626"/>
        <w:gridCol w:w="720"/>
        <w:gridCol w:w="720"/>
        <w:gridCol w:w="900"/>
        <w:gridCol w:w="810"/>
        <w:gridCol w:w="990"/>
        <w:gridCol w:w="1350"/>
        <w:gridCol w:w="1080"/>
      </w:tblGrid>
      <w:tr w:rsidR="00D766A9" w14:paraId="0E63E635" w14:textId="77777777" w:rsidTr="001B3DE1">
        <w:trPr>
          <w:trHeight w:val="764"/>
          <w:jc w:val="center"/>
        </w:trPr>
        <w:tc>
          <w:tcPr>
            <w:tcW w:w="1075" w:type="dxa"/>
            <w:vMerge w:val="restart"/>
            <w:tcBorders>
              <w:top w:val="single" w:sz="4" w:space="0" w:color="auto"/>
            </w:tcBorders>
            <w:vAlign w:val="center"/>
          </w:tcPr>
          <w:p w14:paraId="2A82B76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b/>
                <w:bCs/>
                <w:sz w:val="16"/>
                <w:szCs w:val="16"/>
              </w:rPr>
              <w:t>Subject</w:t>
            </w:r>
          </w:p>
        </w:tc>
        <w:tc>
          <w:tcPr>
            <w:tcW w:w="1350" w:type="dxa"/>
            <w:gridSpan w:val="2"/>
            <w:tcBorders>
              <w:top w:val="single" w:sz="4" w:space="0" w:color="auto"/>
              <w:bottom w:val="single" w:sz="4" w:space="0" w:color="auto"/>
            </w:tcBorders>
            <w:vAlign w:val="center"/>
          </w:tcPr>
          <w:p w14:paraId="73C3BE8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SSS score</w:t>
            </w:r>
          </w:p>
        </w:tc>
        <w:tc>
          <w:tcPr>
            <w:tcW w:w="1440" w:type="dxa"/>
            <w:gridSpan w:val="2"/>
            <w:tcBorders>
              <w:top w:val="single" w:sz="4" w:space="0" w:color="auto"/>
              <w:bottom w:val="single" w:sz="4" w:space="0" w:color="auto"/>
            </w:tcBorders>
            <w:vAlign w:val="center"/>
          </w:tcPr>
          <w:p w14:paraId="3770B9B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ESS score</w:t>
            </w:r>
          </w:p>
        </w:tc>
        <w:tc>
          <w:tcPr>
            <w:tcW w:w="900" w:type="dxa"/>
            <w:vMerge w:val="restart"/>
            <w:tcBorders>
              <w:top w:val="single" w:sz="4" w:space="0" w:color="auto"/>
            </w:tcBorders>
            <w:vAlign w:val="center"/>
          </w:tcPr>
          <w:p w14:paraId="7A90E9A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PSQI</w:t>
            </w:r>
          </w:p>
          <w:p w14:paraId="2460C5D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score</w:t>
            </w:r>
          </w:p>
        </w:tc>
        <w:tc>
          <w:tcPr>
            <w:tcW w:w="810" w:type="dxa"/>
            <w:vMerge w:val="restart"/>
            <w:tcBorders>
              <w:top w:val="single" w:sz="4" w:space="0" w:color="auto"/>
            </w:tcBorders>
            <w:vAlign w:val="center"/>
          </w:tcPr>
          <w:p w14:paraId="2F93CEF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FPSQ</w:t>
            </w:r>
          </w:p>
          <w:p w14:paraId="547769C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score</w:t>
            </w:r>
          </w:p>
        </w:tc>
        <w:tc>
          <w:tcPr>
            <w:tcW w:w="3420" w:type="dxa"/>
            <w:gridSpan w:val="3"/>
            <w:tcBorders>
              <w:top w:val="single" w:sz="4" w:space="0" w:color="auto"/>
              <w:bottom w:val="single" w:sz="4" w:space="0" w:color="auto"/>
            </w:tcBorders>
            <w:vAlign w:val="center"/>
          </w:tcPr>
          <w:p w14:paraId="0421591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PVT</w:t>
            </w:r>
          </w:p>
        </w:tc>
      </w:tr>
      <w:tr w:rsidR="00D766A9" w14:paraId="5D9B35A4" w14:textId="77777777" w:rsidTr="001B3DE1">
        <w:trPr>
          <w:trHeight w:val="449"/>
          <w:jc w:val="center"/>
        </w:trPr>
        <w:tc>
          <w:tcPr>
            <w:tcW w:w="1075" w:type="dxa"/>
            <w:vMerge/>
            <w:tcBorders>
              <w:bottom w:val="single" w:sz="4" w:space="0" w:color="auto"/>
            </w:tcBorders>
            <w:vAlign w:val="center"/>
          </w:tcPr>
          <w:p w14:paraId="298335BA" w14:textId="77777777" w:rsidR="00D766A9" w:rsidRPr="00245BB1" w:rsidRDefault="00D766A9" w:rsidP="001B3DE1">
            <w:pPr>
              <w:jc w:val="center"/>
              <w:rPr>
                <w:rFonts w:ascii="Times New Roman" w:hAnsi="Times New Roman" w:cs="Times New Roman"/>
                <w:b/>
                <w:bCs/>
                <w:sz w:val="16"/>
                <w:szCs w:val="16"/>
              </w:rPr>
            </w:pPr>
          </w:p>
        </w:tc>
        <w:tc>
          <w:tcPr>
            <w:tcW w:w="724" w:type="dxa"/>
            <w:tcBorders>
              <w:top w:val="single" w:sz="4" w:space="0" w:color="auto"/>
              <w:bottom w:val="single" w:sz="4" w:space="0" w:color="auto"/>
            </w:tcBorders>
            <w:vAlign w:val="center"/>
          </w:tcPr>
          <w:p w14:paraId="29B0FC6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Before sleep</w:t>
            </w:r>
          </w:p>
        </w:tc>
        <w:tc>
          <w:tcPr>
            <w:tcW w:w="626" w:type="dxa"/>
            <w:tcBorders>
              <w:top w:val="single" w:sz="4" w:space="0" w:color="auto"/>
              <w:bottom w:val="single" w:sz="4" w:space="0" w:color="auto"/>
            </w:tcBorders>
            <w:vAlign w:val="center"/>
          </w:tcPr>
          <w:p w14:paraId="05D0FC5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Wake up</w:t>
            </w:r>
          </w:p>
        </w:tc>
        <w:tc>
          <w:tcPr>
            <w:tcW w:w="720" w:type="dxa"/>
            <w:tcBorders>
              <w:top w:val="single" w:sz="4" w:space="0" w:color="auto"/>
              <w:bottom w:val="single" w:sz="4" w:space="0" w:color="auto"/>
            </w:tcBorders>
            <w:vAlign w:val="center"/>
          </w:tcPr>
          <w:p w14:paraId="3D6CD95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Before sleep</w:t>
            </w:r>
          </w:p>
        </w:tc>
        <w:tc>
          <w:tcPr>
            <w:tcW w:w="720" w:type="dxa"/>
            <w:tcBorders>
              <w:top w:val="single" w:sz="4" w:space="0" w:color="auto"/>
              <w:bottom w:val="single" w:sz="4" w:space="0" w:color="auto"/>
            </w:tcBorders>
            <w:vAlign w:val="center"/>
          </w:tcPr>
          <w:p w14:paraId="13DB9D2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Wake up</w:t>
            </w:r>
          </w:p>
        </w:tc>
        <w:tc>
          <w:tcPr>
            <w:tcW w:w="900" w:type="dxa"/>
            <w:vMerge/>
            <w:tcBorders>
              <w:bottom w:val="single" w:sz="4" w:space="0" w:color="auto"/>
            </w:tcBorders>
            <w:vAlign w:val="center"/>
          </w:tcPr>
          <w:p w14:paraId="6B27B462" w14:textId="77777777" w:rsidR="00D766A9" w:rsidRPr="00245BB1" w:rsidRDefault="00D766A9" w:rsidP="001B3DE1">
            <w:pPr>
              <w:jc w:val="center"/>
              <w:rPr>
                <w:rFonts w:ascii="Times New Roman" w:eastAsia="宋体" w:hAnsi="Times New Roman" w:cs="Times New Roman"/>
                <w:b/>
                <w:bCs/>
                <w:kern w:val="0"/>
                <w:sz w:val="16"/>
                <w:szCs w:val="16"/>
              </w:rPr>
            </w:pPr>
          </w:p>
        </w:tc>
        <w:tc>
          <w:tcPr>
            <w:tcW w:w="810" w:type="dxa"/>
            <w:vMerge/>
            <w:tcBorders>
              <w:bottom w:val="single" w:sz="4" w:space="0" w:color="auto"/>
            </w:tcBorders>
            <w:vAlign w:val="center"/>
          </w:tcPr>
          <w:p w14:paraId="6D3FF2AF" w14:textId="77777777" w:rsidR="00D766A9" w:rsidRPr="00245BB1" w:rsidRDefault="00D766A9" w:rsidP="001B3DE1">
            <w:pPr>
              <w:jc w:val="center"/>
              <w:rPr>
                <w:rFonts w:ascii="Times New Roman" w:eastAsia="宋体" w:hAnsi="Times New Roman" w:cs="Times New Roman"/>
                <w:b/>
                <w:bCs/>
                <w:kern w:val="0"/>
                <w:sz w:val="16"/>
                <w:szCs w:val="16"/>
              </w:rPr>
            </w:pPr>
          </w:p>
        </w:tc>
        <w:tc>
          <w:tcPr>
            <w:tcW w:w="990" w:type="dxa"/>
            <w:tcBorders>
              <w:top w:val="single" w:sz="4" w:space="0" w:color="auto"/>
              <w:bottom w:val="single" w:sz="4" w:space="0" w:color="auto"/>
            </w:tcBorders>
            <w:vAlign w:val="center"/>
          </w:tcPr>
          <w:p w14:paraId="494E10B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Lapse rate (%)</w:t>
            </w:r>
          </w:p>
        </w:tc>
        <w:tc>
          <w:tcPr>
            <w:tcW w:w="1350" w:type="dxa"/>
            <w:tcBorders>
              <w:top w:val="single" w:sz="4" w:space="0" w:color="auto"/>
              <w:bottom w:val="single" w:sz="4" w:space="0" w:color="auto"/>
            </w:tcBorders>
            <w:vAlign w:val="center"/>
          </w:tcPr>
          <w:p w14:paraId="52E53BE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Slow_10% mean RT (ms)</w:t>
            </w:r>
          </w:p>
        </w:tc>
        <w:tc>
          <w:tcPr>
            <w:tcW w:w="1080" w:type="dxa"/>
            <w:tcBorders>
              <w:top w:val="single" w:sz="4" w:space="0" w:color="auto"/>
              <w:bottom w:val="single" w:sz="4" w:space="0" w:color="auto"/>
            </w:tcBorders>
            <w:vAlign w:val="center"/>
          </w:tcPr>
          <w:p w14:paraId="3F375EC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Mean RT</w:t>
            </w:r>
          </w:p>
          <w:p w14:paraId="4A3B3CE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宋体" w:hAnsi="Times New Roman" w:cs="Times New Roman"/>
                <w:b/>
                <w:bCs/>
                <w:kern w:val="0"/>
                <w:sz w:val="16"/>
                <w:szCs w:val="16"/>
              </w:rPr>
              <w:t>(ms)</w:t>
            </w:r>
          </w:p>
        </w:tc>
      </w:tr>
      <w:tr w:rsidR="00D766A9" w14:paraId="08A087A4" w14:textId="77777777" w:rsidTr="001B3DE1">
        <w:trPr>
          <w:trHeight w:val="288"/>
          <w:jc w:val="center"/>
        </w:trPr>
        <w:tc>
          <w:tcPr>
            <w:tcW w:w="1075" w:type="dxa"/>
            <w:tcBorders>
              <w:top w:val="single" w:sz="4" w:space="0" w:color="auto"/>
            </w:tcBorders>
            <w:vAlign w:val="center"/>
          </w:tcPr>
          <w:p w14:paraId="2665AD5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w:t>
            </w:r>
          </w:p>
        </w:tc>
        <w:tc>
          <w:tcPr>
            <w:tcW w:w="724" w:type="dxa"/>
            <w:tcBorders>
              <w:top w:val="single" w:sz="4" w:space="0" w:color="auto"/>
            </w:tcBorders>
            <w:vAlign w:val="center"/>
          </w:tcPr>
          <w:p w14:paraId="25B8D25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tcBorders>
              <w:top w:val="single" w:sz="4" w:space="0" w:color="auto"/>
            </w:tcBorders>
            <w:vAlign w:val="center"/>
          </w:tcPr>
          <w:p w14:paraId="3E6AB36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720" w:type="dxa"/>
            <w:tcBorders>
              <w:top w:val="single" w:sz="4" w:space="0" w:color="auto"/>
            </w:tcBorders>
            <w:vAlign w:val="center"/>
          </w:tcPr>
          <w:p w14:paraId="1E71D8D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720" w:type="dxa"/>
            <w:tcBorders>
              <w:top w:val="single" w:sz="4" w:space="0" w:color="auto"/>
            </w:tcBorders>
            <w:vAlign w:val="center"/>
          </w:tcPr>
          <w:p w14:paraId="1098F9E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17</w:t>
            </w:r>
          </w:p>
        </w:tc>
        <w:tc>
          <w:tcPr>
            <w:tcW w:w="900" w:type="dxa"/>
            <w:tcBorders>
              <w:top w:val="single" w:sz="4" w:space="0" w:color="auto"/>
            </w:tcBorders>
            <w:vAlign w:val="center"/>
          </w:tcPr>
          <w:p w14:paraId="57B7595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810" w:type="dxa"/>
            <w:tcBorders>
              <w:top w:val="single" w:sz="4" w:space="0" w:color="auto"/>
            </w:tcBorders>
            <w:vAlign w:val="center"/>
          </w:tcPr>
          <w:p w14:paraId="2FEC7E8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16.6</w:t>
            </w:r>
          </w:p>
        </w:tc>
        <w:tc>
          <w:tcPr>
            <w:tcW w:w="990" w:type="dxa"/>
            <w:tcBorders>
              <w:top w:val="single" w:sz="4" w:space="0" w:color="auto"/>
            </w:tcBorders>
            <w:vAlign w:val="center"/>
          </w:tcPr>
          <w:p w14:paraId="1EBF0C4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1.52%</w:t>
            </w:r>
          </w:p>
        </w:tc>
        <w:tc>
          <w:tcPr>
            <w:tcW w:w="1350" w:type="dxa"/>
            <w:tcBorders>
              <w:top w:val="single" w:sz="4" w:space="0" w:color="auto"/>
            </w:tcBorders>
            <w:vAlign w:val="center"/>
          </w:tcPr>
          <w:p w14:paraId="22462C8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421.6</w:t>
            </w:r>
          </w:p>
        </w:tc>
        <w:tc>
          <w:tcPr>
            <w:tcW w:w="1080" w:type="dxa"/>
            <w:tcBorders>
              <w:top w:val="single" w:sz="4" w:space="0" w:color="auto"/>
            </w:tcBorders>
            <w:vAlign w:val="center"/>
          </w:tcPr>
          <w:p w14:paraId="7927D84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297.</w:t>
            </w:r>
            <w:r w:rsidRPr="00245BB1">
              <w:rPr>
                <w:rFonts w:ascii="Times New Roman" w:hAnsi="Times New Roman" w:cs="Times New Roman"/>
                <w:color w:val="000000"/>
                <w:kern w:val="0"/>
                <w:sz w:val="16"/>
                <w:szCs w:val="16"/>
              </w:rPr>
              <w:t>8</w:t>
            </w:r>
          </w:p>
        </w:tc>
      </w:tr>
      <w:tr w:rsidR="00D766A9" w14:paraId="181DD474" w14:textId="77777777" w:rsidTr="001B3DE1">
        <w:trPr>
          <w:trHeight w:val="288"/>
          <w:jc w:val="center"/>
        </w:trPr>
        <w:tc>
          <w:tcPr>
            <w:tcW w:w="1075" w:type="dxa"/>
            <w:vAlign w:val="center"/>
          </w:tcPr>
          <w:p w14:paraId="1180577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Healthy_2</w:t>
            </w:r>
          </w:p>
        </w:tc>
        <w:tc>
          <w:tcPr>
            <w:tcW w:w="724" w:type="dxa"/>
            <w:vAlign w:val="center"/>
          </w:tcPr>
          <w:p w14:paraId="03A7AB7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526917F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720" w:type="dxa"/>
            <w:vAlign w:val="center"/>
          </w:tcPr>
          <w:p w14:paraId="24CA547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p>
        </w:tc>
        <w:tc>
          <w:tcPr>
            <w:tcW w:w="720" w:type="dxa"/>
            <w:vAlign w:val="center"/>
          </w:tcPr>
          <w:p w14:paraId="011780B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p>
        </w:tc>
        <w:tc>
          <w:tcPr>
            <w:tcW w:w="900" w:type="dxa"/>
            <w:vAlign w:val="center"/>
          </w:tcPr>
          <w:p w14:paraId="7DB1053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810" w:type="dxa"/>
            <w:vAlign w:val="center"/>
          </w:tcPr>
          <w:p w14:paraId="0B2276BD"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hAnsi="Times New Roman" w:cs="Times New Roman"/>
                <w:color w:val="000000"/>
                <w:kern w:val="0"/>
                <w:sz w:val="16"/>
                <w:szCs w:val="16"/>
              </w:rPr>
              <w:t>11</w:t>
            </w:r>
          </w:p>
        </w:tc>
        <w:tc>
          <w:tcPr>
            <w:tcW w:w="990" w:type="dxa"/>
            <w:vAlign w:val="center"/>
          </w:tcPr>
          <w:p w14:paraId="4431E8A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2.92%</w:t>
            </w:r>
          </w:p>
        </w:tc>
        <w:tc>
          <w:tcPr>
            <w:tcW w:w="1350" w:type="dxa"/>
            <w:vAlign w:val="center"/>
          </w:tcPr>
          <w:p w14:paraId="49B65CA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499.</w:t>
            </w:r>
            <w:r w:rsidRPr="00245BB1">
              <w:rPr>
                <w:rFonts w:ascii="Times New Roman" w:hAnsi="Times New Roman" w:cs="Times New Roman"/>
                <w:color w:val="000000"/>
                <w:kern w:val="0"/>
                <w:sz w:val="16"/>
                <w:szCs w:val="16"/>
              </w:rPr>
              <w:t>8</w:t>
            </w:r>
          </w:p>
        </w:tc>
        <w:tc>
          <w:tcPr>
            <w:tcW w:w="1080" w:type="dxa"/>
            <w:vAlign w:val="center"/>
          </w:tcPr>
          <w:p w14:paraId="740C54C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301.</w:t>
            </w:r>
            <w:r w:rsidRPr="00245BB1">
              <w:rPr>
                <w:rFonts w:ascii="Times New Roman" w:hAnsi="Times New Roman" w:cs="Times New Roman"/>
                <w:color w:val="000000"/>
                <w:kern w:val="0"/>
                <w:sz w:val="16"/>
                <w:szCs w:val="16"/>
              </w:rPr>
              <w:t>2</w:t>
            </w:r>
          </w:p>
        </w:tc>
      </w:tr>
      <w:tr w:rsidR="00D766A9" w14:paraId="5CF10708" w14:textId="77777777" w:rsidTr="001B3DE1">
        <w:trPr>
          <w:trHeight w:val="288"/>
          <w:jc w:val="center"/>
        </w:trPr>
        <w:tc>
          <w:tcPr>
            <w:tcW w:w="1075" w:type="dxa"/>
            <w:vAlign w:val="center"/>
          </w:tcPr>
          <w:p w14:paraId="4B6C1E6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Healthy_3</w:t>
            </w:r>
          </w:p>
        </w:tc>
        <w:tc>
          <w:tcPr>
            <w:tcW w:w="724" w:type="dxa"/>
            <w:vAlign w:val="center"/>
          </w:tcPr>
          <w:p w14:paraId="0DD78BC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211AC8E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w:t>
            </w:r>
          </w:p>
        </w:tc>
        <w:tc>
          <w:tcPr>
            <w:tcW w:w="720" w:type="dxa"/>
            <w:vAlign w:val="center"/>
          </w:tcPr>
          <w:p w14:paraId="1B9B38A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720" w:type="dxa"/>
            <w:vAlign w:val="center"/>
          </w:tcPr>
          <w:p w14:paraId="2CD9A24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900" w:type="dxa"/>
            <w:vAlign w:val="center"/>
          </w:tcPr>
          <w:p w14:paraId="34346E4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810" w:type="dxa"/>
            <w:vAlign w:val="center"/>
          </w:tcPr>
          <w:p w14:paraId="5A77F28F"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r w:rsidRPr="00245BB1">
              <w:rPr>
                <w:rFonts w:ascii="Times New Roman" w:hAnsi="Times New Roman" w:cs="Times New Roman"/>
                <w:color w:val="000000"/>
                <w:kern w:val="0"/>
                <w:sz w:val="16"/>
                <w:szCs w:val="16"/>
              </w:rPr>
              <w:t>7</w:t>
            </w:r>
          </w:p>
        </w:tc>
        <w:tc>
          <w:tcPr>
            <w:tcW w:w="990" w:type="dxa"/>
            <w:vAlign w:val="center"/>
          </w:tcPr>
          <w:p w14:paraId="46A1447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0.43%</w:t>
            </w:r>
          </w:p>
        </w:tc>
        <w:tc>
          <w:tcPr>
            <w:tcW w:w="1350" w:type="dxa"/>
            <w:vAlign w:val="center"/>
          </w:tcPr>
          <w:p w14:paraId="33CBA3D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358.9</w:t>
            </w:r>
          </w:p>
        </w:tc>
        <w:tc>
          <w:tcPr>
            <w:tcW w:w="1080" w:type="dxa"/>
            <w:vAlign w:val="center"/>
          </w:tcPr>
          <w:p w14:paraId="2659C541"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263.</w:t>
            </w:r>
            <w:r w:rsidRPr="00245BB1">
              <w:rPr>
                <w:rFonts w:ascii="Times New Roman" w:hAnsi="Times New Roman" w:cs="Times New Roman"/>
                <w:color w:val="000000"/>
                <w:kern w:val="0"/>
                <w:sz w:val="16"/>
                <w:szCs w:val="16"/>
              </w:rPr>
              <w:t>9</w:t>
            </w:r>
          </w:p>
        </w:tc>
      </w:tr>
      <w:tr w:rsidR="00D766A9" w14:paraId="3EBA4681" w14:textId="77777777" w:rsidTr="001B3DE1">
        <w:trPr>
          <w:trHeight w:val="288"/>
          <w:jc w:val="center"/>
        </w:trPr>
        <w:tc>
          <w:tcPr>
            <w:tcW w:w="1075" w:type="dxa"/>
            <w:vAlign w:val="center"/>
          </w:tcPr>
          <w:p w14:paraId="25A7B57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Healthy_4</w:t>
            </w:r>
          </w:p>
        </w:tc>
        <w:tc>
          <w:tcPr>
            <w:tcW w:w="724" w:type="dxa"/>
            <w:vAlign w:val="center"/>
          </w:tcPr>
          <w:p w14:paraId="2DEA78B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1725EB6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24C5CAD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14</w:t>
            </w:r>
          </w:p>
        </w:tc>
        <w:tc>
          <w:tcPr>
            <w:tcW w:w="720" w:type="dxa"/>
            <w:vAlign w:val="center"/>
          </w:tcPr>
          <w:p w14:paraId="5303081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900" w:type="dxa"/>
            <w:vAlign w:val="center"/>
          </w:tcPr>
          <w:p w14:paraId="365B76B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p>
        </w:tc>
        <w:tc>
          <w:tcPr>
            <w:tcW w:w="810" w:type="dxa"/>
            <w:vAlign w:val="center"/>
          </w:tcPr>
          <w:p w14:paraId="6DE50737"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hAnsi="Times New Roman" w:cs="Times New Roman"/>
                <w:color w:val="000000"/>
                <w:kern w:val="0"/>
                <w:sz w:val="16"/>
                <w:szCs w:val="16"/>
              </w:rPr>
              <w:t>17</w:t>
            </w:r>
          </w:p>
        </w:tc>
        <w:tc>
          <w:tcPr>
            <w:tcW w:w="990" w:type="dxa"/>
            <w:vAlign w:val="center"/>
          </w:tcPr>
          <w:p w14:paraId="0652BB8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0.79%</w:t>
            </w:r>
          </w:p>
        </w:tc>
        <w:tc>
          <w:tcPr>
            <w:tcW w:w="1350" w:type="dxa"/>
            <w:vAlign w:val="center"/>
          </w:tcPr>
          <w:p w14:paraId="2EF1B95C"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382.</w:t>
            </w:r>
            <w:r w:rsidRPr="00245BB1">
              <w:rPr>
                <w:rFonts w:ascii="Times New Roman" w:hAnsi="Times New Roman" w:cs="Times New Roman"/>
                <w:color w:val="000000"/>
                <w:kern w:val="0"/>
                <w:sz w:val="16"/>
                <w:szCs w:val="16"/>
              </w:rPr>
              <w:t>6</w:t>
            </w:r>
          </w:p>
        </w:tc>
        <w:tc>
          <w:tcPr>
            <w:tcW w:w="1080" w:type="dxa"/>
            <w:vAlign w:val="center"/>
          </w:tcPr>
          <w:p w14:paraId="0A60CD8D"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276.</w:t>
            </w:r>
            <w:r w:rsidRPr="00245BB1">
              <w:rPr>
                <w:rFonts w:ascii="Times New Roman" w:hAnsi="Times New Roman" w:cs="Times New Roman"/>
                <w:color w:val="000000"/>
                <w:kern w:val="0"/>
                <w:sz w:val="16"/>
                <w:szCs w:val="16"/>
              </w:rPr>
              <w:t>9</w:t>
            </w:r>
          </w:p>
        </w:tc>
      </w:tr>
      <w:tr w:rsidR="00D766A9" w14:paraId="44B0A8D7" w14:textId="77777777" w:rsidTr="001B3DE1">
        <w:trPr>
          <w:trHeight w:val="288"/>
          <w:jc w:val="center"/>
        </w:trPr>
        <w:tc>
          <w:tcPr>
            <w:tcW w:w="1075" w:type="dxa"/>
            <w:vAlign w:val="center"/>
          </w:tcPr>
          <w:p w14:paraId="0B2FAA1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Healthy_5</w:t>
            </w:r>
          </w:p>
        </w:tc>
        <w:tc>
          <w:tcPr>
            <w:tcW w:w="724" w:type="dxa"/>
            <w:vAlign w:val="center"/>
          </w:tcPr>
          <w:p w14:paraId="3E9DFFE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626" w:type="dxa"/>
            <w:vAlign w:val="center"/>
          </w:tcPr>
          <w:p w14:paraId="4E6F84A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720" w:type="dxa"/>
            <w:vAlign w:val="center"/>
          </w:tcPr>
          <w:p w14:paraId="273FFF6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720" w:type="dxa"/>
            <w:vAlign w:val="center"/>
          </w:tcPr>
          <w:p w14:paraId="5D3640B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11</w:t>
            </w:r>
          </w:p>
        </w:tc>
        <w:tc>
          <w:tcPr>
            <w:tcW w:w="900" w:type="dxa"/>
            <w:vAlign w:val="center"/>
          </w:tcPr>
          <w:p w14:paraId="055CFFE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810" w:type="dxa"/>
            <w:vAlign w:val="center"/>
          </w:tcPr>
          <w:p w14:paraId="5BD1F178"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r w:rsidRPr="00245BB1">
              <w:rPr>
                <w:rFonts w:ascii="Times New Roman" w:hAnsi="Times New Roman" w:cs="Times New Roman"/>
                <w:color w:val="000000"/>
                <w:kern w:val="0"/>
                <w:sz w:val="16"/>
                <w:szCs w:val="16"/>
              </w:rPr>
              <w:t>7</w:t>
            </w:r>
          </w:p>
        </w:tc>
        <w:tc>
          <w:tcPr>
            <w:tcW w:w="990" w:type="dxa"/>
            <w:vAlign w:val="center"/>
          </w:tcPr>
          <w:p w14:paraId="20297D6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4.74%</w:t>
            </w:r>
          </w:p>
        </w:tc>
        <w:tc>
          <w:tcPr>
            <w:tcW w:w="1350" w:type="dxa"/>
            <w:vAlign w:val="center"/>
          </w:tcPr>
          <w:p w14:paraId="72BCDF7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508</w:t>
            </w:r>
          </w:p>
        </w:tc>
        <w:tc>
          <w:tcPr>
            <w:tcW w:w="1080" w:type="dxa"/>
            <w:vAlign w:val="center"/>
          </w:tcPr>
          <w:p w14:paraId="52D4B1AA"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287.</w:t>
            </w:r>
            <w:r w:rsidRPr="00245BB1">
              <w:rPr>
                <w:rFonts w:ascii="Times New Roman" w:hAnsi="Times New Roman" w:cs="Times New Roman"/>
                <w:color w:val="000000"/>
                <w:kern w:val="0"/>
                <w:sz w:val="16"/>
                <w:szCs w:val="16"/>
              </w:rPr>
              <w:t>6</w:t>
            </w:r>
          </w:p>
        </w:tc>
      </w:tr>
      <w:tr w:rsidR="00D766A9" w14:paraId="067A455E" w14:textId="77777777" w:rsidTr="001B3DE1">
        <w:trPr>
          <w:trHeight w:val="288"/>
          <w:jc w:val="center"/>
        </w:trPr>
        <w:tc>
          <w:tcPr>
            <w:tcW w:w="1075" w:type="dxa"/>
            <w:vAlign w:val="center"/>
          </w:tcPr>
          <w:p w14:paraId="484A110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Healthy_6</w:t>
            </w:r>
          </w:p>
        </w:tc>
        <w:tc>
          <w:tcPr>
            <w:tcW w:w="724" w:type="dxa"/>
            <w:vAlign w:val="center"/>
          </w:tcPr>
          <w:p w14:paraId="5C7C19F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626" w:type="dxa"/>
            <w:vAlign w:val="center"/>
          </w:tcPr>
          <w:p w14:paraId="1FFD5CE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720" w:type="dxa"/>
            <w:vAlign w:val="center"/>
          </w:tcPr>
          <w:p w14:paraId="55E1853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w:t>
            </w:r>
          </w:p>
        </w:tc>
        <w:tc>
          <w:tcPr>
            <w:tcW w:w="720" w:type="dxa"/>
            <w:vAlign w:val="center"/>
          </w:tcPr>
          <w:p w14:paraId="47BFBE5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14</w:t>
            </w:r>
          </w:p>
        </w:tc>
        <w:tc>
          <w:tcPr>
            <w:tcW w:w="900" w:type="dxa"/>
            <w:vAlign w:val="center"/>
          </w:tcPr>
          <w:p w14:paraId="21F6982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810" w:type="dxa"/>
            <w:vAlign w:val="center"/>
          </w:tcPr>
          <w:p w14:paraId="0C38DE8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16.</w:t>
            </w:r>
            <w:r w:rsidRPr="00245BB1">
              <w:rPr>
                <w:rFonts w:ascii="Times New Roman" w:hAnsi="Times New Roman" w:cs="Times New Roman"/>
                <w:color w:val="000000"/>
                <w:kern w:val="0"/>
                <w:sz w:val="16"/>
                <w:szCs w:val="16"/>
              </w:rPr>
              <w:t>8</w:t>
            </w:r>
          </w:p>
        </w:tc>
        <w:tc>
          <w:tcPr>
            <w:tcW w:w="990" w:type="dxa"/>
            <w:vAlign w:val="center"/>
          </w:tcPr>
          <w:p w14:paraId="7CBC9A6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4.53%</w:t>
            </w:r>
          </w:p>
        </w:tc>
        <w:tc>
          <w:tcPr>
            <w:tcW w:w="1350" w:type="dxa"/>
            <w:vAlign w:val="center"/>
          </w:tcPr>
          <w:p w14:paraId="6A7C73AD"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516</w:t>
            </w:r>
          </w:p>
        </w:tc>
        <w:tc>
          <w:tcPr>
            <w:tcW w:w="1080" w:type="dxa"/>
            <w:vAlign w:val="center"/>
          </w:tcPr>
          <w:p w14:paraId="436EA344"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307.</w:t>
            </w:r>
            <w:r w:rsidRPr="00245BB1">
              <w:rPr>
                <w:rFonts w:ascii="Times New Roman" w:hAnsi="Times New Roman" w:cs="Times New Roman"/>
                <w:color w:val="000000"/>
                <w:kern w:val="0"/>
                <w:sz w:val="16"/>
                <w:szCs w:val="16"/>
              </w:rPr>
              <w:t>2</w:t>
            </w:r>
          </w:p>
        </w:tc>
      </w:tr>
      <w:tr w:rsidR="00D766A9" w14:paraId="1B1B2388" w14:textId="77777777" w:rsidTr="001B3DE1">
        <w:trPr>
          <w:trHeight w:val="288"/>
          <w:jc w:val="center"/>
        </w:trPr>
        <w:tc>
          <w:tcPr>
            <w:tcW w:w="1075" w:type="dxa"/>
            <w:vAlign w:val="center"/>
          </w:tcPr>
          <w:p w14:paraId="1BC3DC9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Healthy_7</w:t>
            </w:r>
          </w:p>
        </w:tc>
        <w:tc>
          <w:tcPr>
            <w:tcW w:w="724" w:type="dxa"/>
            <w:vAlign w:val="center"/>
          </w:tcPr>
          <w:p w14:paraId="43F1BA6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626" w:type="dxa"/>
            <w:vAlign w:val="center"/>
          </w:tcPr>
          <w:p w14:paraId="2B8A15A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6B6DA5F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w:t>
            </w:r>
          </w:p>
        </w:tc>
        <w:tc>
          <w:tcPr>
            <w:tcW w:w="720" w:type="dxa"/>
            <w:vAlign w:val="center"/>
          </w:tcPr>
          <w:p w14:paraId="68860AE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11</w:t>
            </w:r>
          </w:p>
        </w:tc>
        <w:tc>
          <w:tcPr>
            <w:tcW w:w="900" w:type="dxa"/>
            <w:vAlign w:val="center"/>
          </w:tcPr>
          <w:p w14:paraId="795DA6C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810" w:type="dxa"/>
            <w:vAlign w:val="center"/>
          </w:tcPr>
          <w:p w14:paraId="18D3C5C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r w:rsidRPr="00245BB1">
              <w:rPr>
                <w:rFonts w:ascii="Times New Roman" w:hAnsi="Times New Roman" w:cs="Times New Roman"/>
                <w:color w:val="000000"/>
                <w:kern w:val="0"/>
                <w:sz w:val="16"/>
                <w:szCs w:val="16"/>
              </w:rPr>
              <w:t>4</w:t>
            </w:r>
          </w:p>
        </w:tc>
        <w:tc>
          <w:tcPr>
            <w:tcW w:w="990" w:type="dxa"/>
            <w:vAlign w:val="center"/>
          </w:tcPr>
          <w:p w14:paraId="0F56766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0.00%</w:t>
            </w:r>
          </w:p>
        </w:tc>
        <w:tc>
          <w:tcPr>
            <w:tcW w:w="1350" w:type="dxa"/>
            <w:vAlign w:val="center"/>
          </w:tcPr>
          <w:p w14:paraId="0309EA0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348.</w:t>
            </w:r>
            <w:r w:rsidRPr="00245BB1">
              <w:rPr>
                <w:rFonts w:ascii="Times New Roman" w:hAnsi="Times New Roman" w:cs="Times New Roman"/>
                <w:color w:val="000000"/>
                <w:kern w:val="0"/>
                <w:sz w:val="16"/>
                <w:szCs w:val="16"/>
              </w:rPr>
              <w:t>3</w:t>
            </w:r>
            <w:r w:rsidRPr="00245BB1">
              <w:rPr>
                <w:rFonts w:ascii="Times New Roman" w:eastAsia="Times New Roman" w:hAnsi="Times New Roman" w:cs="Times New Roman"/>
                <w:color w:val="000000"/>
                <w:kern w:val="0"/>
                <w:sz w:val="16"/>
                <w:szCs w:val="16"/>
              </w:rPr>
              <w:t>1</w:t>
            </w:r>
          </w:p>
        </w:tc>
        <w:tc>
          <w:tcPr>
            <w:tcW w:w="1080" w:type="dxa"/>
            <w:vAlign w:val="center"/>
          </w:tcPr>
          <w:p w14:paraId="2E62B088"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269.</w:t>
            </w:r>
            <w:r w:rsidRPr="00245BB1">
              <w:rPr>
                <w:rFonts w:ascii="Times New Roman" w:hAnsi="Times New Roman" w:cs="Times New Roman"/>
                <w:color w:val="000000"/>
                <w:kern w:val="0"/>
                <w:sz w:val="16"/>
                <w:szCs w:val="16"/>
              </w:rPr>
              <w:t>6</w:t>
            </w:r>
          </w:p>
        </w:tc>
      </w:tr>
      <w:tr w:rsidR="00D766A9" w14:paraId="2582FB76" w14:textId="77777777" w:rsidTr="001B3DE1">
        <w:trPr>
          <w:trHeight w:val="288"/>
          <w:jc w:val="center"/>
        </w:trPr>
        <w:tc>
          <w:tcPr>
            <w:tcW w:w="1075" w:type="dxa"/>
            <w:vAlign w:val="center"/>
          </w:tcPr>
          <w:p w14:paraId="7B2EE5E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Healthy_8</w:t>
            </w:r>
          </w:p>
        </w:tc>
        <w:tc>
          <w:tcPr>
            <w:tcW w:w="724" w:type="dxa"/>
            <w:vAlign w:val="center"/>
          </w:tcPr>
          <w:p w14:paraId="5135E1E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626" w:type="dxa"/>
            <w:vAlign w:val="center"/>
          </w:tcPr>
          <w:p w14:paraId="1B28037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69195D3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p>
        </w:tc>
        <w:tc>
          <w:tcPr>
            <w:tcW w:w="720" w:type="dxa"/>
            <w:vAlign w:val="center"/>
          </w:tcPr>
          <w:p w14:paraId="0D1B072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p>
        </w:tc>
        <w:tc>
          <w:tcPr>
            <w:tcW w:w="900" w:type="dxa"/>
            <w:vAlign w:val="center"/>
          </w:tcPr>
          <w:p w14:paraId="60EDADF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810" w:type="dxa"/>
            <w:vAlign w:val="center"/>
          </w:tcPr>
          <w:p w14:paraId="1937DE49"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r w:rsidRPr="00245BB1">
              <w:rPr>
                <w:rFonts w:ascii="Times New Roman" w:hAnsi="Times New Roman" w:cs="Times New Roman"/>
                <w:color w:val="000000"/>
                <w:kern w:val="0"/>
                <w:sz w:val="16"/>
                <w:szCs w:val="16"/>
              </w:rPr>
              <w:t>7</w:t>
            </w:r>
          </w:p>
        </w:tc>
        <w:tc>
          <w:tcPr>
            <w:tcW w:w="990" w:type="dxa"/>
            <w:vAlign w:val="center"/>
          </w:tcPr>
          <w:p w14:paraId="0F574C2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3.36%</w:t>
            </w:r>
          </w:p>
        </w:tc>
        <w:tc>
          <w:tcPr>
            <w:tcW w:w="1350" w:type="dxa"/>
            <w:vAlign w:val="center"/>
          </w:tcPr>
          <w:p w14:paraId="2311E98F"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545.</w:t>
            </w:r>
            <w:r w:rsidRPr="00245BB1">
              <w:rPr>
                <w:rFonts w:ascii="Times New Roman" w:hAnsi="Times New Roman" w:cs="Times New Roman"/>
                <w:color w:val="000000"/>
                <w:kern w:val="0"/>
                <w:sz w:val="16"/>
                <w:szCs w:val="16"/>
              </w:rPr>
              <w:t>1</w:t>
            </w:r>
          </w:p>
        </w:tc>
        <w:tc>
          <w:tcPr>
            <w:tcW w:w="1080" w:type="dxa"/>
            <w:vAlign w:val="center"/>
          </w:tcPr>
          <w:p w14:paraId="0139E7EC"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347.</w:t>
            </w:r>
            <w:r w:rsidRPr="00245BB1">
              <w:rPr>
                <w:rFonts w:ascii="Times New Roman" w:hAnsi="Times New Roman" w:cs="Times New Roman"/>
                <w:color w:val="000000"/>
                <w:kern w:val="0"/>
                <w:sz w:val="16"/>
                <w:szCs w:val="16"/>
              </w:rPr>
              <w:t>8</w:t>
            </w:r>
          </w:p>
        </w:tc>
      </w:tr>
      <w:tr w:rsidR="00D766A9" w14:paraId="02E7C6C8" w14:textId="77777777" w:rsidTr="001B3DE1">
        <w:trPr>
          <w:trHeight w:val="288"/>
          <w:jc w:val="center"/>
        </w:trPr>
        <w:tc>
          <w:tcPr>
            <w:tcW w:w="1075" w:type="dxa"/>
            <w:vAlign w:val="center"/>
          </w:tcPr>
          <w:p w14:paraId="2CF5B69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Healthy_9</w:t>
            </w:r>
          </w:p>
        </w:tc>
        <w:tc>
          <w:tcPr>
            <w:tcW w:w="724" w:type="dxa"/>
            <w:vAlign w:val="center"/>
          </w:tcPr>
          <w:p w14:paraId="696A59D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626" w:type="dxa"/>
            <w:vAlign w:val="center"/>
          </w:tcPr>
          <w:p w14:paraId="300672C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720" w:type="dxa"/>
            <w:vAlign w:val="center"/>
          </w:tcPr>
          <w:p w14:paraId="026E054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14</w:t>
            </w:r>
          </w:p>
        </w:tc>
        <w:tc>
          <w:tcPr>
            <w:tcW w:w="720" w:type="dxa"/>
            <w:vAlign w:val="center"/>
          </w:tcPr>
          <w:p w14:paraId="51CD251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17</w:t>
            </w:r>
          </w:p>
        </w:tc>
        <w:tc>
          <w:tcPr>
            <w:tcW w:w="900" w:type="dxa"/>
            <w:vAlign w:val="center"/>
          </w:tcPr>
          <w:p w14:paraId="4615F62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810" w:type="dxa"/>
            <w:vAlign w:val="center"/>
          </w:tcPr>
          <w:p w14:paraId="5391D3A5"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r w:rsidRPr="00245BB1">
              <w:rPr>
                <w:rFonts w:ascii="Times New Roman" w:hAnsi="Times New Roman" w:cs="Times New Roman"/>
                <w:color w:val="000000"/>
                <w:kern w:val="0"/>
                <w:sz w:val="16"/>
                <w:szCs w:val="16"/>
              </w:rPr>
              <w:t>3</w:t>
            </w:r>
          </w:p>
        </w:tc>
        <w:tc>
          <w:tcPr>
            <w:tcW w:w="990" w:type="dxa"/>
            <w:vAlign w:val="center"/>
          </w:tcPr>
          <w:p w14:paraId="1C713CB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2.76%</w:t>
            </w:r>
          </w:p>
        </w:tc>
        <w:tc>
          <w:tcPr>
            <w:tcW w:w="1350" w:type="dxa"/>
            <w:vAlign w:val="center"/>
          </w:tcPr>
          <w:p w14:paraId="3F3398F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498.6</w:t>
            </w:r>
          </w:p>
        </w:tc>
        <w:tc>
          <w:tcPr>
            <w:tcW w:w="1080" w:type="dxa"/>
            <w:vAlign w:val="center"/>
          </w:tcPr>
          <w:p w14:paraId="39801D1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321.</w:t>
            </w:r>
            <w:r w:rsidRPr="00245BB1">
              <w:rPr>
                <w:rFonts w:ascii="Times New Roman" w:hAnsi="Times New Roman" w:cs="Times New Roman"/>
                <w:color w:val="000000"/>
                <w:kern w:val="0"/>
                <w:sz w:val="16"/>
                <w:szCs w:val="16"/>
              </w:rPr>
              <w:t>2</w:t>
            </w:r>
          </w:p>
        </w:tc>
      </w:tr>
      <w:tr w:rsidR="00D766A9" w14:paraId="6C568555" w14:textId="77777777" w:rsidTr="001B3DE1">
        <w:trPr>
          <w:trHeight w:val="288"/>
          <w:jc w:val="center"/>
        </w:trPr>
        <w:tc>
          <w:tcPr>
            <w:tcW w:w="1075" w:type="dxa"/>
            <w:vAlign w:val="center"/>
          </w:tcPr>
          <w:p w14:paraId="10C1A39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Healthy_10</w:t>
            </w:r>
          </w:p>
        </w:tc>
        <w:tc>
          <w:tcPr>
            <w:tcW w:w="724" w:type="dxa"/>
            <w:vAlign w:val="center"/>
          </w:tcPr>
          <w:p w14:paraId="6FAD0BB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626" w:type="dxa"/>
            <w:vAlign w:val="center"/>
          </w:tcPr>
          <w:p w14:paraId="5CA7E0C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w:t>
            </w:r>
          </w:p>
        </w:tc>
        <w:tc>
          <w:tcPr>
            <w:tcW w:w="720" w:type="dxa"/>
            <w:vAlign w:val="center"/>
          </w:tcPr>
          <w:p w14:paraId="2F67C04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11</w:t>
            </w:r>
          </w:p>
        </w:tc>
        <w:tc>
          <w:tcPr>
            <w:tcW w:w="720" w:type="dxa"/>
            <w:vAlign w:val="center"/>
          </w:tcPr>
          <w:p w14:paraId="3A478F2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11</w:t>
            </w:r>
          </w:p>
        </w:tc>
        <w:tc>
          <w:tcPr>
            <w:tcW w:w="900" w:type="dxa"/>
            <w:vAlign w:val="center"/>
          </w:tcPr>
          <w:p w14:paraId="664A8EB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810" w:type="dxa"/>
            <w:vAlign w:val="center"/>
          </w:tcPr>
          <w:p w14:paraId="55522FB7"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r w:rsidRPr="00245BB1">
              <w:rPr>
                <w:rFonts w:ascii="Times New Roman" w:hAnsi="Times New Roman" w:cs="Times New Roman"/>
                <w:color w:val="000000"/>
                <w:kern w:val="0"/>
                <w:sz w:val="16"/>
                <w:szCs w:val="16"/>
              </w:rPr>
              <w:t>3</w:t>
            </w:r>
          </w:p>
        </w:tc>
        <w:tc>
          <w:tcPr>
            <w:tcW w:w="990" w:type="dxa"/>
            <w:vAlign w:val="center"/>
          </w:tcPr>
          <w:p w14:paraId="4CFD578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1.21%</w:t>
            </w:r>
          </w:p>
        </w:tc>
        <w:tc>
          <w:tcPr>
            <w:tcW w:w="1350" w:type="dxa"/>
            <w:vAlign w:val="center"/>
          </w:tcPr>
          <w:p w14:paraId="2E137391"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378</w:t>
            </w:r>
          </w:p>
        </w:tc>
        <w:tc>
          <w:tcPr>
            <w:tcW w:w="1080" w:type="dxa"/>
            <w:vAlign w:val="center"/>
          </w:tcPr>
          <w:p w14:paraId="3B454AE2"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278.</w:t>
            </w:r>
            <w:r w:rsidRPr="00245BB1">
              <w:rPr>
                <w:rFonts w:ascii="Times New Roman" w:hAnsi="Times New Roman" w:cs="Times New Roman"/>
                <w:color w:val="000000"/>
                <w:kern w:val="0"/>
                <w:sz w:val="16"/>
                <w:szCs w:val="16"/>
              </w:rPr>
              <w:t>6</w:t>
            </w:r>
          </w:p>
        </w:tc>
      </w:tr>
      <w:tr w:rsidR="00D766A9" w14:paraId="3356F242" w14:textId="77777777" w:rsidTr="001B3DE1">
        <w:trPr>
          <w:trHeight w:val="288"/>
          <w:jc w:val="center"/>
        </w:trPr>
        <w:tc>
          <w:tcPr>
            <w:tcW w:w="1075" w:type="dxa"/>
            <w:vAlign w:val="center"/>
          </w:tcPr>
          <w:p w14:paraId="4E4607C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Healthy_11</w:t>
            </w:r>
          </w:p>
        </w:tc>
        <w:tc>
          <w:tcPr>
            <w:tcW w:w="724" w:type="dxa"/>
            <w:vAlign w:val="center"/>
          </w:tcPr>
          <w:p w14:paraId="6FA5983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3ECE3D6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0917030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720" w:type="dxa"/>
            <w:vAlign w:val="center"/>
          </w:tcPr>
          <w:p w14:paraId="52DBA5C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900" w:type="dxa"/>
            <w:vAlign w:val="center"/>
          </w:tcPr>
          <w:p w14:paraId="4F74217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p>
        </w:tc>
        <w:tc>
          <w:tcPr>
            <w:tcW w:w="810" w:type="dxa"/>
            <w:vAlign w:val="center"/>
          </w:tcPr>
          <w:p w14:paraId="35344EA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18.</w:t>
            </w:r>
            <w:r w:rsidRPr="00245BB1">
              <w:rPr>
                <w:rFonts w:ascii="Times New Roman" w:hAnsi="Times New Roman" w:cs="Times New Roman"/>
                <w:color w:val="000000"/>
                <w:kern w:val="0"/>
                <w:sz w:val="16"/>
                <w:szCs w:val="16"/>
              </w:rPr>
              <w:t>1</w:t>
            </w:r>
          </w:p>
        </w:tc>
        <w:tc>
          <w:tcPr>
            <w:tcW w:w="990" w:type="dxa"/>
            <w:vAlign w:val="center"/>
          </w:tcPr>
          <w:p w14:paraId="32B9817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0.76%</w:t>
            </w:r>
          </w:p>
        </w:tc>
        <w:tc>
          <w:tcPr>
            <w:tcW w:w="1350" w:type="dxa"/>
            <w:vAlign w:val="center"/>
          </w:tcPr>
          <w:p w14:paraId="11A9235A"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392</w:t>
            </w:r>
          </w:p>
        </w:tc>
        <w:tc>
          <w:tcPr>
            <w:tcW w:w="1080" w:type="dxa"/>
            <w:vAlign w:val="center"/>
          </w:tcPr>
          <w:p w14:paraId="20BDFB1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277.</w:t>
            </w:r>
            <w:r w:rsidRPr="00245BB1">
              <w:rPr>
                <w:rFonts w:ascii="Times New Roman" w:hAnsi="Times New Roman" w:cs="Times New Roman"/>
                <w:color w:val="000000"/>
                <w:kern w:val="0"/>
                <w:sz w:val="16"/>
                <w:szCs w:val="16"/>
              </w:rPr>
              <w:t>8</w:t>
            </w:r>
          </w:p>
        </w:tc>
      </w:tr>
      <w:tr w:rsidR="00D766A9" w14:paraId="6E7734DD" w14:textId="77777777" w:rsidTr="001B3DE1">
        <w:trPr>
          <w:trHeight w:val="288"/>
          <w:jc w:val="center"/>
        </w:trPr>
        <w:tc>
          <w:tcPr>
            <w:tcW w:w="1075" w:type="dxa"/>
            <w:vAlign w:val="center"/>
          </w:tcPr>
          <w:p w14:paraId="2998915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Healthy_12</w:t>
            </w:r>
          </w:p>
        </w:tc>
        <w:tc>
          <w:tcPr>
            <w:tcW w:w="724" w:type="dxa"/>
            <w:vAlign w:val="center"/>
          </w:tcPr>
          <w:p w14:paraId="5D0C756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626" w:type="dxa"/>
            <w:vAlign w:val="center"/>
          </w:tcPr>
          <w:p w14:paraId="420085C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720" w:type="dxa"/>
            <w:vAlign w:val="center"/>
          </w:tcPr>
          <w:p w14:paraId="2918CDD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18</w:t>
            </w:r>
          </w:p>
        </w:tc>
        <w:tc>
          <w:tcPr>
            <w:tcW w:w="720" w:type="dxa"/>
            <w:vAlign w:val="center"/>
          </w:tcPr>
          <w:p w14:paraId="379E04A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900" w:type="dxa"/>
            <w:vAlign w:val="center"/>
          </w:tcPr>
          <w:p w14:paraId="4424659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810" w:type="dxa"/>
            <w:vAlign w:val="center"/>
          </w:tcPr>
          <w:p w14:paraId="43590D52"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18.</w:t>
            </w:r>
            <w:r w:rsidRPr="00245BB1">
              <w:rPr>
                <w:rFonts w:ascii="Times New Roman" w:hAnsi="Times New Roman" w:cs="Times New Roman"/>
                <w:color w:val="000000"/>
                <w:kern w:val="0"/>
                <w:sz w:val="16"/>
                <w:szCs w:val="16"/>
              </w:rPr>
              <w:t>2</w:t>
            </w:r>
          </w:p>
        </w:tc>
        <w:tc>
          <w:tcPr>
            <w:tcW w:w="990" w:type="dxa"/>
            <w:vAlign w:val="center"/>
          </w:tcPr>
          <w:p w14:paraId="4A60CB9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1.99%</w:t>
            </w:r>
          </w:p>
        </w:tc>
        <w:tc>
          <w:tcPr>
            <w:tcW w:w="1350" w:type="dxa"/>
            <w:vAlign w:val="center"/>
          </w:tcPr>
          <w:p w14:paraId="7E705B8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509</w:t>
            </w:r>
          </w:p>
        </w:tc>
        <w:tc>
          <w:tcPr>
            <w:tcW w:w="1080" w:type="dxa"/>
            <w:vAlign w:val="center"/>
          </w:tcPr>
          <w:p w14:paraId="3773BF1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297.</w:t>
            </w:r>
            <w:r w:rsidRPr="00245BB1">
              <w:rPr>
                <w:rFonts w:ascii="Times New Roman" w:hAnsi="Times New Roman" w:cs="Times New Roman"/>
                <w:color w:val="000000"/>
                <w:kern w:val="0"/>
                <w:sz w:val="16"/>
                <w:szCs w:val="16"/>
              </w:rPr>
              <w:t>6</w:t>
            </w:r>
          </w:p>
        </w:tc>
      </w:tr>
      <w:tr w:rsidR="00D766A9" w14:paraId="15BE68A5" w14:textId="77777777" w:rsidTr="001B3DE1">
        <w:trPr>
          <w:trHeight w:val="288"/>
          <w:jc w:val="center"/>
        </w:trPr>
        <w:tc>
          <w:tcPr>
            <w:tcW w:w="1075" w:type="dxa"/>
            <w:vAlign w:val="center"/>
          </w:tcPr>
          <w:p w14:paraId="6E33FC1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Healthy_13</w:t>
            </w:r>
          </w:p>
        </w:tc>
        <w:tc>
          <w:tcPr>
            <w:tcW w:w="724" w:type="dxa"/>
            <w:vAlign w:val="center"/>
          </w:tcPr>
          <w:p w14:paraId="5B5BF23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626" w:type="dxa"/>
            <w:vAlign w:val="center"/>
          </w:tcPr>
          <w:p w14:paraId="7168612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4C63027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720" w:type="dxa"/>
            <w:vAlign w:val="center"/>
          </w:tcPr>
          <w:p w14:paraId="0D6229D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900" w:type="dxa"/>
            <w:vAlign w:val="center"/>
          </w:tcPr>
          <w:p w14:paraId="09EB965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810" w:type="dxa"/>
            <w:vAlign w:val="center"/>
          </w:tcPr>
          <w:p w14:paraId="2DF43A4A"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15.2</w:t>
            </w:r>
          </w:p>
        </w:tc>
        <w:tc>
          <w:tcPr>
            <w:tcW w:w="990" w:type="dxa"/>
            <w:vAlign w:val="center"/>
          </w:tcPr>
          <w:p w14:paraId="0D6CEDD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1.50%</w:t>
            </w:r>
          </w:p>
        </w:tc>
        <w:tc>
          <w:tcPr>
            <w:tcW w:w="1350" w:type="dxa"/>
            <w:vAlign w:val="center"/>
          </w:tcPr>
          <w:p w14:paraId="26EC48F6"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414.</w:t>
            </w:r>
            <w:r w:rsidRPr="00245BB1">
              <w:rPr>
                <w:rFonts w:ascii="Times New Roman" w:hAnsi="Times New Roman" w:cs="Times New Roman"/>
                <w:color w:val="000000"/>
                <w:kern w:val="0"/>
                <w:sz w:val="16"/>
                <w:szCs w:val="16"/>
              </w:rPr>
              <w:t>6</w:t>
            </w:r>
          </w:p>
        </w:tc>
        <w:tc>
          <w:tcPr>
            <w:tcW w:w="1080" w:type="dxa"/>
            <w:vAlign w:val="center"/>
          </w:tcPr>
          <w:p w14:paraId="51B7DDA2"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299.</w:t>
            </w:r>
            <w:r w:rsidRPr="00245BB1">
              <w:rPr>
                <w:rFonts w:ascii="Times New Roman" w:hAnsi="Times New Roman" w:cs="Times New Roman"/>
                <w:color w:val="000000"/>
                <w:kern w:val="0"/>
                <w:sz w:val="16"/>
                <w:szCs w:val="16"/>
              </w:rPr>
              <w:t>1</w:t>
            </w:r>
          </w:p>
        </w:tc>
      </w:tr>
      <w:tr w:rsidR="00D766A9" w14:paraId="3C77A462" w14:textId="77777777" w:rsidTr="001B3DE1">
        <w:trPr>
          <w:trHeight w:val="288"/>
          <w:jc w:val="center"/>
        </w:trPr>
        <w:tc>
          <w:tcPr>
            <w:tcW w:w="1075" w:type="dxa"/>
            <w:vAlign w:val="center"/>
          </w:tcPr>
          <w:p w14:paraId="44C13EC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Healthy_14</w:t>
            </w:r>
          </w:p>
        </w:tc>
        <w:tc>
          <w:tcPr>
            <w:tcW w:w="724" w:type="dxa"/>
            <w:vAlign w:val="center"/>
          </w:tcPr>
          <w:p w14:paraId="44926B6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626" w:type="dxa"/>
            <w:vAlign w:val="center"/>
          </w:tcPr>
          <w:p w14:paraId="402E313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4723080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720" w:type="dxa"/>
            <w:vAlign w:val="center"/>
          </w:tcPr>
          <w:p w14:paraId="25F8212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900" w:type="dxa"/>
            <w:vAlign w:val="center"/>
          </w:tcPr>
          <w:p w14:paraId="3B1DA85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11</w:t>
            </w:r>
          </w:p>
        </w:tc>
        <w:tc>
          <w:tcPr>
            <w:tcW w:w="810" w:type="dxa"/>
            <w:vAlign w:val="center"/>
          </w:tcPr>
          <w:p w14:paraId="7BD1030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18</w:t>
            </w:r>
          </w:p>
        </w:tc>
        <w:tc>
          <w:tcPr>
            <w:tcW w:w="990" w:type="dxa"/>
            <w:vAlign w:val="center"/>
          </w:tcPr>
          <w:p w14:paraId="1C6D039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0.38%</w:t>
            </w:r>
          </w:p>
        </w:tc>
        <w:tc>
          <w:tcPr>
            <w:tcW w:w="1350" w:type="dxa"/>
            <w:vAlign w:val="center"/>
          </w:tcPr>
          <w:p w14:paraId="1D2ED986"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367.</w:t>
            </w:r>
            <w:r w:rsidRPr="00245BB1">
              <w:rPr>
                <w:rFonts w:ascii="Times New Roman" w:hAnsi="Times New Roman" w:cs="Times New Roman"/>
                <w:color w:val="000000"/>
                <w:kern w:val="0"/>
                <w:sz w:val="16"/>
                <w:szCs w:val="16"/>
              </w:rPr>
              <w:t>3</w:t>
            </w:r>
          </w:p>
        </w:tc>
        <w:tc>
          <w:tcPr>
            <w:tcW w:w="1080" w:type="dxa"/>
            <w:vAlign w:val="center"/>
          </w:tcPr>
          <w:p w14:paraId="295BA938"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280.</w:t>
            </w:r>
            <w:r w:rsidRPr="00245BB1">
              <w:rPr>
                <w:rFonts w:ascii="Times New Roman" w:hAnsi="Times New Roman" w:cs="Times New Roman"/>
                <w:color w:val="000000"/>
                <w:kern w:val="0"/>
                <w:sz w:val="16"/>
                <w:szCs w:val="16"/>
              </w:rPr>
              <w:t>3</w:t>
            </w:r>
          </w:p>
        </w:tc>
      </w:tr>
      <w:tr w:rsidR="00D766A9" w14:paraId="33029109" w14:textId="77777777" w:rsidTr="001B3DE1">
        <w:trPr>
          <w:trHeight w:val="288"/>
          <w:jc w:val="center"/>
        </w:trPr>
        <w:tc>
          <w:tcPr>
            <w:tcW w:w="1075" w:type="dxa"/>
            <w:vAlign w:val="center"/>
          </w:tcPr>
          <w:p w14:paraId="54EA11A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Healthy_15</w:t>
            </w:r>
          </w:p>
        </w:tc>
        <w:tc>
          <w:tcPr>
            <w:tcW w:w="724" w:type="dxa"/>
            <w:vAlign w:val="center"/>
          </w:tcPr>
          <w:p w14:paraId="32B4FE0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626" w:type="dxa"/>
            <w:vAlign w:val="center"/>
          </w:tcPr>
          <w:p w14:paraId="648226C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720" w:type="dxa"/>
            <w:vAlign w:val="center"/>
          </w:tcPr>
          <w:p w14:paraId="7015E6F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720" w:type="dxa"/>
            <w:vAlign w:val="center"/>
          </w:tcPr>
          <w:p w14:paraId="134ABA0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900" w:type="dxa"/>
            <w:vAlign w:val="center"/>
          </w:tcPr>
          <w:p w14:paraId="34CF2A7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p>
        </w:tc>
        <w:tc>
          <w:tcPr>
            <w:tcW w:w="810" w:type="dxa"/>
            <w:vAlign w:val="center"/>
          </w:tcPr>
          <w:p w14:paraId="0A9C9FC7"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17.</w:t>
            </w:r>
          </w:p>
        </w:tc>
        <w:tc>
          <w:tcPr>
            <w:tcW w:w="990" w:type="dxa"/>
            <w:vAlign w:val="center"/>
          </w:tcPr>
          <w:p w14:paraId="35AA3D8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0.38%</w:t>
            </w:r>
          </w:p>
        </w:tc>
        <w:tc>
          <w:tcPr>
            <w:tcW w:w="1350" w:type="dxa"/>
            <w:vAlign w:val="center"/>
          </w:tcPr>
          <w:p w14:paraId="5F0752A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348.</w:t>
            </w:r>
            <w:r w:rsidRPr="00245BB1">
              <w:rPr>
                <w:rFonts w:ascii="Times New Roman" w:hAnsi="Times New Roman" w:cs="Times New Roman"/>
                <w:color w:val="000000"/>
                <w:kern w:val="0"/>
                <w:sz w:val="16"/>
                <w:szCs w:val="16"/>
              </w:rPr>
              <w:t>1</w:t>
            </w:r>
          </w:p>
        </w:tc>
        <w:tc>
          <w:tcPr>
            <w:tcW w:w="1080" w:type="dxa"/>
            <w:vAlign w:val="center"/>
          </w:tcPr>
          <w:p w14:paraId="36FA14F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28</w:t>
            </w:r>
            <w:r w:rsidRPr="00245BB1">
              <w:rPr>
                <w:rFonts w:ascii="Times New Roman" w:hAnsi="Times New Roman" w:cs="Times New Roman"/>
                <w:color w:val="000000"/>
                <w:kern w:val="0"/>
                <w:sz w:val="16"/>
                <w:szCs w:val="16"/>
              </w:rPr>
              <w:t>2</w:t>
            </w:r>
          </w:p>
        </w:tc>
      </w:tr>
      <w:tr w:rsidR="00D766A9" w14:paraId="2077C6B3" w14:textId="77777777" w:rsidTr="001B3DE1">
        <w:trPr>
          <w:trHeight w:val="288"/>
          <w:jc w:val="center"/>
        </w:trPr>
        <w:tc>
          <w:tcPr>
            <w:tcW w:w="1075" w:type="dxa"/>
            <w:vAlign w:val="center"/>
          </w:tcPr>
          <w:p w14:paraId="0482C92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Healthy_16</w:t>
            </w:r>
          </w:p>
        </w:tc>
        <w:tc>
          <w:tcPr>
            <w:tcW w:w="724" w:type="dxa"/>
            <w:vAlign w:val="center"/>
          </w:tcPr>
          <w:p w14:paraId="286CCB6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626" w:type="dxa"/>
            <w:vAlign w:val="center"/>
          </w:tcPr>
          <w:p w14:paraId="70C49C5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41AD9E1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3C971AC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p>
        </w:tc>
        <w:tc>
          <w:tcPr>
            <w:tcW w:w="900" w:type="dxa"/>
            <w:vAlign w:val="center"/>
          </w:tcPr>
          <w:p w14:paraId="0BEBC54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810" w:type="dxa"/>
            <w:vAlign w:val="center"/>
          </w:tcPr>
          <w:p w14:paraId="6EFCCF7F"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17.</w:t>
            </w:r>
            <w:r w:rsidRPr="00245BB1">
              <w:rPr>
                <w:rFonts w:ascii="Times New Roman" w:hAnsi="Times New Roman" w:cs="Times New Roman"/>
                <w:color w:val="000000"/>
                <w:kern w:val="0"/>
                <w:sz w:val="16"/>
                <w:szCs w:val="16"/>
              </w:rPr>
              <w:t>9</w:t>
            </w:r>
          </w:p>
        </w:tc>
        <w:tc>
          <w:tcPr>
            <w:tcW w:w="990" w:type="dxa"/>
            <w:vAlign w:val="center"/>
          </w:tcPr>
          <w:p w14:paraId="73B121A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2.39%</w:t>
            </w:r>
          </w:p>
        </w:tc>
        <w:tc>
          <w:tcPr>
            <w:tcW w:w="1350" w:type="dxa"/>
            <w:vAlign w:val="center"/>
          </w:tcPr>
          <w:p w14:paraId="6D6456A2"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438.</w:t>
            </w:r>
            <w:r w:rsidRPr="00245BB1">
              <w:rPr>
                <w:rFonts w:ascii="Times New Roman" w:hAnsi="Times New Roman" w:cs="Times New Roman"/>
                <w:color w:val="000000"/>
                <w:kern w:val="0"/>
                <w:sz w:val="16"/>
                <w:szCs w:val="16"/>
              </w:rPr>
              <w:t>7</w:t>
            </w:r>
          </w:p>
        </w:tc>
        <w:tc>
          <w:tcPr>
            <w:tcW w:w="1080" w:type="dxa"/>
            <w:vAlign w:val="center"/>
          </w:tcPr>
          <w:p w14:paraId="3D5C7EC3"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291.</w:t>
            </w:r>
            <w:r w:rsidRPr="00245BB1">
              <w:rPr>
                <w:rFonts w:ascii="Times New Roman" w:hAnsi="Times New Roman" w:cs="Times New Roman"/>
                <w:color w:val="000000"/>
                <w:kern w:val="0"/>
                <w:sz w:val="16"/>
                <w:szCs w:val="16"/>
              </w:rPr>
              <w:t>3</w:t>
            </w:r>
          </w:p>
        </w:tc>
      </w:tr>
      <w:tr w:rsidR="00D766A9" w14:paraId="059AF25C" w14:textId="77777777" w:rsidTr="001B3DE1">
        <w:trPr>
          <w:trHeight w:val="288"/>
          <w:jc w:val="center"/>
        </w:trPr>
        <w:tc>
          <w:tcPr>
            <w:tcW w:w="1075" w:type="dxa"/>
            <w:vAlign w:val="center"/>
          </w:tcPr>
          <w:p w14:paraId="2E0E7BE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Healthy_17</w:t>
            </w:r>
          </w:p>
        </w:tc>
        <w:tc>
          <w:tcPr>
            <w:tcW w:w="724" w:type="dxa"/>
            <w:vAlign w:val="center"/>
          </w:tcPr>
          <w:p w14:paraId="7CB4DDB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41AB365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w:t>
            </w:r>
          </w:p>
        </w:tc>
        <w:tc>
          <w:tcPr>
            <w:tcW w:w="720" w:type="dxa"/>
            <w:vAlign w:val="center"/>
          </w:tcPr>
          <w:p w14:paraId="60504E3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p>
        </w:tc>
        <w:tc>
          <w:tcPr>
            <w:tcW w:w="720" w:type="dxa"/>
            <w:vAlign w:val="center"/>
          </w:tcPr>
          <w:p w14:paraId="03D49C8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p>
        </w:tc>
        <w:tc>
          <w:tcPr>
            <w:tcW w:w="900" w:type="dxa"/>
            <w:vAlign w:val="center"/>
          </w:tcPr>
          <w:p w14:paraId="0E866C2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810" w:type="dxa"/>
            <w:vAlign w:val="center"/>
          </w:tcPr>
          <w:p w14:paraId="55F08822"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r w:rsidRPr="00245BB1">
              <w:rPr>
                <w:rFonts w:ascii="Times New Roman" w:hAnsi="Times New Roman" w:cs="Times New Roman"/>
                <w:color w:val="000000"/>
                <w:kern w:val="0"/>
                <w:sz w:val="16"/>
                <w:szCs w:val="16"/>
              </w:rPr>
              <w:t>1</w:t>
            </w:r>
          </w:p>
        </w:tc>
        <w:tc>
          <w:tcPr>
            <w:tcW w:w="990" w:type="dxa"/>
            <w:vAlign w:val="center"/>
          </w:tcPr>
          <w:p w14:paraId="07A36A6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1.51%</w:t>
            </w:r>
          </w:p>
        </w:tc>
        <w:tc>
          <w:tcPr>
            <w:tcW w:w="1350" w:type="dxa"/>
            <w:vAlign w:val="center"/>
          </w:tcPr>
          <w:p w14:paraId="2334BF8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377.5</w:t>
            </w:r>
          </w:p>
        </w:tc>
        <w:tc>
          <w:tcPr>
            <w:tcW w:w="1080" w:type="dxa"/>
            <w:vAlign w:val="center"/>
          </w:tcPr>
          <w:p w14:paraId="39A4E2B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284.</w:t>
            </w:r>
            <w:r w:rsidRPr="00245BB1">
              <w:rPr>
                <w:rFonts w:ascii="Times New Roman" w:hAnsi="Times New Roman" w:cs="Times New Roman"/>
                <w:color w:val="000000"/>
                <w:kern w:val="0"/>
                <w:sz w:val="16"/>
                <w:szCs w:val="16"/>
              </w:rPr>
              <w:t>9</w:t>
            </w:r>
          </w:p>
        </w:tc>
      </w:tr>
      <w:tr w:rsidR="00D766A9" w14:paraId="45CB0C8F" w14:textId="77777777" w:rsidTr="001B3DE1">
        <w:trPr>
          <w:trHeight w:val="288"/>
          <w:jc w:val="center"/>
        </w:trPr>
        <w:tc>
          <w:tcPr>
            <w:tcW w:w="1075" w:type="dxa"/>
            <w:vAlign w:val="center"/>
          </w:tcPr>
          <w:p w14:paraId="24505F6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Healthy_18</w:t>
            </w:r>
          </w:p>
        </w:tc>
        <w:tc>
          <w:tcPr>
            <w:tcW w:w="724" w:type="dxa"/>
            <w:vAlign w:val="center"/>
          </w:tcPr>
          <w:p w14:paraId="3A68E42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626" w:type="dxa"/>
            <w:vAlign w:val="center"/>
          </w:tcPr>
          <w:p w14:paraId="6505C86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29E599D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9</w:t>
            </w:r>
          </w:p>
        </w:tc>
        <w:tc>
          <w:tcPr>
            <w:tcW w:w="720" w:type="dxa"/>
            <w:vAlign w:val="center"/>
          </w:tcPr>
          <w:p w14:paraId="684AB99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900" w:type="dxa"/>
            <w:vAlign w:val="center"/>
          </w:tcPr>
          <w:p w14:paraId="15BDFD4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810" w:type="dxa"/>
            <w:vAlign w:val="center"/>
          </w:tcPr>
          <w:p w14:paraId="34AAE54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17.5</w:t>
            </w:r>
          </w:p>
        </w:tc>
        <w:tc>
          <w:tcPr>
            <w:tcW w:w="990" w:type="dxa"/>
            <w:vAlign w:val="center"/>
          </w:tcPr>
          <w:p w14:paraId="1B2A0BF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0.00%</w:t>
            </w:r>
          </w:p>
        </w:tc>
        <w:tc>
          <w:tcPr>
            <w:tcW w:w="1350" w:type="dxa"/>
            <w:vAlign w:val="center"/>
          </w:tcPr>
          <w:p w14:paraId="3719C74A"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337</w:t>
            </w:r>
          </w:p>
        </w:tc>
        <w:tc>
          <w:tcPr>
            <w:tcW w:w="1080" w:type="dxa"/>
            <w:vAlign w:val="center"/>
          </w:tcPr>
          <w:p w14:paraId="72FF437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272</w:t>
            </w:r>
          </w:p>
        </w:tc>
      </w:tr>
      <w:tr w:rsidR="00D766A9" w14:paraId="4A34C3BF" w14:textId="77777777" w:rsidTr="001B3DE1">
        <w:trPr>
          <w:trHeight w:val="288"/>
          <w:jc w:val="center"/>
        </w:trPr>
        <w:tc>
          <w:tcPr>
            <w:tcW w:w="1075" w:type="dxa"/>
            <w:vAlign w:val="center"/>
          </w:tcPr>
          <w:p w14:paraId="19ADA0F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Healthy_19</w:t>
            </w:r>
          </w:p>
        </w:tc>
        <w:tc>
          <w:tcPr>
            <w:tcW w:w="724" w:type="dxa"/>
            <w:vAlign w:val="center"/>
          </w:tcPr>
          <w:p w14:paraId="350412F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785890A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78B156D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w:t>
            </w:r>
          </w:p>
        </w:tc>
        <w:tc>
          <w:tcPr>
            <w:tcW w:w="720" w:type="dxa"/>
            <w:vAlign w:val="center"/>
          </w:tcPr>
          <w:p w14:paraId="465D54B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w:t>
            </w:r>
          </w:p>
        </w:tc>
        <w:tc>
          <w:tcPr>
            <w:tcW w:w="900" w:type="dxa"/>
            <w:vAlign w:val="center"/>
          </w:tcPr>
          <w:p w14:paraId="0588C06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810" w:type="dxa"/>
            <w:vAlign w:val="center"/>
          </w:tcPr>
          <w:p w14:paraId="6A4954C1"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r w:rsidRPr="00245BB1">
              <w:rPr>
                <w:rFonts w:ascii="Times New Roman" w:hAnsi="Times New Roman" w:cs="Times New Roman"/>
                <w:color w:val="000000"/>
                <w:kern w:val="0"/>
                <w:sz w:val="16"/>
                <w:szCs w:val="16"/>
              </w:rPr>
              <w:t>5</w:t>
            </w:r>
          </w:p>
        </w:tc>
        <w:tc>
          <w:tcPr>
            <w:tcW w:w="990" w:type="dxa"/>
            <w:vAlign w:val="center"/>
          </w:tcPr>
          <w:p w14:paraId="1A45523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1.28%</w:t>
            </w:r>
          </w:p>
        </w:tc>
        <w:tc>
          <w:tcPr>
            <w:tcW w:w="1350" w:type="dxa"/>
            <w:vAlign w:val="center"/>
          </w:tcPr>
          <w:p w14:paraId="706F1916"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418.</w:t>
            </w:r>
            <w:r w:rsidRPr="00245BB1">
              <w:rPr>
                <w:rFonts w:ascii="Times New Roman" w:hAnsi="Times New Roman" w:cs="Times New Roman"/>
                <w:color w:val="000000"/>
                <w:kern w:val="0"/>
                <w:sz w:val="16"/>
                <w:szCs w:val="16"/>
              </w:rPr>
              <w:t>6</w:t>
            </w:r>
          </w:p>
        </w:tc>
        <w:tc>
          <w:tcPr>
            <w:tcW w:w="1080" w:type="dxa"/>
            <w:vAlign w:val="center"/>
          </w:tcPr>
          <w:p w14:paraId="7122416C"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292.</w:t>
            </w:r>
            <w:r w:rsidRPr="00245BB1">
              <w:rPr>
                <w:rFonts w:ascii="Times New Roman" w:hAnsi="Times New Roman" w:cs="Times New Roman"/>
                <w:color w:val="000000"/>
                <w:kern w:val="0"/>
                <w:sz w:val="16"/>
                <w:szCs w:val="16"/>
              </w:rPr>
              <w:t>1</w:t>
            </w:r>
          </w:p>
        </w:tc>
      </w:tr>
      <w:tr w:rsidR="00D766A9" w14:paraId="3D70DE7B" w14:textId="77777777" w:rsidTr="001B3DE1">
        <w:trPr>
          <w:trHeight w:val="288"/>
          <w:jc w:val="center"/>
        </w:trPr>
        <w:tc>
          <w:tcPr>
            <w:tcW w:w="1075" w:type="dxa"/>
            <w:vAlign w:val="center"/>
          </w:tcPr>
          <w:p w14:paraId="6546456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Healthy_20</w:t>
            </w:r>
          </w:p>
        </w:tc>
        <w:tc>
          <w:tcPr>
            <w:tcW w:w="724" w:type="dxa"/>
            <w:vAlign w:val="center"/>
          </w:tcPr>
          <w:p w14:paraId="53E2A55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38EECC2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720" w:type="dxa"/>
            <w:vAlign w:val="center"/>
          </w:tcPr>
          <w:p w14:paraId="3C1AFF8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720" w:type="dxa"/>
            <w:vAlign w:val="center"/>
          </w:tcPr>
          <w:p w14:paraId="72C9FEE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900" w:type="dxa"/>
            <w:vAlign w:val="center"/>
          </w:tcPr>
          <w:p w14:paraId="4A45302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810" w:type="dxa"/>
            <w:vAlign w:val="center"/>
          </w:tcPr>
          <w:p w14:paraId="5B55E7D1"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16.</w:t>
            </w:r>
            <w:r w:rsidRPr="00245BB1">
              <w:rPr>
                <w:rFonts w:ascii="Times New Roman" w:hAnsi="Times New Roman" w:cs="Times New Roman"/>
                <w:color w:val="000000"/>
                <w:kern w:val="0"/>
                <w:sz w:val="16"/>
                <w:szCs w:val="16"/>
              </w:rPr>
              <w:t>2</w:t>
            </w:r>
          </w:p>
        </w:tc>
        <w:tc>
          <w:tcPr>
            <w:tcW w:w="990" w:type="dxa"/>
            <w:vAlign w:val="center"/>
          </w:tcPr>
          <w:p w14:paraId="09AB22FB"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1.08%</w:t>
            </w:r>
          </w:p>
        </w:tc>
        <w:tc>
          <w:tcPr>
            <w:tcW w:w="1350" w:type="dxa"/>
            <w:vAlign w:val="center"/>
          </w:tcPr>
          <w:p w14:paraId="0569B9CC"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38</w:t>
            </w:r>
            <w:r w:rsidRPr="00245BB1">
              <w:rPr>
                <w:rFonts w:ascii="Times New Roman" w:hAnsi="Times New Roman" w:cs="Times New Roman"/>
                <w:color w:val="000000"/>
                <w:kern w:val="0"/>
                <w:sz w:val="16"/>
                <w:szCs w:val="16"/>
              </w:rPr>
              <w:t>4</w:t>
            </w:r>
          </w:p>
        </w:tc>
        <w:tc>
          <w:tcPr>
            <w:tcW w:w="1080" w:type="dxa"/>
            <w:vAlign w:val="center"/>
          </w:tcPr>
          <w:p w14:paraId="44098CF1"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269</w:t>
            </w:r>
          </w:p>
        </w:tc>
      </w:tr>
      <w:tr w:rsidR="00D766A9" w14:paraId="0848D748" w14:textId="77777777" w:rsidTr="001B3DE1">
        <w:trPr>
          <w:trHeight w:val="288"/>
          <w:jc w:val="center"/>
        </w:trPr>
        <w:tc>
          <w:tcPr>
            <w:tcW w:w="1075" w:type="dxa"/>
            <w:vAlign w:val="center"/>
          </w:tcPr>
          <w:p w14:paraId="2E13E1D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Patient_1</w:t>
            </w:r>
          </w:p>
        </w:tc>
        <w:tc>
          <w:tcPr>
            <w:tcW w:w="724" w:type="dxa"/>
            <w:vAlign w:val="center"/>
          </w:tcPr>
          <w:p w14:paraId="4BCC923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626" w:type="dxa"/>
            <w:vAlign w:val="center"/>
          </w:tcPr>
          <w:p w14:paraId="0211DA9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01FAA1F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w:t>
            </w:r>
          </w:p>
        </w:tc>
        <w:tc>
          <w:tcPr>
            <w:tcW w:w="720" w:type="dxa"/>
            <w:vAlign w:val="center"/>
          </w:tcPr>
          <w:p w14:paraId="0723C6B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w:t>
            </w:r>
          </w:p>
        </w:tc>
        <w:tc>
          <w:tcPr>
            <w:tcW w:w="900" w:type="dxa"/>
            <w:vAlign w:val="center"/>
          </w:tcPr>
          <w:p w14:paraId="028C1AE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810" w:type="dxa"/>
            <w:vAlign w:val="center"/>
          </w:tcPr>
          <w:p w14:paraId="53EFA389"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r w:rsidRPr="00245BB1">
              <w:rPr>
                <w:rFonts w:ascii="Times New Roman" w:hAnsi="Times New Roman" w:cs="Times New Roman"/>
                <w:color w:val="000000"/>
                <w:kern w:val="0"/>
                <w:sz w:val="16"/>
                <w:szCs w:val="16"/>
              </w:rPr>
              <w:t>8</w:t>
            </w:r>
          </w:p>
        </w:tc>
        <w:tc>
          <w:tcPr>
            <w:tcW w:w="990" w:type="dxa"/>
            <w:vAlign w:val="center"/>
          </w:tcPr>
          <w:p w14:paraId="2B61B43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2.46%</w:t>
            </w:r>
          </w:p>
        </w:tc>
        <w:tc>
          <w:tcPr>
            <w:tcW w:w="1350" w:type="dxa"/>
            <w:vAlign w:val="center"/>
          </w:tcPr>
          <w:p w14:paraId="5E4B09B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463.2</w:t>
            </w:r>
          </w:p>
        </w:tc>
        <w:tc>
          <w:tcPr>
            <w:tcW w:w="1080" w:type="dxa"/>
            <w:vAlign w:val="center"/>
          </w:tcPr>
          <w:p w14:paraId="7FC01DEC"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279.</w:t>
            </w:r>
            <w:r w:rsidRPr="00245BB1">
              <w:rPr>
                <w:rFonts w:ascii="Times New Roman" w:hAnsi="Times New Roman" w:cs="Times New Roman"/>
                <w:color w:val="000000"/>
                <w:kern w:val="0"/>
                <w:sz w:val="16"/>
                <w:szCs w:val="16"/>
              </w:rPr>
              <w:t>7</w:t>
            </w:r>
          </w:p>
        </w:tc>
      </w:tr>
      <w:tr w:rsidR="00D766A9" w14:paraId="6DD5DE56" w14:textId="77777777" w:rsidTr="001B3DE1">
        <w:trPr>
          <w:trHeight w:val="288"/>
          <w:jc w:val="center"/>
        </w:trPr>
        <w:tc>
          <w:tcPr>
            <w:tcW w:w="1075" w:type="dxa"/>
            <w:vAlign w:val="center"/>
          </w:tcPr>
          <w:p w14:paraId="6D77920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Patient_2</w:t>
            </w:r>
          </w:p>
        </w:tc>
        <w:tc>
          <w:tcPr>
            <w:tcW w:w="724" w:type="dxa"/>
            <w:vAlign w:val="center"/>
          </w:tcPr>
          <w:p w14:paraId="1F2A5BE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626" w:type="dxa"/>
            <w:vAlign w:val="center"/>
          </w:tcPr>
          <w:p w14:paraId="371497D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2C11F4A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47E3E44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w:t>
            </w:r>
          </w:p>
        </w:tc>
        <w:tc>
          <w:tcPr>
            <w:tcW w:w="900" w:type="dxa"/>
            <w:vAlign w:val="center"/>
          </w:tcPr>
          <w:p w14:paraId="0CB8DBA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p>
        </w:tc>
        <w:tc>
          <w:tcPr>
            <w:tcW w:w="810" w:type="dxa"/>
            <w:vAlign w:val="center"/>
          </w:tcPr>
          <w:p w14:paraId="2ACE3137"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18</w:t>
            </w:r>
          </w:p>
        </w:tc>
        <w:tc>
          <w:tcPr>
            <w:tcW w:w="990" w:type="dxa"/>
            <w:vAlign w:val="center"/>
          </w:tcPr>
          <w:p w14:paraId="4342C54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1.56%</w:t>
            </w:r>
          </w:p>
        </w:tc>
        <w:tc>
          <w:tcPr>
            <w:tcW w:w="1350" w:type="dxa"/>
            <w:vAlign w:val="center"/>
          </w:tcPr>
          <w:p w14:paraId="7396F467"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461.</w:t>
            </w:r>
            <w:r w:rsidRPr="00245BB1">
              <w:rPr>
                <w:rFonts w:ascii="Times New Roman" w:hAnsi="Times New Roman" w:cs="Times New Roman"/>
                <w:color w:val="000000"/>
                <w:kern w:val="0"/>
                <w:sz w:val="16"/>
                <w:szCs w:val="16"/>
              </w:rPr>
              <w:t>6</w:t>
            </w:r>
          </w:p>
        </w:tc>
        <w:tc>
          <w:tcPr>
            <w:tcW w:w="1080" w:type="dxa"/>
            <w:vAlign w:val="center"/>
          </w:tcPr>
          <w:p w14:paraId="012B1BC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30</w:t>
            </w:r>
            <w:r w:rsidRPr="00245BB1">
              <w:rPr>
                <w:rFonts w:ascii="Times New Roman" w:hAnsi="Times New Roman" w:cs="Times New Roman"/>
                <w:color w:val="000000"/>
                <w:kern w:val="0"/>
                <w:sz w:val="16"/>
                <w:szCs w:val="16"/>
              </w:rPr>
              <w:t>3</w:t>
            </w:r>
          </w:p>
        </w:tc>
      </w:tr>
      <w:tr w:rsidR="00D766A9" w14:paraId="6F9AAF3E" w14:textId="77777777" w:rsidTr="001B3DE1">
        <w:trPr>
          <w:trHeight w:val="288"/>
          <w:jc w:val="center"/>
        </w:trPr>
        <w:tc>
          <w:tcPr>
            <w:tcW w:w="1075" w:type="dxa"/>
            <w:vAlign w:val="center"/>
          </w:tcPr>
          <w:p w14:paraId="40BF6DC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Patient_3</w:t>
            </w:r>
          </w:p>
        </w:tc>
        <w:tc>
          <w:tcPr>
            <w:tcW w:w="724" w:type="dxa"/>
            <w:vAlign w:val="center"/>
          </w:tcPr>
          <w:p w14:paraId="0AE4075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626" w:type="dxa"/>
            <w:vAlign w:val="center"/>
          </w:tcPr>
          <w:p w14:paraId="68FAABC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739E132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720" w:type="dxa"/>
            <w:vAlign w:val="center"/>
          </w:tcPr>
          <w:p w14:paraId="125232D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900" w:type="dxa"/>
            <w:vAlign w:val="center"/>
          </w:tcPr>
          <w:p w14:paraId="767509E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810" w:type="dxa"/>
            <w:vAlign w:val="center"/>
          </w:tcPr>
          <w:p w14:paraId="03095AFB"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16.</w:t>
            </w:r>
            <w:r w:rsidRPr="00245BB1">
              <w:rPr>
                <w:rFonts w:ascii="Times New Roman" w:hAnsi="Times New Roman" w:cs="Times New Roman"/>
                <w:color w:val="000000"/>
                <w:kern w:val="0"/>
                <w:sz w:val="16"/>
                <w:szCs w:val="16"/>
              </w:rPr>
              <w:t>6</w:t>
            </w:r>
          </w:p>
        </w:tc>
        <w:tc>
          <w:tcPr>
            <w:tcW w:w="990" w:type="dxa"/>
            <w:vAlign w:val="center"/>
          </w:tcPr>
          <w:p w14:paraId="18F3F912"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0.00%</w:t>
            </w:r>
          </w:p>
        </w:tc>
        <w:tc>
          <w:tcPr>
            <w:tcW w:w="1350" w:type="dxa"/>
            <w:vAlign w:val="center"/>
          </w:tcPr>
          <w:p w14:paraId="62A6EF9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311.2</w:t>
            </w:r>
          </w:p>
        </w:tc>
        <w:tc>
          <w:tcPr>
            <w:tcW w:w="1080" w:type="dxa"/>
            <w:vAlign w:val="center"/>
          </w:tcPr>
          <w:p w14:paraId="39438D9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26</w:t>
            </w:r>
            <w:r w:rsidRPr="00245BB1">
              <w:rPr>
                <w:rFonts w:ascii="Times New Roman" w:hAnsi="Times New Roman" w:cs="Times New Roman"/>
                <w:color w:val="000000"/>
                <w:kern w:val="0"/>
                <w:sz w:val="16"/>
                <w:szCs w:val="16"/>
              </w:rPr>
              <w:t>4</w:t>
            </w:r>
          </w:p>
        </w:tc>
      </w:tr>
      <w:tr w:rsidR="00D766A9" w14:paraId="29195848" w14:textId="77777777" w:rsidTr="001B3DE1">
        <w:trPr>
          <w:trHeight w:val="288"/>
          <w:jc w:val="center"/>
        </w:trPr>
        <w:tc>
          <w:tcPr>
            <w:tcW w:w="1075" w:type="dxa"/>
            <w:vAlign w:val="center"/>
          </w:tcPr>
          <w:p w14:paraId="1C41C6E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Patient_4</w:t>
            </w:r>
          </w:p>
        </w:tc>
        <w:tc>
          <w:tcPr>
            <w:tcW w:w="724" w:type="dxa"/>
            <w:vAlign w:val="center"/>
          </w:tcPr>
          <w:p w14:paraId="227741D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626" w:type="dxa"/>
            <w:vAlign w:val="center"/>
          </w:tcPr>
          <w:p w14:paraId="54258D0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720" w:type="dxa"/>
            <w:vAlign w:val="center"/>
          </w:tcPr>
          <w:p w14:paraId="3F9F262C"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12</w:t>
            </w:r>
          </w:p>
        </w:tc>
        <w:tc>
          <w:tcPr>
            <w:tcW w:w="720" w:type="dxa"/>
            <w:vAlign w:val="center"/>
          </w:tcPr>
          <w:p w14:paraId="5788326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11</w:t>
            </w:r>
          </w:p>
        </w:tc>
        <w:tc>
          <w:tcPr>
            <w:tcW w:w="900" w:type="dxa"/>
            <w:vAlign w:val="center"/>
          </w:tcPr>
          <w:p w14:paraId="1F02CA7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8</w:t>
            </w:r>
          </w:p>
        </w:tc>
        <w:tc>
          <w:tcPr>
            <w:tcW w:w="810" w:type="dxa"/>
            <w:vAlign w:val="center"/>
          </w:tcPr>
          <w:p w14:paraId="491E661D"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13.</w:t>
            </w:r>
            <w:r w:rsidRPr="00245BB1">
              <w:rPr>
                <w:rFonts w:ascii="Times New Roman" w:hAnsi="Times New Roman" w:cs="Times New Roman"/>
                <w:color w:val="000000"/>
                <w:kern w:val="0"/>
                <w:sz w:val="16"/>
                <w:szCs w:val="16"/>
              </w:rPr>
              <w:t>1</w:t>
            </w:r>
          </w:p>
        </w:tc>
        <w:tc>
          <w:tcPr>
            <w:tcW w:w="990" w:type="dxa"/>
            <w:vAlign w:val="center"/>
          </w:tcPr>
          <w:p w14:paraId="2E403E6D"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3.05%</w:t>
            </w:r>
          </w:p>
        </w:tc>
        <w:tc>
          <w:tcPr>
            <w:tcW w:w="1350" w:type="dxa"/>
            <w:vAlign w:val="center"/>
          </w:tcPr>
          <w:p w14:paraId="71A7B7E8"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503.</w:t>
            </w:r>
            <w:r w:rsidRPr="00245BB1">
              <w:rPr>
                <w:rFonts w:ascii="Times New Roman" w:hAnsi="Times New Roman" w:cs="Times New Roman"/>
                <w:color w:val="000000"/>
                <w:kern w:val="0"/>
                <w:sz w:val="16"/>
                <w:szCs w:val="16"/>
              </w:rPr>
              <w:t>9</w:t>
            </w:r>
          </w:p>
        </w:tc>
        <w:tc>
          <w:tcPr>
            <w:tcW w:w="1080" w:type="dxa"/>
            <w:vAlign w:val="center"/>
          </w:tcPr>
          <w:p w14:paraId="4A47371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267.6</w:t>
            </w:r>
          </w:p>
        </w:tc>
      </w:tr>
      <w:tr w:rsidR="00D766A9" w14:paraId="5D26EF7D" w14:textId="77777777" w:rsidTr="001B3DE1">
        <w:trPr>
          <w:trHeight w:val="288"/>
          <w:jc w:val="center"/>
        </w:trPr>
        <w:tc>
          <w:tcPr>
            <w:tcW w:w="1075" w:type="dxa"/>
            <w:vAlign w:val="center"/>
          </w:tcPr>
          <w:p w14:paraId="4C5C7D5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Patient_5</w:t>
            </w:r>
          </w:p>
        </w:tc>
        <w:tc>
          <w:tcPr>
            <w:tcW w:w="724" w:type="dxa"/>
            <w:vAlign w:val="center"/>
          </w:tcPr>
          <w:p w14:paraId="1341AC3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626" w:type="dxa"/>
            <w:vAlign w:val="center"/>
          </w:tcPr>
          <w:p w14:paraId="59781DC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vAlign w:val="center"/>
          </w:tcPr>
          <w:p w14:paraId="701C5CA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720" w:type="dxa"/>
            <w:vAlign w:val="center"/>
          </w:tcPr>
          <w:p w14:paraId="0B1B2CF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900" w:type="dxa"/>
            <w:vAlign w:val="center"/>
          </w:tcPr>
          <w:p w14:paraId="2C98BF7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810" w:type="dxa"/>
            <w:vAlign w:val="center"/>
          </w:tcPr>
          <w:p w14:paraId="7AF734B7"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18.</w:t>
            </w:r>
            <w:r w:rsidRPr="00245BB1">
              <w:rPr>
                <w:rFonts w:ascii="Times New Roman" w:hAnsi="Times New Roman" w:cs="Times New Roman"/>
                <w:color w:val="000000"/>
                <w:kern w:val="0"/>
                <w:sz w:val="16"/>
                <w:szCs w:val="16"/>
              </w:rPr>
              <w:t>3</w:t>
            </w:r>
          </w:p>
        </w:tc>
        <w:tc>
          <w:tcPr>
            <w:tcW w:w="990" w:type="dxa"/>
            <w:vAlign w:val="center"/>
          </w:tcPr>
          <w:p w14:paraId="78AE388E"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3.38%</w:t>
            </w:r>
          </w:p>
        </w:tc>
        <w:tc>
          <w:tcPr>
            <w:tcW w:w="1350" w:type="dxa"/>
            <w:vAlign w:val="center"/>
          </w:tcPr>
          <w:p w14:paraId="4EBC84F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502.4</w:t>
            </w:r>
          </w:p>
        </w:tc>
        <w:tc>
          <w:tcPr>
            <w:tcW w:w="1080" w:type="dxa"/>
            <w:vAlign w:val="center"/>
          </w:tcPr>
          <w:p w14:paraId="3145C86E"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307</w:t>
            </w:r>
          </w:p>
        </w:tc>
      </w:tr>
      <w:tr w:rsidR="00D766A9" w14:paraId="48517D88" w14:textId="77777777" w:rsidTr="001B3DE1">
        <w:trPr>
          <w:trHeight w:val="288"/>
          <w:jc w:val="center"/>
        </w:trPr>
        <w:tc>
          <w:tcPr>
            <w:tcW w:w="1075" w:type="dxa"/>
            <w:vAlign w:val="center"/>
          </w:tcPr>
          <w:p w14:paraId="39BE6BD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Patient_6</w:t>
            </w:r>
          </w:p>
        </w:tc>
        <w:tc>
          <w:tcPr>
            <w:tcW w:w="724" w:type="dxa"/>
            <w:vAlign w:val="center"/>
          </w:tcPr>
          <w:p w14:paraId="593C2AB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w:t>
            </w:r>
          </w:p>
        </w:tc>
        <w:tc>
          <w:tcPr>
            <w:tcW w:w="626" w:type="dxa"/>
            <w:vAlign w:val="center"/>
          </w:tcPr>
          <w:p w14:paraId="743F81DF"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w:t>
            </w:r>
          </w:p>
        </w:tc>
        <w:tc>
          <w:tcPr>
            <w:tcW w:w="720" w:type="dxa"/>
            <w:vAlign w:val="center"/>
          </w:tcPr>
          <w:p w14:paraId="43664E95"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720" w:type="dxa"/>
            <w:vAlign w:val="center"/>
          </w:tcPr>
          <w:p w14:paraId="46E18CA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6</w:t>
            </w:r>
          </w:p>
        </w:tc>
        <w:tc>
          <w:tcPr>
            <w:tcW w:w="900" w:type="dxa"/>
            <w:vAlign w:val="center"/>
          </w:tcPr>
          <w:p w14:paraId="55DE03C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10</w:t>
            </w:r>
          </w:p>
        </w:tc>
        <w:tc>
          <w:tcPr>
            <w:tcW w:w="810" w:type="dxa"/>
            <w:vAlign w:val="center"/>
          </w:tcPr>
          <w:p w14:paraId="41433DE9"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17.1</w:t>
            </w:r>
            <w:r w:rsidRPr="00245BB1">
              <w:rPr>
                <w:rFonts w:ascii="Times New Roman" w:hAnsi="Times New Roman" w:cs="Times New Roman"/>
                <w:color w:val="000000"/>
                <w:kern w:val="0"/>
                <w:sz w:val="16"/>
                <w:szCs w:val="16"/>
              </w:rPr>
              <w:t>1</w:t>
            </w:r>
          </w:p>
        </w:tc>
        <w:tc>
          <w:tcPr>
            <w:tcW w:w="990" w:type="dxa"/>
            <w:vAlign w:val="center"/>
          </w:tcPr>
          <w:p w14:paraId="4BAAE6F7"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0.40%</w:t>
            </w:r>
          </w:p>
        </w:tc>
        <w:tc>
          <w:tcPr>
            <w:tcW w:w="1350" w:type="dxa"/>
            <w:vAlign w:val="center"/>
          </w:tcPr>
          <w:p w14:paraId="766B6AF8"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374.4</w:t>
            </w:r>
          </w:p>
        </w:tc>
        <w:tc>
          <w:tcPr>
            <w:tcW w:w="1080" w:type="dxa"/>
            <w:vAlign w:val="center"/>
          </w:tcPr>
          <w:p w14:paraId="11F392C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279.</w:t>
            </w:r>
            <w:r w:rsidRPr="00245BB1">
              <w:rPr>
                <w:rFonts w:ascii="Times New Roman" w:hAnsi="Times New Roman" w:cs="Times New Roman"/>
                <w:color w:val="000000"/>
                <w:kern w:val="0"/>
                <w:sz w:val="16"/>
                <w:szCs w:val="16"/>
              </w:rPr>
              <w:t>1</w:t>
            </w:r>
          </w:p>
        </w:tc>
      </w:tr>
      <w:tr w:rsidR="00D766A9" w14:paraId="111C7D54" w14:textId="77777777" w:rsidTr="001B3DE1">
        <w:trPr>
          <w:trHeight w:val="288"/>
          <w:jc w:val="center"/>
        </w:trPr>
        <w:tc>
          <w:tcPr>
            <w:tcW w:w="1075" w:type="dxa"/>
            <w:tcBorders>
              <w:bottom w:val="single" w:sz="4" w:space="0" w:color="auto"/>
            </w:tcBorders>
            <w:vAlign w:val="center"/>
          </w:tcPr>
          <w:p w14:paraId="7949A391"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hAnsi="Times New Roman" w:cs="Times New Roman"/>
                <w:sz w:val="16"/>
                <w:szCs w:val="16"/>
              </w:rPr>
              <w:t>Patient_7</w:t>
            </w:r>
          </w:p>
        </w:tc>
        <w:tc>
          <w:tcPr>
            <w:tcW w:w="724" w:type="dxa"/>
            <w:tcBorders>
              <w:bottom w:val="single" w:sz="4" w:space="0" w:color="auto"/>
            </w:tcBorders>
            <w:vAlign w:val="center"/>
          </w:tcPr>
          <w:p w14:paraId="1914F7BA"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w:t>
            </w:r>
          </w:p>
        </w:tc>
        <w:tc>
          <w:tcPr>
            <w:tcW w:w="626" w:type="dxa"/>
            <w:tcBorders>
              <w:bottom w:val="single" w:sz="4" w:space="0" w:color="auto"/>
            </w:tcBorders>
            <w:vAlign w:val="center"/>
          </w:tcPr>
          <w:p w14:paraId="54704C66"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tcBorders>
              <w:bottom w:val="single" w:sz="4" w:space="0" w:color="auto"/>
            </w:tcBorders>
            <w:vAlign w:val="center"/>
          </w:tcPr>
          <w:p w14:paraId="732FB6E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4</w:t>
            </w:r>
          </w:p>
        </w:tc>
        <w:tc>
          <w:tcPr>
            <w:tcW w:w="720" w:type="dxa"/>
            <w:tcBorders>
              <w:bottom w:val="single" w:sz="4" w:space="0" w:color="auto"/>
            </w:tcBorders>
            <w:vAlign w:val="center"/>
          </w:tcPr>
          <w:p w14:paraId="088796B4"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5</w:t>
            </w:r>
          </w:p>
        </w:tc>
        <w:tc>
          <w:tcPr>
            <w:tcW w:w="900" w:type="dxa"/>
            <w:tcBorders>
              <w:bottom w:val="single" w:sz="4" w:space="0" w:color="auto"/>
            </w:tcBorders>
            <w:vAlign w:val="center"/>
          </w:tcPr>
          <w:p w14:paraId="54AD3D7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7</w:t>
            </w:r>
          </w:p>
        </w:tc>
        <w:tc>
          <w:tcPr>
            <w:tcW w:w="810" w:type="dxa"/>
            <w:tcBorders>
              <w:bottom w:val="single" w:sz="4" w:space="0" w:color="auto"/>
            </w:tcBorders>
            <w:vAlign w:val="center"/>
          </w:tcPr>
          <w:p w14:paraId="151B3840" w14:textId="77777777" w:rsidR="00D766A9" w:rsidRPr="00245BB1" w:rsidRDefault="00D766A9" w:rsidP="001B3DE1">
            <w:pPr>
              <w:jc w:val="center"/>
              <w:rPr>
                <w:rFonts w:ascii="Times New Roman" w:hAnsi="Times New Roman" w:cs="Times New Roman"/>
                <w:b/>
                <w:bCs/>
                <w:kern w:val="0"/>
                <w:sz w:val="16"/>
                <w:szCs w:val="16"/>
              </w:rPr>
            </w:pPr>
            <w:r w:rsidRPr="00245BB1">
              <w:rPr>
                <w:rFonts w:ascii="Times New Roman" w:eastAsia="Times New Roman" w:hAnsi="Times New Roman" w:cs="Times New Roman"/>
                <w:color w:val="000000"/>
                <w:kern w:val="0"/>
                <w:sz w:val="16"/>
                <w:szCs w:val="16"/>
              </w:rPr>
              <w:t>14.1</w:t>
            </w:r>
            <w:r w:rsidRPr="00245BB1">
              <w:rPr>
                <w:rFonts w:ascii="Times New Roman" w:hAnsi="Times New Roman" w:cs="Times New Roman"/>
                <w:color w:val="000000"/>
                <w:kern w:val="0"/>
                <w:sz w:val="16"/>
                <w:szCs w:val="16"/>
              </w:rPr>
              <w:t>1</w:t>
            </w:r>
          </w:p>
        </w:tc>
        <w:tc>
          <w:tcPr>
            <w:tcW w:w="990" w:type="dxa"/>
            <w:tcBorders>
              <w:bottom w:val="single" w:sz="4" w:space="0" w:color="auto"/>
            </w:tcBorders>
            <w:vAlign w:val="center"/>
          </w:tcPr>
          <w:p w14:paraId="5049B010"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1.53%</w:t>
            </w:r>
          </w:p>
        </w:tc>
        <w:tc>
          <w:tcPr>
            <w:tcW w:w="1350" w:type="dxa"/>
            <w:tcBorders>
              <w:bottom w:val="single" w:sz="4" w:space="0" w:color="auto"/>
            </w:tcBorders>
            <w:vAlign w:val="center"/>
          </w:tcPr>
          <w:p w14:paraId="35F43439"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382.5</w:t>
            </w:r>
          </w:p>
        </w:tc>
        <w:tc>
          <w:tcPr>
            <w:tcW w:w="1080" w:type="dxa"/>
            <w:tcBorders>
              <w:bottom w:val="single" w:sz="4" w:space="0" w:color="auto"/>
            </w:tcBorders>
            <w:vAlign w:val="center"/>
          </w:tcPr>
          <w:p w14:paraId="74844373" w14:textId="77777777" w:rsidR="00D766A9" w:rsidRPr="00245BB1" w:rsidRDefault="00D766A9" w:rsidP="001B3DE1">
            <w:pPr>
              <w:jc w:val="center"/>
              <w:rPr>
                <w:rFonts w:ascii="Times New Roman" w:eastAsia="宋体" w:hAnsi="Times New Roman" w:cs="Times New Roman"/>
                <w:b/>
                <w:bCs/>
                <w:kern w:val="0"/>
                <w:sz w:val="16"/>
                <w:szCs w:val="16"/>
              </w:rPr>
            </w:pPr>
            <w:r w:rsidRPr="00245BB1">
              <w:rPr>
                <w:rFonts w:ascii="Times New Roman" w:eastAsia="Times New Roman" w:hAnsi="Times New Roman" w:cs="Times New Roman"/>
                <w:color w:val="000000"/>
                <w:kern w:val="0"/>
                <w:sz w:val="16"/>
                <w:szCs w:val="16"/>
              </w:rPr>
              <w:t>287.7</w:t>
            </w:r>
          </w:p>
        </w:tc>
      </w:tr>
    </w:tbl>
    <w:p w14:paraId="0D00BE62" w14:textId="77777777" w:rsidR="00D766A9" w:rsidRDefault="00D766A9" w:rsidP="00D766A9">
      <w:pPr>
        <w:jc w:val="both"/>
        <w:rPr>
          <w:rFonts w:ascii="Times New Roman" w:hAnsi="Times New Roman" w:cs="Times New Roman"/>
          <w:b/>
          <w:bCs/>
        </w:rPr>
      </w:pPr>
    </w:p>
    <w:p w14:paraId="70947849" w14:textId="77777777" w:rsidR="00D766A9" w:rsidRDefault="00D766A9" w:rsidP="00D766A9">
      <w:pPr>
        <w:jc w:val="both"/>
        <w:rPr>
          <w:rFonts w:ascii="Times New Roman" w:hAnsi="Times New Roman" w:cs="Times New Roman"/>
          <w:b/>
          <w:bCs/>
        </w:rPr>
      </w:pPr>
      <w:r>
        <w:rPr>
          <w:rFonts w:ascii="Times New Roman" w:hAnsi="Times New Roman" w:cs="Times New Roman"/>
          <w:b/>
          <w:bCs/>
        </w:rPr>
        <w:br w:type="page"/>
      </w:r>
    </w:p>
    <w:p w14:paraId="0AD77BB0" w14:textId="77777777" w:rsidR="00D766A9" w:rsidRPr="00DA3861" w:rsidRDefault="00D766A9" w:rsidP="00D766A9">
      <w:pPr>
        <w:jc w:val="both"/>
        <w:rPr>
          <w:rFonts w:ascii="Times New Roman" w:eastAsia="宋体" w:hAnsi="Times New Roman" w:cs="Times New Roman"/>
          <w:kern w:val="0"/>
        </w:rPr>
      </w:pPr>
      <w:r>
        <w:rPr>
          <w:rFonts w:ascii="Times New Roman" w:eastAsia="宋体" w:hAnsi="Times New Roman" w:cs="Times New Roman" w:hint="eastAsia"/>
          <w:b/>
          <w:bCs/>
          <w:kern w:val="0"/>
        </w:rPr>
        <w:lastRenderedPageBreak/>
        <w:t xml:space="preserve">Table S6. Spindle detection agreement between PSG (C4-M1) and EarSense (left ear canal-M1) during N2 sleep. </w:t>
      </w:r>
      <w:r w:rsidRPr="00884BDB">
        <w:rPr>
          <w:rFonts w:ascii="Times New Roman" w:eastAsia="宋体" w:hAnsi="Times New Roman" w:cs="Times New Roman"/>
          <w:kern w:val="0"/>
        </w:rPr>
        <w:t>Precision, proportion of ear-detected spindles corresponding to PSG spindles; recall, proportion of PSG spindles detected in ear EEG; F1 score, harmonic mean of precision and recall; intersection-over-union (IoU), fraction of spindle time shared between PSG and ear EEG.</w:t>
      </w:r>
    </w:p>
    <w:tbl>
      <w:tblPr>
        <w:tblStyle w:val="21"/>
        <w:tblW w:w="0" w:type="auto"/>
        <w:jc w:val="center"/>
        <w:tblBorders>
          <w:top w:val="none" w:sz="0" w:space="0" w:color="auto"/>
          <w:bottom w:val="none" w:sz="0" w:space="0" w:color="auto"/>
        </w:tblBorders>
        <w:tblLook w:val="04A0" w:firstRow="1" w:lastRow="0" w:firstColumn="1" w:lastColumn="0" w:noHBand="0" w:noVBand="1"/>
      </w:tblPr>
      <w:tblGrid>
        <w:gridCol w:w="1440"/>
        <w:gridCol w:w="1620"/>
        <w:gridCol w:w="2070"/>
        <w:gridCol w:w="900"/>
        <w:gridCol w:w="810"/>
        <w:gridCol w:w="540"/>
        <w:gridCol w:w="1025"/>
      </w:tblGrid>
      <w:tr w:rsidR="00D766A9" w14:paraId="45997816" w14:textId="77777777" w:rsidTr="001B3DE1">
        <w:trPr>
          <w:cnfStyle w:val="100000000000" w:firstRow="1" w:lastRow="0" w:firstColumn="0" w:lastColumn="0" w:oddVBand="0" w:evenVBand="0" w:oddHBand="0" w:evenHBand="0" w:firstRowFirstColumn="0" w:firstRowLastColumn="0" w:lastRowFirstColumn="0" w:lastRowLastColumn="0"/>
          <w:trHeight w:val="989"/>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bottom w:val="single" w:sz="4" w:space="0" w:color="auto"/>
            </w:tcBorders>
            <w:vAlign w:val="center"/>
          </w:tcPr>
          <w:p w14:paraId="07B0C976" w14:textId="77777777" w:rsidR="00D766A9" w:rsidRPr="00245BB1" w:rsidRDefault="00D766A9" w:rsidP="001B3DE1">
            <w:pPr>
              <w:jc w:val="center"/>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Band (Hz)</w:t>
            </w:r>
          </w:p>
        </w:tc>
        <w:tc>
          <w:tcPr>
            <w:tcW w:w="1620" w:type="dxa"/>
            <w:tcBorders>
              <w:top w:val="single" w:sz="4" w:space="0" w:color="auto"/>
              <w:bottom w:val="single" w:sz="4" w:space="0" w:color="auto"/>
            </w:tcBorders>
            <w:vAlign w:val="center"/>
          </w:tcPr>
          <w:p w14:paraId="242D6206"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PSG spindle density</w:t>
            </w:r>
          </w:p>
          <w:p w14:paraId="7C1655D2"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(min</w:t>
            </w:r>
            <w:r w:rsidRPr="000830F4">
              <w:rPr>
                <w:rFonts w:ascii="Times New Roman" w:eastAsia="宋体" w:hAnsi="Times New Roman" w:cs="Times New Roman"/>
                <w:kern w:val="0"/>
                <w:sz w:val="16"/>
                <w:szCs w:val="16"/>
                <w:vertAlign w:val="superscript"/>
              </w:rPr>
              <w:t>-1</w:t>
            </w:r>
            <w:r w:rsidRPr="00245BB1">
              <w:rPr>
                <w:rFonts w:ascii="Times New Roman" w:eastAsia="宋体" w:hAnsi="Times New Roman" w:cs="Times New Roman" w:hint="eastAsia"/>
                <w:kern w:val="0"/>
                <w:sz w:val="16"/>
                <w:szCs w:val="16"/>
              </w:rPr>
              <w:t>)</w:t>
            </w:r>
          </w:p>
        </w:tc>
        <w:tc>
          <w:tcPr>
            <w:tcW w:w="2070" w:type="dxa"/>
            <w:tcBorders>
              <w:top w:val="single" w:sz="4" w:space="0" w:color="auto"/>
              <w:bottom w:val="single" w:sz="4" w:space="0" w:color="auto"/>
            </w:tcBorders>
            <w:vAlign w:val="center"/>
          </w:tcPr>
          <w:p w14:paraId="7FE74ABA"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 xml:space="preserve">EarSense spindle </w:t>
            </w:r>
            <w:r w:rsidRPr="00245BB1">
              <w:rPr>
                <w:rFonts w:ascii="Times New Roman" w:eastAsia="宋体" w:hAnsi="Times New Roman" w:cs="Times New Roman"/>
                <w:kern w:val="0"/>
                <w:sz w:val="16"/>
                <w:szCs w:val="16"/>
              </w:rPr>
              <w:t>density</w:t>
            </w:r>
          </w:p>
          <w:p w14:paraId="672AC212"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(min</w:t>
            </w:r>
            <w:r w:rsidRPr="0094364A">
              <w:rPr>
                <w:rFonts w:ascii="Times New Roman" w:eastAsia="宋体" w:hAnsi="Times New Roman" w:cs="Times New Roman" w:hint="eastAsia"/>
                <w:kern w:val="0"/>
                <w:sz w:val="16"/>
                <w:szCs w:val="16"/>
                <w:vertAlign w:val="superscript"/>
              </w:rPr>
              <w:t>-1</w:t>
            </w:r>
            <w:r w:rsidRPr="00245BB1">
              <w:rPr>
                <w:rFonts w:ascii="Times New Roman" w:eastAsia="宋体" w:hAnsi="Times New Roman" w:cs="Times New Roman" w:hint="eastAsia"/>
                <w:kern w:val="0"/>
                <w:sz w:val="16"/>
                <w:szCs w:val="16"/>
              </w:rPr>
              <w:t>)</w:t>
            </w:r>
          </w:p>
        </w:tc>
        <w:tc>
          <w:tcPr>
            <w:tcW w:w="900" w:type="dxa"/>
            <w:tcBorders>
              <w:top w:val="single" w:sz="4" w:space="0" w:color="auto"/>
              <w:bottom w:val="single" w:sz="4" w:space="0" w:color="auto"/>
            </w:tcBorders>
            <w:vAlign w:val="center"/>
          </w:tcPr>
          <w:p w14:paraId="6E641A28"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Precision</w:t>
            </w:r>
          </w:p>
        </w:tc>
        <w:tc>
          <w:tcPr>
            <w:tcW w:w="810" w:type="dxa"/>
            <w:tcBorders>
              <w:top w:val="single" w:sz="4" w:space="0" w:color="auto"/>
              <w:bottom w:val="single" w:sz="4" w:space="0" w:color="auto"/>
            </w:tcBorders>
            <w:vAlign w:val="center"/>
          </w:tcPr>
          <w:p w14:paraId="114C66C5"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Recall</w:t>
            </w:r>
          </w:p>
        </w:tc>
        <w:tc>
          <w:tcPr>
            <w:tcW w:w="540" w:type="dxa"/>
            <w:tcBorders>
              <w:top w:val="single" w:sz="4" w:space="0" w:color="auto"/>
              <w:bottom w:val="single" w:sz="4" w:space="0" w:color="auto"/>
            </w:tcBorders>
            <w:vAlign w:val="center"/>
          </w:tcPr>
          <w:p w14:paraId="3B0F5F52"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F1</w:t>
            </w:r>
          </w:p>
        </w:tc>
        <w:tc>
          <w:tcPr>
            <w:tcW w:w="1025" w:type="dxa"/>
            <w:tcBorders>
              <w:top w:val="single" w:sz="4" w:space="0" w:color="auto"/>
              <w:bottom w:val="single" w:sz="4" w:space="0" w:color="auto"/>
            </w:tcBorders>
            <w:vAlign w:val="center"/>
          </w:tcPr>
          <w:p w14:paraId="57C898C4" w14:textId="77777777" w:rsidR="00D766A9" w:rsidRPr="00245BB1" w:rsidRDefault="00D766A9" w:rsidP="001B3DE1">
            <w:pPr>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kern w:val="0"/>
                <w:sz w:val="16"/>
                <w:szCs w:val="16"/>
              </w:rPr>
              <w:t>L</w:t>
            </w:r>
            <w:r w:rsidRPr="00245BB1">
              <w:rPr>
                <w:rFonts w:ascii="Times New Roman" w:eastAsia="宋体" w:hAnsi="Times New Roman" w:cs="Times New Roman" w:hint="eastAsia"/>
                <w:kern w:val="0"/>
                <w:sz w:val="16"/>
                <w:szCs w:val="16"/>
              </w:rPr>
              <w:t>oU_global</w:t>
            </w:r>
          </w:p>
        </w:tc>
      </w:tr>
      <w:tr w:rsidR="00D766A9" w14:paraId="4227D58B" w14:textId="77777777" w:rsidTr="001B3DE1">
        <w:trPr>
          <w:cnfStyle w:val="000000100000" w:firstRow="0" w:lastRow="0" w:firstColumn="0" w:lastColumn="0" w:oddVBand="0" w:evenVBand="0" w:oddHBand="1" w:evenHBand="0" w:firstRowFirstColumn="0" w:firstRowLastColumn="0" w:lastRowFirstColumn="0" w:lastRowLastColumn="0"/>
          <w:trHeight w:val="503"/>
          <w:jc w:val="center"/>
        </w:trPr>
        <w:tc>
          <w:tcPr>
            <w:cnfStyle w:val="001000000000" w:firstRow="0" w:lastRow="0" w:firstColumn="1" w:lastColumn="0" w:oddVBand="0" w:evenVBand="0" w:oddHBand="0" w:evenHBand="0" w:firstRowFirstColumn="0" w:firstRowLastColumn="0" w:lastRowFirstColumn="0" w:lastRowLastColumn="0"/>
            <w:tcW w:w="1440" w:type="dxa"/>
            <w:tcBorders>
              <w:top w:val="single" w:sz="4" w:space="0" w:color="auto"/>
            </w:tcBorders>
            <w:vAlign w:val="center"/>
          </w:tcPr>
          <w:p w14:paraId="2BA0B883" w14:textId="77777777" w:rsidR="00D766A9" w:rsidRPr="00245BB1" w:rsidRDefault="00D766A9" w:rsidP="001B3DE1">
            <w:pPr>
              <w:jc w:val="center"/>
              <w:rPr>
                <w:rFonts w:ascii="Times New Roman" w:eastAsia="宋体" w:hAnsi="Times New Roman" w:cs="Times New Roman"/>
                <w:b w:val="0"/>
                <w:bCs w:val="0"/>
                <w:kern w:val="0"/>
                <w:sz w:val="16"/>
                <w:szCs w:val="16"/>
              </w:rPr>
            </w:pPr>
            <w:r w:rsidRPr="00245BB1">
              <w:rPr>
                <w:rFonts w:ascii="Times New Roman" w:eastAsia="宋体" w:hAnsi="Times New Roman" w:cs="Times New Roman"/>
                <w:b w:val="0"/>
                <w:bCs w:val="0"/>
                <w:kern w:val="0"/>
                <w:sz w:val="16"/>
                <w:szCs w:val="16"/>
              </w:rPr>
              <w:t>S</w:t>
            </w:r>
            <w:r w:rsidRPr="00245BB1">
              <w:rPr>
                <w:rFonts w:ascii="Times New Roman" w:eastAsia="宋体" w:hAnsi="Times New Roman" w:cs="Times New Roman" w:hint="eastAsia"/>
                <w:b w:val="0"/>
                <w:bCs w:val="0"/>
                <w:kern w:val="0"/>
                <w:sz w:val="16"/>
                <w:szCs w:val="16"/>
              </w:rPr>
              <w:t>low (11-13.5)</w:t>
            </w:r>
          </w:p>
        </w:tc>
        <w:tc>
          <w:tcPr>
            <w:tcW w:w="1620" w:type="dxa"/>
            <w:tcBorders>
              <w:top w:val="single" w:sz="4" w:space="0" w:color="auto"/>
            </w:tcBorders>
            <w:vAlign w:val="center"/>
          </w:tcPr>
          <w:p w14:paraId="4FD34F3B" w14:textId="77777777" w:rsidR="00D766A9" w:rsidRPr="00245BB1"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2.52</w:t>
            </w:r>
          </w:p>
        </w:tc>
        <w:tc>
          <w:tcPr>
            <w:tcW w:w="2070" w:type="dxa"/>
            <w:tcBorders>
              <w:top w:val="single" w:sz="4" w:space="0" w:color="auto"/>
            </w:tcBorders>
            <w:vAlign w:val="center"/>
          </w:tcPr>
          <w:p w14:paraId="78937BDF" w14:textId="77777777" w:rsidR="00D766A9" w:rsidRPr="00245BB1"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1.62</w:t>
            </w:r>
          </w:p>
        </w:tc>
        <w:tc>
          <w:tcPr>
            <w:tcW w:w="900" w:type="dxa"/>
            <w:tcBorders>
              <w:top w:val="single" w:sz="4" w:space="0" w:color="auto"/>
            </w:tcBorders>
            <w:vAlign w:val="center"/>
          </w:tcPr>
          <w:p w14:paraId="4D041A5D" w14:textId="77777777" w:rsidR="00D766A9" w:rsidRPr="00245BB1"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0.29</w:t>
            </w:r>
          </w:p>
        </w:tc>
        <w:tc>
          <w:tcPr>
            <w:tcW w:w="810" w:type="dxa"/>
            <w:tcBorders>
              <w:top w:val="single" w:sz="4" w:space="0" w:color="auto"/>
            </w:tcBorders>
            <w:vAlign w:val="center"/>
          </w:tcPr>
          <w:p w14:paraId="31744178" w14:textId="77777777" w:rsidR="00D766A9" w:rsidRPr="00245BB1"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0.19</w:t>
            </w:r>
          </w:p>
        </w:tc>
        <w:tc>
          <w:tcPr>
            <w:tcW w:w="540" w:type="dxa"/>
            <w:tcBorders>
              <w:top w:val="single" w:sz="4" w:space="0" w:color="auto"/>
            </w:tcBorders>
            <w:vAlign w:val="center"/>
          </w:tcPr>
          <w:p w14:paraId="540070B5" w14:textId="77777777" w:rsidR="00D766A9" w:rsidRPr="00245BB1"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0.23</w:t>
            </w:r>
          </w:p>
        </w:tc>
        <w:tc>
          <w:tcPr>
            <w:tcW w:w="1025" w:type="dxa"/>
            <w:tcBorders>
              <w:top w:val="single" w:sz="4" w:space="0" w:color="auto"/>
            </w:tcBorders>
            <w:vAlign w:val="center"/>
          </w:tcPr>
          <w:p w14:paraId="2FF0C0F9" w14:textId="77777777" w:rsidR="00D766A9" w:rsidRPr="00245BB1" w:rsidRDefault="00D766A9" w:rsidP="001B3DE1">
            <w:pPr>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0.10</w:t>
            </w:r>
          </w:p>
        </w:tc>
      </w:tr>
      <w:tr w:rsidR="00D766A9" w14:paraId="095538A2" w14:textId="77777777" w:rsidTr="001B3DE1">
        <w:trPr>
          <w:trHeight w:val="450"/>
          <w:jc w:val="center"/>
        </w:trPr>
        <w:tc>
          <w:tcPr>
            <w:cnfStyle w:val="001000000000" w:firstRow="0" w:lastRow="0" w:firstColumn="1" w:lastColumn="0" w:oddVBand="0" w:evenVBand="0" w:oddHBand="0" w:evenHBand="0" w:firstRowFirstColumn="0" w:firstRowLastColumn="0" w:lastRowFirstColumn="0" w:lastRowLastColumn="0"/>
            <w:tcW w:w="1440" w:type="dxa"/>
            <w:tcBorders>
              <w:bottom w:val="single" w:sz="4" w:space="0" w:color="auto"/>
            </w:tcBorders>
            <w:vAlign w:val="center"/>
          </w:tcPr>
          <w:p w14:paraId="0D37FB1C" w14:textId="77777777" w:rsidR="00D766A9" w:rsidRPr="00245BB1" w:rsidRDefault="00D766A9" w:rsidP="001B3DE1">
            <w:pPr>
              <w:jc w:val="center"/>
              <w:rPr>
                <w:rFonts w:ascii="Times New Roman" w:eastAsia="宋体" w:hAnsi="Times New Roman" w:cs="Times New Roman"/>
                <w:b w:val="0"/>
                <w:bCs w:val="0"/>
                <w:kern w:val="0"/>
                <w:sz w:val="16"/>
                <w:szCs w:val="16"/>
              </w:rPr>
            </w:pPr>
            <w:r w:rsidRPr="00245BB1">
              <w:rPr>
                <w:rFonts w:ascii="Times New Roman" w:eastAsia="宋体" w:hAnsi="Times New Roman" w:cs="Times New Roman" w:hint="eastAsia"/>
                <w:b w:val="0"/>
                <w:bCs w:val="0"/>
                <w:kern w:val="0"/>
                <w:sz w:val="16"/>
                <w:szCs w:val="16"/>
              </w:rPr>
              <w:t>Fast (13.5-16)</w:t>
            </w:r>
          </w:p>
        </w:tc>
        <w:tc>
          <w:tcPr>
            <w:tcW w:w="1620" w:type="dxa"/>
            <w:tcBorders>
              <w:bottom w:val="single" w:sz="4" w:space="0" w:color="auto"/>
            </w:tcBorders>
            <w:vAlign w:val="center"/>
          </w:tcPr>
          <w:p w14:paraId="37A90AD5" w14:textId="77777777" w:rsidR="00D766A9" w:rsidRPr="00245BB1"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3.14</w:t>
            </w:r>
          </w:p>
        </w:tc>
        <w:tc>
          <w:tcPr>
            <w:tcW w:w="2070" w:type="dxa"/>
            <w:tcBorders>
              <w:bottom w:val="single" w:sz="4" w:space="0" w:color="auto"/>
            </w:tcBorders>
            <w:vAlign w:val="center"/>
          </w:tcPr>
          <w:p w14:paraId="6B1166EA" w14:textId="77777777" w:rsidR="00D766A9" w:rsidRPr="00245BB1"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4.03</w:t>
            </w:r>
          </w:p>
        </w:tc>
        <w:tc>
          <w:tcPr>
            <w:tcW w:w="900" w:type="dxa"/>
            <w:tcBorders>
              <w:bottom w:val="single" w:sz="4" w:space="0" w:color="auto"/>
            </w:tcBorders>
            <w:vAlign w:val="center"/>
          </w:tcPr>
          <w:p w14:paraId="15A62189" w14:textId="77777777" w:rsidR="00D766A9" w:rsidRPr="00245BB1"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0.48</w:t>
            </w:r>
          </w:p>
        </w:tc>
        <w:tc>
          <w:tcPr>
            <w:tcW w:w="810" w:type="dxa"/>
            <w:tcBorders>
              <w:bottom w:val="single" w:sz="4" w:space="0" w:color="auto"/>
            </w:tcBorders>
            <w:vAlign w:val="center"/>
          </w:tcPr>
          <w:p w14:paraId="2161486F" w14:textId="77777777" w:rsidR="00D766A9" w:rsidRPr="00245BB1"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0.61</w:t>
            </w:r>
          </w:p>
        </w:tc>
        <w:tc>
          <w:tcPr>
            <w:tcW w:w="540" w:type="dxa"/>
            <w:tcBorders>
              <w:bottom w:val="single" w:sz="4" w:space="0" w:color="auto"/>
            </w:tcBorders>
            <w:vAlign w:val="center"/>
          </w:tcPr>
          <w:p w14:paraId="2C247EA0" w14:textId="77777777" w:rsidR="00D766A9" w:rsidRPr="00245BB1"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0.54</w:t>
            </w:r>
          </w:p>
        </w:tc>
        <w:tc>
          <w:tcPr>
            <w:tcW w:w="1025" w:type="dxa"/>
            <w:tcBorders>
              <w:bottom w:val="single" w:sz="4" w:space="0" w:color="auto"/>
            </w:tcBorders>
            <w:vAlign w:val="center"/>
          </w:tcPr>
          <w:p w14:paraId="0F1A91BA" w14:textId="77777777" w:rsidR="00D766A9" w:rsidRPr="00245BB1" w:rsidRDefault="00D766A9" w:rsidP="001B3DE1">
            <w:pPr>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w:kern w:val="0"/>
                <w:sz w:val="16"/>
                <w:szCs w:val="16"/>
              </w:rPr>
            </w:pPr>
            <w:r w:rsidRPr="00245BB1">
              <w:rPr>
                <w:rFonts w:ascii="Times New Roman" w:eastAsia="宋体" w:hAnsi="Times New Roman" w:cs="Times New Roman" w:hint="eastAsia"/>
                <w:kern w:val="0"/>
                <w:sz w:val="16"/>
                <w:szCs w:val="16"/>
              </w:rPr>
              <w:t>0.30</w:t>
            </w:r>
          </w:p>
        </w:tc>
      </w:tr>
    </w:tbl>
    <w:p w14:paraId="256A4AD6" w14:textId="77777777" w:rsidR="00D766A9" w:rsidRDefault="00D766A9" w:rsidP="00D766A9">
      <w:pPr>
        <w:jc w:val="both"/>
        <w:rPr>
          <w:rFonts w:ascii="Times New Roman" w:eastAsia="宋体" w:hAnsi="Times New Roman" w:cs="Times New Roman"/>
          <w:b/>
          <w:bCs/>
          <w:kern w:val="0"/>
        </w:rPr>
      </w:pPr>
      <w:r>
        <w:rPr>
          <w:rFonts w:ascii="Times New Roman" w:eastAsia="宋体" w:hAnsi="Times New Roman" w:cs="Times New Roman"/>
          <w:b/>
          <w:bCs/>
          <w:kern w:val="0"/>
        </w:rPr>
        <w:br w:type="page"/>
      </w:r>
    </w:p>
    <w:p w14:paraId="79C5BF1E" w14:textId="77777777" w:rsidR="00D766A9" w:rsidRDefault="00D766A9" w:rsidP="00D766A9">
      <w:pPr>
        <w:jc w:val="both"/>
        <w:rPr>
          <w:rFonts w:ascii="Times New Roman" w:eastAsia="宋体" w:hAnsi="Times New Roman" w:cs="Times New Roman"/>
          <w:b/>
          <w:bCs/>
          <w:kern w:val="0"/>
        </w:rPr>
      </w:pPr>
      <w:r>
        <w:rPr>
          <w:rFonts w:ascii="Times New Roman" w:eastAsia="宋体" w:hAnsi="Times New Roman" w:cs="Times New Roman"/>
          <w:b/>
          <w:bCs/>
          <w:kern w:val="0"/>
        </w:rPr>
        <w:lastRenderedPageBreak/>
        <w:t>Table S</w:t>
      </w:r>
      <w:r>
        <w:rPr>
          <w:rFonts w:ascii="Times New Roman" w:eastAsia="宋体" w:hAnsi="Times New Roman" w:cs="Times New Roman" w:hint="eastAsia"/>
          <w:b/>
          <w:bCs/>
          <w:kern w:val="0"/>
        </w:rPr>
        <w:t>7</w:t>
      </w:r>
      <w:r>
        <w:rPr>
          <w:rFonts w:ascii="Times New Roman" w:eastAsia="宋体" w:hAnsi="Times New Roman" w:cs="Times New Roman"/>
          <w:b/>
          <w:bCs/>
          <w:kern w:val="0"/>
        </w:rPr>
        <w:t xml:space="preserve">. </w:t>
      </w:r>
      <w:r>
        <w:rPr>
          <w:rFonts w:ascii="Times New Roman" w:eastAsia="宋体" w:hAnsi="Times New Roman" w:cs="Times New Roman" w:hint="eastAsia"/>
          <w:b/>
          <w:bCs/>
          <w:kern w:val="0"/>
        </w:rPr>
        <w:t>S</w:t>
      </w:r>
      <w:r>
        <w:rPr>
          <w:rFonts w:ascii="Times New Roman" w:eastAsia="宋体" w:hAnsi="Times New Roman" w:cs="Times New Roman"/>
          <w:b/>
          <w:bCs/>
          <w:kern w:val="0"/>
        </w:rPr>
        <w:t xml:space="preserve">leep stage accuracy </w:t>
      </w:r>
      <w:r>
        <w:rPr>
          <w:rFonts w:ascii="Times New Roman" w:eastAsia="宋体" w:hAnsi="Times New Roman" w:cs="Times New Roman" w:hint="eastAsia"/>
          <w:b/>
          <w:bCs/>
          <w:kern w:val="0"/>
        </w:rPr>
        <w:t xml:space="preserve">of </w:t>
      </w:r>
      <w:r>
        <w:rPr>
          <w:rFonts w:ascii="Times New Roman" w:eastAsia="宋体" w:hAnsi="Times New Roman" w:cs="Times New Roman"/>
          <w:b/>
          <w:bCs/>
          <w:kern w:val="0"/>
        </w:rPr>
        <w:t xml:space="preserve">wearable </w:t>
      </w:r>
      <w:r>
        <w:rPr>
          <w:rFonts w:ascii="Times New Roman" w:eastAsia="宋体" w:hAnsi="Times New Roman" w:cs="Times New Roman" w:hint="eastAsia"/>
          <w:b/>
          <w:bCs/>
          <w:kern w:val="0"/>
        </w:rPr>
        <w:t xml:space="preserve">devices </w:t>
      </w:r>
      <w:r w:rsidRPr="00181A4D">
        <w:rPr>
          <w:rFonts w:ascii="Times New Roman" w:eastAsia="宋体" w:hAnsi="Times New Roman" w:cs="Times New Roman"/>
          <w:b/>
          <w:bCs/>
          <w:kern w:val="0"/>
        </w:rPr>
        <w:t>and research systems compared with</w:t>
      </w:r>
      <w:r>
        <w:rPr>
          <w:rFonts w:ascii="Times New Roman" w:eastAsia="宋体" w:hAnsi="Times New Roman" w:cs="Times New Roman" w:hint="eastAsia"/>
          <w:b/>
          <w:bCs/>
          <w:kern w:val="0"/>
        </w:rPr>
        <w:t xml:space="preserve"> PSG.</w:t>
      </w:r>
    </w:p>
    <w:tbl>
      <w:tblPr>
        <w:tblStyle w:val="af8"/>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79"/>
        <w:gridCol w:w="864"/>
        <w:gridCol w:w="864"/>
        <w:gridCol w:w="864"/>
        <w:gridCol w:w="864"/>
        <w:gridCol w:w="864"/>
        <w:gridCol w:w="864"/>
        <w:gridCol w:w="864"/>
        <w:gridCol w:w="864"/>
        <w:gridCol w:w="864"/>
        <w:gridCol w:w="805"/>
      </w:tblGrid>
      <w:tr w:rsidR="00D766A9" w:rsidRPr="00C154B0" w14:paraId="327DD255"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3241D7C3"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Reference</w:t>
            </w:r>
          </w:p>
        </w:tc>
        <w:tc>
          <w:tcPr>
            <w:tcW w:w="864" w:type="dxa"/>
            <w:tcBorders>
              <w:left w:val="single" w:sz="4" w:space="0" w:color="auto"/>
            </w:tcBorders>
            <w:textDirection w:val="btLr"/>
            <w:vAlign w:val="center"/>
          </w:tcPr>
          <w:p w14:paraId="22FF230B" w14:textId="418B525D"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&lt;EndNote&gt;&lt;Cite&gt;&lt;Author&gt;Lim&lt;/Author&gt;&lt;Year&gt;2023&lt;/Year&gt;&lt;RecNum&gt;65&lt;/RecNum&gt;&lt;DisplayText&gt;(&lt;style face="italic"&gt;77&lt;/style&gt;)&lt;/DisplayText&gt;&lt;record&gt;&lt;rec-number&gt;65&lt;/rec-number&gt;&lt;foreign-keys&gt;&lt;key app="EN" db-id="0zwvdffvypze9tees0av5w9uvv5wtzztw9et" timestamp="1773171443"&gt;65&lt;/key&gt;&lt;/foreign-keys&gt;&lt;ref-type name="Journal Article"&gt;17&lt;/ref-type&gt;&lt;contributors&gt;&lt;authors&gt;&lt;author&gt;Lim, S. E.&lt;/author&gt;&lt;author&gt;Kim, H. S.&lt;/author&gt;&lt;author&gt;Lee, S. W.&lt;/author&gt;&lt;author&gt;Bae, K. H.&lt;/author&gt;&lt;author&gt;Baek, Y. H.&lt;/author&gt;&lt;/authors&gt;&lt;/contributors&gt;&lt;auth-address&gt;KM Data Division, Korea Institute of Oriental Medicine, Daejeon, Republic of Korea.&lt;/auth-address&gt;&lt;titles&gt;&lt;title&gt;Validation of Fitbit Inspire 2(TM) Against Polysomnography in Adults Considering Adaptation for Use&lt;/title&gt;&lt;secondary-title&gt;Nature and Science of Sleep&lt;/secondary-title&gt;&lt;/titles&gt;&lt;periodical&gt;&lt;full-title&gt;Nature and Science of Sleep&lt;/full-title&gt;&lt;abbr-1&gt;Nat. Sci. Sleep&lt;/abbr-1&gt;&lt;/periodical&gt;&lt;pages&gt;59-67&lt;/pages&gt;&lt;volume&gt;15&lt;/volume&gt;&lt;edition&gt;2023/03/08&lt;/edition&gt;&lt;keywords&gt;&lt;keyword&gt;polysomnography&lt;/keyword&gt;&lt;keyword&gt;sleep&lt;/keyword&gt;&lt;keyword&gt;tracking&lt;/keyword&gt;&lt;keyword&gt;validation study&lt;/keyword&gt;&lt;keyword&gt;wearable&lt;/keyword&gt;&lt;/keywords&gt;&lt;dates&gt;&lt;year&gt;2023&lt;/year&gt;&lt;/dates&gt;&lt;isbn&gt;1179-1608 (Print)&amp;#xD;1179-1608 (Electronic)&amp;#xD;1179-1608 (Linking)&lt;/isbn&gt;&lt;accession-num&gt;36879665&lt;/accession-num&gt;&lt;urls&gt;&lt;related-urls&gt;&lt;url&gt;https://www.ncbi.nlm.nih.gov/pubmed/36879665&lt;/url&gt;&lt;/related-urls&gt;&lt;/urls&gt;&lt;custom2&gt;PMC9985403&lt;/custom2&gt;&lt;electronic-resource-num&gt;10.2147/NSS.S391802&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77</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30F01040" w14:textId="1ED41DBE"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PEVuZE5vdGU+PENpdGU+PEF1dGhvcj5TaWx2YTwvQXV0aG9yPjxZZWFyPjIwMjQ8L1llYXI+PFJl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PEVuZE5vdGU+PENpdGU+PEF1dGhvcj5TaWx2YTwvQXV0aG9yPjxZZWFyPjIwMjQ8L1llYXI+PFJl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78</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04AC2405" w14:textId="0FD4D55D"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PEVuZE5vdGU+PENpdGU+PEF1dGhvcj5HdW88L0F1dGhvcj48WWVhcj4yMDI1PC9ZZWFyPjxSZWNO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PEVuZE5vdGU+PENpdGU+PEF1dGhvcj5HdW88L0F1dGhvcj48WWVhcj4yMDI1PC9ZZWFyPjxSZWNO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79</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5AEE9334" w14:textId="5C5D4DB5"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PEVuZE5vdGU+PENpdGU+PEF1dGhvcj5MZWU8L0F1dGhvcj48WWVhcj4yMDIzPC9ZZWFyPjxSZWNO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PEVuZE5vdGU+PENpdGU+PEF1dGhvcj5MZWU8L0F1dGhvcj48WWVhcj4yMDIzPC9ZZWFyPjxSZWNO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80</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0D92255C" w14:textId="698F1751"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PEVuZE5vdGU+PENpdGU+PEF1dGhvcj5Sb2JiaW5zPC9BdXRob3I+PFllYXI+MjAyNDwvWWVhcj48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=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PEVuZE5vdGU+PENpdGU+PEF1dGhvcj5Sb2JiaW5zPC9BdXRob3I+PFllYXI+MjAyNDwvWWVhcj48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=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81</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3AAFEA60" w14:textId="52FB6253"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&lt;EndNote&gt;&lt;Cite&gt;&lt;Author&gt;Song&lt;/Author&gt;&lt;Year&gt;2023&lt;/Year&gt;&lt;RecNum&gt;72&lt;/RecNum&gt;&lt;DisplayText&gt;(&lt;style face="italic"&gt;82&lt;/style&gt;)&lt;/DisplayText&gt;&lt;record&gt;&lt;rec-number&gt;72&lt;/rec-number&gt;&lt;foreign-keys&gt;&lt;key app="EN" db-id="0zwvdffvypze9tees0av5w9uvv5wtzztw9et" timestamp="1773171443"&gt;72&lt;/key&gt;&lt;/foreign-keys&gt;&lt;ref-type name="Journal Article"&gt;17&lt;/ref-type&gt;&lt;contributors&gt;&lt;authors&gt;&lt;author&gt;Song, T. A.&lt;/author&gt;&lt;author&gt;Chowdhury, S. R.&lt;/author&gt;&lt;author&gt;Malekzadeh, M.&lt;/author&gt;&lt;author&gt;Harrison, S.&lt;/author&gt;&lt;author&gt;Hoge, T. B.&lt;/author&gt;&lt;author&gt;Redline, S.&lt;/author&gt;&lt;author&gt;Stone, K. L.&lt;/author&gt;&lt;author&gt;Saxena, R.&lt;/author&gt;&lt;author&gt;Purcell, S. M.&lt;/author&gt;&lt;author&gt;Dutta, J.&lt;/author&gt;&lt;/authors&gt;&lt;/contributors&gt;&lt;auth-address&gt;University of Massachusetts Amherst, Amherst, MA, United States of America.&amp;#xD;Massachusetts General Hospital, Boston, MA, United States of America.&amp;#xD;California Pacific Medical Center Research Institute, San Francisco, CA, United States of America.&amp;#xD;Brigham and Women&amp;apos;s Hospital, Boston, MA, United States of America.&lt;/auth-address&gt;&lt;titles&gt;&lt;title&gt;AI-Driven sleep staging from actigraphy and heart rate&lt;/title&gt;&lt;secondary-title&gt;PLoS One&lt;/secondary-title&gt;&lt;/titles&gt;&lt;periodical&gt;&lt;full-title&gt;PLoS One&lt;/full-title&gt;&lt;abbr-1&gt;PLoS One&lt;/abbr-1&gt;&lt;/periodical&gt;&lt;pages&gt;e0285703&lt;/pages&gt;&lt;volume&gt;18&lt;/volume&gt;&lt;number&gt;5&lt;/number&gt;&lt;edition&gt;2023/05/17&lt;/edition&gt;&lt;keywords&gt;&lt;keyword&gt;Male&lt;/keyword&gt;&lt;keyword&gt;Humans&lt;/keyword&gt;&lt;keyword&gt;*Actigraphy&lt;/keyword&gt;&lt;keyword&gt;*Artificial Intelligence&lt;/keyword&gt;&lt;keyword&gt;Heart Rate/physiology&lt;/keyword&gt;&lt;keyword&gt;Sleep/physiology&lt;/keyword&gt;&lt;keyword&gt;Sleep Stages/physiology&lt;/keyword&gt;&lt;keyword&gt;Time Factors&lt;/keyword&gt;&lt;keyword&gt;Reproducibility of Results&lt;/keyword&gt;&lt;/keywords&gt;&lt;dates&gt;&lt;year&gt;2023&lt;/year&gt;&lt;/dates&gt;&lt;isbn&gt;1932-6203 (Electronic)&amp;#xD;1932-6203 (Linking)&lt;/isbn&gt;&lt;accession-num&gt;37195925&lt;/accession-num&gt;&lt;urls&gt;&lt;related-urls&gt;&lt;url&gt;https://www.ncbi.nlm.nih.gov/pubmed/37195925&lt;/url&gt;&lt;/related-urls&gt;&lt;/urls&gt;&lt;custom2&gt;PMC10191307&lt;/custom2&gt;&lt;electronic-resource-num&gt;10.1371/journal.pone.0285703&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82</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09BF484F" w14:textId="66C24ABB"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PEVuZE5vdGU+PENpdGU+PEF1dGhvcj5aaGFuZzwvQXV0aG9yPjxZZWFyPjIwMTg8L1llYXI+PFJl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PEVuZE5vdGU+PENpdGU+PEF1dGhvcj5aaGFuZzwvQXV0aG9yPjxZZWFyPjIwMTg8L1llYXI+PFJl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83</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0A45B39A" w14:textId="6C70C0B1"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PEVuZE5vdGU+PENpdGU+PEF1dGhvcj5EdTwvQXV0aG9yPjxZZWFyPjIwMjU8L1llYXI+PFJlY051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PEVuZE5vdGU+PENpdGU+PEF1dGhvcj5EdTwvQXV0aG9yPjxZZWFyPjIwMjU8L1llYXI+PFJlY051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84</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64" w:type="dxa"/>
            <w:textDirection w:val="btLr"/>
            <w:vAlign w:val="center"/>
          </w:tcPr>
          <w:p w14:paraId="2F07D790" w14:textId="73FD87C6"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PEVuZE5vdGU+PENpdGU+PEF1dGhvcj5aaGFuZzwvQXV0aG9yPjxZZWFyPjIwMjY8L1llYXI+PFJl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PEVuZE5vdGU+PENpdGU+PEF1dGhvcj5aaGFuZzwvQXV0aG9yPjxZZWFyPjIwMjY8L1llYXI+PFJl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85</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05" w:type="dxa"/>
            <w:tcBorders>
              <w:right w:val="single" w:sz="4" w:space="0" w:color="auto"/>
            </w:tcBorders>
            <w:textDirection w:val="btLr"/>
            <w:vAlign w:val="center"/>
          </w:tcPr>
          <w:p w14:paraId="5AE58721" w14:textId="6F3D90B8"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&lt;EndNote&gt;&lt;Cite&gt;&lt;Author&gt;Shinjae Kwon&lt;/Author&gt;&lt;Year&gt;2023&lt;/Year&gt;&lt;RecNum&gt;117&lt;/RecNum&gt;&lt;DisplayText&gt;(&lt;style face="italic"&gt;86&lt;/style&gt;)&lt;/DisplayText&gt;&lt;record&gt;&lt;rec-number&gt;117&lt;/rec-number&gt;&lt;foreign-keys&gt;&lt;key app="EN" db-id="0zwvdffvypze9tees0av5w9uvv5wtzztw9et" timestamp="1773171478"&gt;117&lt;/key&gt;&lt;/foreign-keys&gt;&lt;ref-type name="Journal Article"&gt;17&lt;/ref-type&gt;&lt;contributors&gt;&lt;authors&gt;&lt;author&gt;Shinjae Kwon, Hyeon Seok Kim, Kangkyu Kwon, Hodam Kim, Yun Soung Kim,&lt;/author&gt;&lt;author&gt;Sung Hoon Lee, Young-Tae Kwon, Jae-Woong Jeong, Lynn Marie Trotti, Audrey Duarte,&lt;/author&gt;&lt;author&gt;Woon-Hong Yeo&lt;/author&gt;&lt;/authors&gt;&lt;/contributors&gt;&lt;titles&gt;&lt;title&gt;At-home wireless sleep monitoring patches for the&amp;#xD;clinical assessment of sleep quality and sleep apnea&lt;/title&gt;&lt;secondary-title&gt;Science Advance&lt;/secondary-title&gt;&lt;/titles&gt;&lt;periodical&gt;&lt;full-title&gt;Science Advance&lt;/full-title&gt;&lt;abbr-1&gt;Sci. Adv.&lt;/abbr-1&gt;&lt;/periodical&gt;&lt;pages&gt;eadg9671&lt;/pages&gt;&lt;volume&gt;9&lt;/volume&gt;&lt;dates&gt;&lt;year&gt;2023&lt;/year&gt;&lt;/dates&gt;&lt;urls&gt;&lt;/urls&gt;&lt;/record&gt;&lt;/Cite&gt;&lt;/EndNote&gt;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86</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r>
      <w:tr w:rsidR="00D766A9" w:rsidRPr="00C154B0" w14:paraId="756C933B"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1FFADC73"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Manual /automatic (M/A)</w:t>
            </w:r>
          </w:p>
        </w:tc>
        <w:tc>
          <w:tcPr>
            <w:tcW w:w="864" w:type="dxa"/>
            <w:tcBorders>
              <w:left w:val="single" w:sz="4" w:space="0" w:color="auto"/>
            </w:tcBorders>
            <w:textDirection w:val="btLr"/>
            <w:vAlign w:val="center"/>
          </w:tcPr>
          <w:p w14:paraId="75E7EBE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M</w:t>
            </w:r>
          </w:p>
        </w:tc>
        <w:tc>
          <w:tcPr>
            <w:tcW w:w="864" w:type="dxa"/>
            <w:textDirection w:val="btLr"/>
            <w:vAlign w:val="center"/>
          </w:tcPr>
          <w:p w14:paraId="5D514193"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w:t>
            </w:r>
          </w:p>
        </w:tc>
        <w:tc>
          <w:tcPr>
            <w:tcW w:w="864" w:type="dxa"/>
            <w:textDirection w:val="btLr"/>
            <w:vAlign w:val="center"/>
          </w:tcPr>
          <w:p w14:paraId="114D83A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M</w:t>
            </w:r>
          </w:p>
        </w:tc>
        <w:tc>
          <w:tcPr>
            <w:tcW w:w="864" w:type="dxa"/>
            <w:textDirection w:val="btLr"/>
            <w:vAlign w:val="center"/>
          </w:tcPr>
          <w:p w14:paraId="65BFD8E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M</w:t>
            </w:r>
          </w:p>
        </w:tc>
        <w:tc>
          <w:tcPr>
            <w:tcW w:w="864" w:type="dxa"/>
            <w:textDirection w:val="btLr"/>
            <w:vAlign w:val="center"/>
          </w:tcPr>
          <w:p w14:paraId="0BF039AF"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M</w:t>
            </w:r>
          </w:p>
        </w:tc>
        <w:tc>
          <w:tcPr>
            <w:tcW w:w="864" w:type="dxa"/>
            <w:textDirection w:val="btLr"/>
            <w:vAlign w:val="center"/>
          </w:tcPr>
          <w:p w14:paraId="19E1B16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w:t>
            </w:r>
          </w:p>
        </w:tc>
        <w:tc>
          <w:tcPr>
            <w:tcW w:w="864" w:type="dxa"/>
            <w:textDirection w:val="btLr"/>
            <w:vAlign w:val="center"/>
          </w:tcPr>
          <w:p w14:paraId="025FE3E3"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A</w:t>
            </w:r>
          </w:p>
        </w:tc>
        <w:tc>
          <w:tcPr>
            <w:tcW w:w="864" w:type="dxa"/>
            <w:textDirection w:val="btLr"/>
            <w:vAlign w:val="center"/>
          </w:tcPr>
          <w:p w14:paraId="33B62DAB"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w:t>
            </w:r>
          </w:p>
        </w:tc>
        <w:tc>
          <w:tcPr>
            <w:tcW w:w="864" w:type="dxa"/>
            <w:textDirection w:val="btLr"/>
            <w:vAlign w:val="center"/>
          </w:tcPr>
          <w:p w14:paraId="6F02C76C"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w:t>
            </w:r>
          </w:p>
        </w:tc>
        <w:tc>
          <w:tcPr>
            <w:tcW w:w="805" w:type="dxa"/>
            <w:tcBorders>
              <w:right w:val="single" w:sz="4" w:space="0" w:color="auto"/>
            </w:tcBorders>
            <w:textDirection w:val="btLr"/>
            <w:vAlign w:val="center"/>
          </w:tcPr>
          <w:p w14:paraId="58A963F5"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w:t>
            </w:r>
          </w:p>
        </w:tc>
      </w:tr>
      <w:tr w:rsidR="00D766A9" w:rsidRPr="00C154B0" w14:paraId="1E85F05B"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6159277B"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Stage scoring</w:t>
            </w:r>
          </w:p>
          <w:p w14:paraId="344C8D00"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Accuracy/kappa value</w:t>
            </w:r>
          </w:p>
        </w:tc>
        <w:tc>
          <w:tcPr>
            <w:tcW w:w="864" w:type="dxa"/>
            <w:tcBorders>
              <w:left w:val="single" w:sz="4" w:space="0" w:color="auto"/>
            </w:tcBorders>
            <w:textDirection w:val="btLr"/>
            <w:vAlign w:val="center"/>
          </w:tcPr>
          <w:p w14:paraId="77CA0161"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76.0%/-</w:t>
            </w:r>
          </w:p>
          <w:p w14:paraId="1BA3D1E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(4 class)</w:t>
            </w:r>
          </w:p>
        </w:tc>
        <w:tc>
          <w:tcPr>
            <w:tcW w:w="864" w:type="dxa"/>
            <w:textDirection w:val="btLr"/>
            <w:vAlign w:val="center"/>
          </w:tcPr>
          <w:p w14:paraId="76B8B23B"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71.6% /0.56</w:t>
            </w:r>
          </w:p>
          <w:p w14:paraId="269A726D"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(4 class)</w:t>
            </w:r>
          </w:p>
        </w:tc>
        <w:tc>
          <w:tcPr>
            <w:tcW w:w="864" w:type="dxa"/>
            <w:textDirection w:val="btLr"/>
            <w:vAlign w:val="center"/>
          </w:tcPr>
          <w:p w14:paraId="0E249625"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72.2% /0.43</w:t>
            </w:r>
          </w:p>
          <w:p w14:paraId="2CA0B50D"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(4 class)</w:t>
            </w:r>
          </w:p>
        </w:tc>
        <w:tc>
          <w:tcPr>
            <w:tcW w:w="864" w:type="dxa"/>
            <w:textDirection w:val="btLr"/>
            <w:vAlign w:val="center"/>
          </w:tcPr>
          <w:p w14:paraId="2C4E82A0"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63.6%/0.41</w:t>
            </w:r>
          </w:p>
          <w:p w14:paraId="5AF5F1DD"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(4 class)</w:t>
            </w:r>
          </w:p>
        </w:tc>
        <w:tc>
          <w:tcPr>
            <w:tcW w:w="864" w:type="dxa"/>
            <w:textDirection w:val="btLr"/>
            <w:vAlign w:val="center"/>
          </w:tcPr>
          <w:p w14:paraId="284C9EE7"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75%/0.61</w:t>
            </w:r>
            <w:r w:rsidRPr="00C154B0">
              <w:rPr>
                <w:rFonts w:ascii="Times New Roman" w:eastAsia="宋体" w:hAnsi="Times New Roman" w:cs="Times New Roman" w:hint="eastAsia"/>
                <w:kern w:val="0"/>
                <w:sz w:val="16"/>
                <w:szCs w:val="16"/>
              </w:rPr>
              <w:t>(4 class)</w:t>
            </w:r>
          </w:p>
          <w:p w14:paraId="1E78C1D0" w14:textId="77777777" w:rsidR="00D766A9" w:rsidRPr="00C154B0" w:rsidRDefault="00D766A9" w:rsidP="001B3DE1">
            <w:pPr>
              <w:ind w:left="113" w:right="113"/>
              <w:jc w:val="center"/>
              <w:rPr>
                <w:rFonts w:ascii="Times New Roman" w:eastAsia="宋体" w:hAnsi="Times New Roman" w:cs="Times New Roman"/>
                <w:kern w:val="0"/>
                <w:sz w:val="16"/>
                <w:szCs w:val="16"/>
              </w:rPr>
            </w:pPr>
          </w:p>
          <w:p w14:paraId="19AFFD64" w14:textId="77777777" w:rsidR="00D766A9" w:rsidRPr="00C154B0" w:rsidRDefault="00D766A9" w:rsidP="001B3DE1">
            <w:pPr>
              <w:ind w:left="113" w:right="113"/>
              <w:jc w:val="center"/>
              <w:rPr>
                <w:rFonts w:ascii="Times New Roman" w:eastAsia="宋体" w:hAnsi="Times New Roman" w:cs="Times New Roman"/>
                <w:kern w:val="0"/>
                <w:sz w:val="16"/>
                <w:szCs w:val="16"/>
              </w:rPr>
            </w:pPr>
          </w:p>
        </w:tc>
        <w:tc>
          <w:tcPr>
            <w:tcW w:w="864" w:type="dxa"/>
            <w:textDirection w:val="btLr"/>
            <w:vAlign w:val="center"/>
          </w:tcPr>
          <w:p w14:paraId="0F989AFB"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72%/0.72</w:t>
            </w:r>
          </w:p>
          <w:p w14:paraId="6C7E44C1"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(4 class)</w:t>
            </w:r>
          </w:p>
        </w:tc>
        <w:tc>
          <w:tcPr>
            <w:tcW w:w="864" w:type="dxa"/>
            <w:textDirection w:val="btLr"/>
            <w:vAlign w:val="center"/>
          </w:tcPr>
          <w:p w14:paraId="43209B7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66.6%/64</w:t>
            </w:r>
          </w:p>
          <w:p w14:paraId="54F83DA7"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(5 class)</w:t>
            </w:r>
          </w:p>
        </w:tc>
        <w:tc>
          <w:tcPr>
            <w:tcW w:w="864" w:type="dxa"/>
            <w:textDirection w:val="btLr"/>
            <w:vAlign w:val="center"/>
          </w:tcPr>
          <w:p w14:paraId="5262165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75.3%/~0.6-0.7</w:t>
            </w:r>
          </w:p>
          <w:p w14:paraId="17FF1BC9"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(3 class)</w:t>
            </w:r>
          </w:p>
        </w:tc>
        <w:tc>
          <w:tcPr>
            <w:tcW w:w="864" w:type="dxa"/>
            <w:textDirection w:val="btLr"/>
            <w:vAlign w:val="center"/>
          </w:tcPr>
          <w:p w14:paraId="30D9B940"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65.11%/0.53</w:t>
            </w:r>
          </w:p>
          <w:p w14:paraId="2BA48DD0"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(5 class)</w:t>
            </w:r>
          </w:p>
        </w:tc>
        <w:tc>
          <w:tcPr>
            <w:tcW w:w="805" w:type="dxa"/>
            <w:tcBorders>
              <w:right w:val="single" w:sz="4" w:space="0" w:color="auto"/>
            </w:tcBorders>
            <w:textDirection w:val="btLr"/>
            <w:vAlign w:val="center"/>
          </w:tcPr>
          <w:p w14:paraId="62E13BED"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82.34%/0.74</w:t>
            </w:r>
          </w:p>
          <w:p w14:paraId="75C4EB5B"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(5 class)</w:t>
            </w:r>
          </w:p>
        </w:tc>
      </w:tr>
      <w:tr w:rsidR="00D766A9" w:rsidRPr="00C154B0" w14:paraId="5E25D086"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136294EC"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hint="eastAsia"/>
                <w:b/>
                <w:bCs/>
                <w:kern w:val="0"/>
                <w:sz w:val="16"/>
                <w:szCs w:val="16"/>
              </w:rPr>
              <w:t>Nights</w:t>
            </w:r>
            <w:r w:rsidRPr="00C154B0">
              <w:rPr>
                <w:rFonts w:ascii="Times New Roman" w:eastAsia="宋体" w:hAnsi="Times New Roman" w:cs="Times New Roman"/>
                <w:b/>
                <w:bCs/>
                <w:kern w:val="0"/>
                <w:sz w:val="16"/>
                <w:szCs w:val="16"/>
              </w:rPr>
              <w:t xml:space="preserve"> used</w:t>
            </w:r>
          </w:p>
        </w:tc>
        <w:tc>
          <w:tcPr>
            <w:tcW w:w="864" w:type="dxa"/>
            <w:tcBorders>
              <w:left w:val="single" w:sz="4" w:space="0" w:color="auto"/>
            </w:tcBorders>
            <w:textDirection w:val="btLr"/>
            <w:vAlign w:val="center"/>
          </w:tcPr>
          <w:p w14:paraId="47F7EE9C"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9</w:t>
            </w:r>
          </w:p>
        </w:tc>
        <w:tc>
          <w:tcPr>
            <w:tcW w:w="864" w:type="dxa"/>
            <w:textDirection w:val="btLr"/>
            <w:vAlign w:val="center"/>
          </w:tcPr>
          <w:p w14:paraId="0D89BE73"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1430</w:t>
            </w:r>
          </w:p>
        </w:tc>
        <w:tc>
          <w:tcPr>
            <w:tcW w:w="864" w:type="dxa"/>
            <w:textDirection w:val="btLr"/>
            <w:vAlign w:val="center"/>
          </w:tcPr>
          <w:p w14:paraId="785C0B3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98</w:t>
            </w:r>
          </w:p>
        </w:tc>
        <w:tc>
          <w:tcPr>
            <w:tcW w:w="864" w:type="dxa"/>
            <w:textDirection w:val="btLr"/>
            <w:vAlign w:val="center"/>
          </w:tcPr>
          <w:p w14:paraId="7E26CA6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30</w:t>
            </w:r>
          </w:p>
        </w:tc>
        <w:tc>
          <w:tcPr>
            <w:tcW w:w="864" w:type="dxa"/>
            <w:textDirection w:val="btLr"/>
            <w:vAlign w:val="center"/>
          </w:tcPr>
          <w:p w14:paraId="312F4BF3"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35</w:t>
            </w:r>
          </w:p>
        </w:tc>
        <w:tc>
          <w:tcPr>
            <w:tcW w:w="864" w:type="dxa"/>
            <w:textDirection w:val="btLr"/>
            <w:vAlign w:val="center"/>
          </w:tcPr>
          <w:p w14:paraId="7E817939"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808</w:t>
            </w:r>
          </w:p>
          <w:p w14:paraId="481478A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(MrOS Dataset)</w:t>
            </w:r>
          </w:p>
        </w:tc>
        <w:tc>
          <w:tcPr>
            <w:tcW w:w="864" w:type="dxa"/>
            <w:textDirection w:val="btLr"/>
            <w:vAlign w:val="center"/>
          </w:tcPr>
          <w:p w14:paraId="54650C03"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39</w:t>
            </w:r>
          </w:p>
        </w:tc>
        <w:tc>
          <w:tcPr>
            <w:tcW w:w="864" w:type="dxa"/>
            <w:textDirection w:val="btLr"/>
            <w:vAlign w:val="center"/>
          </w:tcPr>
          <w:p w14:paraId="438AA02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43</w:t>
            </w:r>
          </w:p>
        </w:tc>
        <w:tc>
          <w:tcPr>
            <w:tcW w:w="864" w:type="dxa"/>
            <w:textDirection w:val="btLr"/>
            <w:vAlign w:val="center"/>
          </w:tcPr>
          <w:p w14:paraId="382F334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357</w:t>
            </w:r>
          </w:p>
        </w:tc>
        <w:tc>
          <w:tcPr>
            <w:tcW w:w="805" w:type="dxa"/>
            <w:tcBorders>
              <w:right w:val="single" w:sz="4" w:space="0" w:color="auto"/>
            </w:tcBorders>
            <w:textDirection w:val="btLr"/>
            <w:vAlign w:val="center"/>
          </w:tcPr>
          <w:p w14:paraId="05CE808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32</w:t>
            </w:r>
          </w:p>
        </w:tc>
      </w:tr>
      <w:tr w:rsidR="00D766A9" w:rsidRPr="00C154B0" w14:paraId="2913A3CE"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6BBD8CD4"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Signals monitored</w:t>
            </w:r>
          </w:p>
        </w:tc>
        <w:tc>
          <w:tcPr>
            <w:tcW w:w="864" w:type="dxa"/>
            <w:tcBorders>
              <w:left w:val="single" w:sz="4" w:space="0" w:color="auto"/>
            </w:tcBorders>
            <w:textDirection w:val="btLr"/>
            <w:vAlign w:val="center"/>
          </w:tcPr>
          <w:p w14:paraId="61D08D49"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HR, HRV; respiration; movement</w:t>
            </w:r>
          </w:p>
        </w:tc>
        <w:tc>
          <w:tcPr>
            <w:tcW w:w="864" w:type="dxa"/>
            <w:textDirection w:val="btLr"/>
            <w:vAlign w:val="center"/>
          </w:tcPr>
          <w:p w14:paraId="18C9157E"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HR, HRV; respiration; movement</w:t>
            </w:r>
          </w:p>
        </w:tc>
        <w:tc>
          <w:tcPr>
            <w:tcW w:w="864" w:type="dxa"/>
            <w:textDirection w:val="btLr"/>
            <w:vAlign w:val="center"/>
          </w:tcPr>
          <w:p w14:paraId="754A52CB"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HR, HRV; respiration; movement</w:t>
            </w:r>
          </w:p>
        </w:tc>
        <w:tc>
          <w:tcPr>
            <w:tcW w:w="864" w:type="dxa"/>
            <w:textDirection w:val="btLr"/>
            <w:vAlign w:val="center"/>
          </w:tcPr>
          <w:p w14:paraId="3F5735A6"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HR, HRV; respiration; movement</w:t>
            </w:r>
          </w:p>
        </w:tc>
        <w:tc>
          <w:tcPr>
            <w:tcW w:w="864" w:type="dxa"/>
            <w:textDirection w:val="btLr"/>
            <w:vAlign w:val="center"/>
          </w:tcPr>
          <w:p w14:paraId="0FB1FD8B"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HR, HRV, respiration</w:t>
            </w:r>
          </w:p>
        </w:tc>
        <w:tc>
          <w:tcPr>
            <w:tcW w:w="864" w:type="dxa"/>
            <w:textDirection w:val="btLr"/>
            <w:vAlign w:val="center"/>
          </w:tcPr>
          <w:p w14:paraId="3A5887F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M</w:t>
            </w:r>
            <w:r w:rsidRPr="00C154B0">
              <w:rPr>
                <w:rFonts w:ascii="Times New Roman" w:eastAsia="宋体" w:hAnsi="Times New Roman" w:cs="Times New Roman"/>
                <w:kern w:val="0"/>
                <w:sz w:val="16"/>
                <w:szCs w:val="16"/>
              </w:rPr>
              <w:t>ovement</w:t>
            </w:r>
          </w:p>
        </w:tc>
        <w:tc>
          <w:tcPr>
            <w:tcW w:w="864" w:type="dxa"/>
            <w:textDirection w:val="btLr"/>
            <w:vAlign w:val="center"/>
          </w:tcPr>
          <w:p w14:paraId="71654A6C"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HR, movement</w:t>
            </w:r>
          </w:p>
        </w:tc>
        <w:tc>
          <w:tcPr>
            <w:tcW w:w="864" w:type="dxa"/>
            <w:textDirection w:val="btLr"/>
            <w:vAlign w:val="center"/>
          </w:tcPr>
          <w:p w14:paraId="55E511CF"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Respiration, HR, skin temperature, movement</w:t>
            </w:r>
          </w:p>
        </w:tc>
        <w:tc>
          <w:tcPr>
            <w:tcW w:w="864" w:type="dxa"/>
            <w:textDirection w:val="btLr"/>
            <w:vAlign w:val="center"/>
          </w:tcPr>
          <w:p w14:paraId="4FE926B6"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HR, HRV, SpO2, skin temperature, movement</w:t>
            </w:r>
          </w:p>
        </w:tc>
        <w:tc>
          <w:tcPr>
            <w:tcW w:w="805" w:type="dxa"/>
            <w:tcBorders>
              <w:right w:val="single" w:sz="4" w:space="0" w:color="auto"/>
            </w:tcBorders>
            <w:textDirection w:val="btLr"/>
            <w:vAlign w:val="center"/>
          </w:tcPr>
          <w:p w14:paraId="3E7EFF4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EEG, EOG, EMG</w:t>
            </w:r>
          </w:p>
        </w:tc>
      </w:tr>
      <w:tr w:rsidR="00D766A9" w:rsidRPr="00C154B0" w14:paraId="197981D1"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717FCFFA"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Sensor</w:t>
            </w:r>
            <w:r w:rsidRPr="00C154B0">
              <w:rPr>
                <w:rFonts w:ascii="Times New Roman" w:eastAsia="宋体" w:hAnsi="Times New Roman" w:cs="Times New Roman" w:hint="eastAsia"/>
                <w:b/>
                <w:bCs/>
                <w:kern w:val="0"/>
                <w:sz w:val="16"/>
                <w:szCs w:val="16"/>
              </w:rPr>
              <w:t>s</w:t>
            </w:r>
            <w:r w:rsidRPr="00C154B0">
              <w:rPr>
                <w:rFonts w:ascii="Times New Roman" w:eastAsia="宋体" w:hAnsi="Times New Roman" w:cs="Times New Roman"/>
                <w:b/>
                <w:bCs/>
                <w:kern w:val="0"/>
                <w:sz w:val="16"/>
                <w:szCs w:val="16"/>
              </w:rPr>
              <w:t xml:space="preserve"> </w:t>
            </w:r>
            <w:r w:rsidRPr="00C154B0">
              <w:rPr>
                <w:rFonts w:ascii="Times New Roman" w:eastAsia="宋体" w:hAnsi="Times New Roman" w:cs="Times New Roman" w:hint="eastAsia"/>
                <w:b/>
                <w:bCs/>
                <w:kern w:val="0"/>
                <w:sz w:val="16"/>
                <w:szCs w:val="16"/>
              </w:rPr>
              <w:t>applied</w:t>
            </w:r>
          </w:p>
        </w:tc>
        <w:tc>
          <w:tcPr>
            <w:tcW w:w="864" w:type="dxa"/>
            <w:tcBorders>
              <w:left w:val="single" w:sz="4" w:space="0" w:color="auto"/>
            </w:tcBorders>
            <w:textDirection w:val="btLr"/>
            <w:vAlign w:val="center"/>
          </w:tcPr>
          <w:p w14:paraId="4F5AA839"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PPG, IMU</w:t>
            </w:r>
          </w:p>
        </w:tc>
        <w:tc>
          <w:tcPr>
            <w:tcW w:w="864" w:type="dxa"/>
            <w:textDirection w:val="btLr"/>
            <w:vAlign w:val="center"/>
          </w:tcPr>
          <w:p w14:paraId="63F47D07"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PPG,</w:t>
            </w:r>
            <w:r w:rsidRPr="00C154B0">
              <w:rPr>
                <w:rFonts w:ascii="Times New Roman" w:eastAsia="宋体" w:hAnsi="Times New Roman" w:cs="Times New Roman" w:hint="eastAsia"/>
                <w:kern w:val="0"/>
                <w:sz w:val="16"/>
                <w:szCs w:val="16"/>
              </w:rPr>
              <w:t xml:space="preserve"> </w:t>
            </w:r>
            <w:r w:rsidRPr="00C154B0">
              <w:rPr>
                <w:rFonts w:ascii="Times New Roman" w:eastAsia="宋体" w:hAnsi="Times New Roman" w:cs="Times New Roman"/>
                <w:kern w:val="0"/>
                <w:sz w:val="16"/>
                <w:szCs w:val="16"/>
              </w:rPr>
              <w:t>IMU</w:t>
            </w:r>
          </w:p>
        </w:tc>
        <w:tc>
          <w:tcPr>
            <w:tcW w:w="864" w:type="dxa"/>
            <w:textDirection w:val="btLr"/>
            <w:vAlign w:val="center"/>
          </w:tcPr>
          <w:p w14:paraId="356D6C15"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PPG,</w:t>
            </w:r>
            <w:r w:rsidRPr="00C154B0">
              <w:rPr>
                <w:rFonts w:ascii="Times New Roman" w:eastAsia="宋体" w:hAnsi="Times New Roman" w:cs="Times New Roman" w:hint="eastAsia"/>
                <w:kern w:val="0"/>
                <w:sz w:val="16"/>
                <w:szCs w:val="16"/>
              </w:rPr>
              <w:t xml:space="preserve"> </w:t>
            </w:r>
            <w:r w:rsidRPr="00C154B0">
              <w:rPr>
                <w:rFonts w:ascii="Times New Roman" w:eastAsia="宋体" w:hAnsi="Times New Roman" w:cs="Times New Roman"/>
                <w:kern w:val="0"/>
                <w:sz w:val="16"/>
                <w:szCs w:val="16"/>
              </w:rPr>
              <w:t>IMU</w:t>
            </w:r>
          </w:p>
        </w:tc>
        <w:tc>
          <w:tcPr>
            <w:tcW w:w="864" w:type="dxa"/>
            <w:textDirection w:val="btLr"/>
            <w:vAlign w:val="center"/>
          </w:tcPr>
          <w:p w14:paraId="41D822BE"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PPG,</w:t>
            </w:r>
            <w:r w:rsidRPr="00C154B0">
              <w:rPr>
                <w:rFonts w:ascii="Times New Roman" w:eastAsia="宋体" w:hAnsi="Times New Roman" w:cs="Times New Roman" w:hint="eastAsia"/>
                <w:kern w:val="0"/>
                <w:sz w:val="16"/>
                <w:szCs w:val="16"/>
              </w:rPr>
              <w:t xml:space="preserve"> </w:t>
            </w:r>
            <w:r w:rsidRPr="00C154B0">
              <w:rPr>
                <w:rFonts w:ascii="Times New Roman" w:eastAsia="宋体" w:hAnsi="Times New Roman" w:cs="Times New Roman"/>
                <w:kern w:val="0"/>
                <w:sz w:val="16"/>
                <w:szCs w:val="16"/>
              </w:rPr>
              <w:t>IMU</w:t>
            </w:r>
          </w:p>
        </w:tc>
        <w:tc>
          <w:tcPr>
            <w:tcW w:w="864" w:type="dxa"/>
            <w:textDirection w:val="btLr"/>
            <w:vAlign w:val="center"/>
          </w:tcPr>
          <w:p w14:paraId="1BB9A6F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PPG</w:t>
            </w:r>
          </w:p>
        </w:tc>
        <w:tc>
          <w:tcPr>
            <w:tcW w:w="864" w:type="dxa"/>
            <w:textDirection w:val="btLr"/>
            <w:vAlign w:val="center"/>
          </w:tcPr>
          <w:p w14:paraId="3C46562D"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IMU</w:t>
            </w:r>
          </w:p>
        </w:tc>
        <w:tc>
          <w:tcPr>
            <w:tcW w:w="864" w:type="dxa"/>
            <w:textDirection w:val="btLr"/>
            <w:vAlign w:val="center"/>
          </w:tcPr>
          <w:p w14:paraId="7164C207"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IMU</w:t>
            </w:r>
          </w:p>
        </w:tc>
        <w:tc>
          <w:tcPr>
            <w:tcW w:w="864" w:type="dxa"/>
            <w:textDirection w:val="btLr"/>
            <w:vAlign w:val="center"/>
          </w:tcPr>
          <w:p w14:paraId="417483E6"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IMU, thermistor</w:t>
            </w:r>
          </w:p>
        </w:tc>
        <w:tc>
          <w:tcPr>
            <w:tcW w:w="864" w:type="dxa"/>
            <w:textDirection w:val="btLr"/>
            <w:vAlign w:val="center"/>
          </w:tcPr>
          <w:p w14:paraId="2DF4E40D"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ECG, PPG, IMU,</w:t>
            </w:r>
            <w:r w:rsidRPr="00C154B0">
              <w:rPr>
                <w:rFonts w:ascii="Roboto" w:hAnsi="Roboto"/>
                <w:color w:val="0A0A0A"/>
                <w:sz w:val="16"/>
                <w:szCs w:val="16"/>
                <w:shd w:val="clear" w:color="auto" w:fill="FFFFFF"/>
              </w:rPr>
              <w:t xml:space="preserve"> </w:t>
            </w:r>
            <w:r w:rsidRPr="00C154B0">
              <w:rPr>
                <w:rFonts w:ascii="Times New Roman" w:eastAsia="宋体" w:hAnsi="Times New Roman" w:cs="Times New Roman"/>
                <w:kern w:val="0"/>
                <w:sz w:val="16"/>
                <w:szCs w:val="16"/>
              </w:rPr>
              <w:t>thermistor</w:t>
            </w:r>
          </w:p>
          <w:p w14:paraId="26DD83DE" w14:textId="77777777" w:rsidR="00D766A9" w:rsidRPr="00C154B0" w:rsidRDefault="00D766A9" w:rsidP="001B3DE1">
            <w:pPr>
              <w:ind w:left="113" w:right="113"/>
              <w:jc w:val="center"/>
              <w:rPr>
                <w:rFonts w:ascii="Times New Roman" w:eastAsia="宋体" w:hAnsi="Times New Roman" w:cs="Times New Roman"/>
                <w:kern w:val="0"/>
                <w:sz w:val="16"/>
                <w:szCs w:val="16"/>
              </w:rPr>
            </w:pPr>
          </w:p>
        </w:tc>
        <w:tc>
          <w:tcPr>
            <w:tcW w:w="805" w:type="dxa"/>
            <w:tcBorders>
              <w:right w:val="single" w:sz="4" w:space="0" w:color="auto"/>
            </w:tcBorders>
            <w:textDirection w:val="btLr"/>
            <w:vAlign w:val="center"/>
          </w:tcPr>
          <w:p w14:paraId="1B189785"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Electrophysiology</w:t>
            </w:r>
          </w:p>
        </w:tc>
      </w:tr>
      <w:tr w:rsidR="00D766A9" w:rsidRPr="00C154B0" w14:paraId="1B9210CC" w14:textId="77777777" w:rsidTr="001B3DE1">
        <w:trPr>
          <w:cantSplit/>
          <w:trHeight w:val="1728"/>
          <w:jc w:val="center"/>
        </w:trPr>
        <w:tc>
          <w:tcPr>
            <w:tcW w:w="779" w:type="dxa"/>
            <w:tcBorders>
              <w:left w:val="single" w:sz="4" w:space="0" w:color="auto"/>
              <w:right w:val="single" w:sz="4" w:space="0" w:color="auto"/>
            </w:tcBorders>
            <w:textDirection w:val="btLr"/>
            <w:vAlign w:val="center"/>
          </w:tcPr>
          <w:p w14:paraId="6575E0C0"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Form factor</w:t>
            </w:r>
          </w:p>
        </w:tc>
        <w:tc>
          <w:tcPr>
            <w:tcW w:w="864" w:type="dxa"/>
            <w:tcBorders>
              <w:left w:val="single" w:sz="4" w:space="0" w:color="auto"/>
            </w:tcBorders>
            <w:textDirection w:val="btLr"/>
            <w:vAlign w:val="center"/>
          </w:tcPr>
          <w:p w14:paraId="763C1DEF"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Smartwatch</w:t>
            </w:r>
          </w:p>
          <w:p w14:paraId="7B554126"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(Fitbit Inspire 2)</w:t>
            </w:r>
          </w:p>
        </w:tc>
        <w:tc>
          <w:tcPr>
            <w:tcW w:w="864" w:type="dxa"/>
            <w:textDirection w:val="btLr"/>
            <w:vAlign w:val="center"/>
          </w:tcPr>
          <w:p w14:paraId="10B13B3B"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Smartwatch (Samsung Galaxy Watch 2-5)</w:t>
            </w:r>
          </w:p>
        </w:tc>
        <w:tc>
          <w:tcPr>
            <w:tcW w:w="864" w:type="dxa"/>
            <w:textDirection w:val="btLr"/>
            <w:vAlign w:val="center"/>
          </w:tcPr>
          <w:p w14:paraId="7A39F39D"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Smartwatch</w:t>
            </w:r>
          </w:p>
          <w:p w14:paraId="1C43BC2F"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(Huawei Watch GT2)</w:t>
            </w:r>
          </w:p>
        </w:tc>
        <w:tc>
          <w:tcPr>
            <w:tcW w:w="864" w:type="dxa"/>
            <w:textDirection w:val="btLr"/>
            <w:vAlign w:val="center"/>
          </w:tcPr>
          <w:p w14:paraId="6D970B26"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Smartwatch</w:t>
            </w:r>
          </w:p>
          <w:p w14:paraId="569393DC"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 Google Pixel Watch)</w:t>
            </w:r>
          </w:p>
        </w:tc>
        <w:tc>
          <w:tcPr>
            <w:tcW w:w="864" w:type="dxa"/>
            <w:textDirection w:val="btLr"/>
            <w:vAlign w:val="center"/>
          </w:tcPr>
          <w:p w14:paraId="769C3DD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Smart ring</w:t>
            </w:r>
          </w:p>
          <w:p w14:paraId="62FDD9B7"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(Oura Ring 3)</w:t>
            </w:r>
          </w:p>
        </w:tc>
        <w:tc>
          <w:tcPr>
            <w:tcW w:w="864" w:type="dxa"/>
            <w:textDirection w:val="btLr"/>
            <w:vAlign w:val="center"/>
          </w:tcPr>
          <w:p w14:paraId="3F9635B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W</w:t>
            </w:r>
            <w:r w:rsidRPr="00C154B0">
              <w:rPr>
                <w:rFonts w:ascii="Times New Roman" w:eastAsia="宋体" w:hAnsi="Times New Roman" w:cs="Times New Roman" w:hint="eastAsia"/>
                <w:kern w:val="0"/>
                <w:sz w:val="16"/>
                <w:szCs w:val="16"/>
              </w:rPr>
              <w:t>rist a</w:t>
            </w:r>
            <w:r w:rsidRPr="00C154B0">
              <w:rPr>
                <w:rFonts w:ascii="Times New Roman" w:eastAsia="宋体" w:hAnsi="Times New Roman" w:cs="Times New Roman"/>
                <w:kern w:val="0"/>
                <w:sz w:val="16"/>
                <w:szCs w:val="16"/>
              </w:rPr>
              <w:t>ctigraphy</w:t>
            </w:r>
          </w:p>
          <w:p w14:paraId="0096BCF1"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w:t>
            </w:r>
            <w:r w:rsidRPr="00C154B0">
              <w:rPr>
                <w:rFonts w:ascii="Times New Roman" w:eastAsia="宋体" w:hAnsi="Times New Roman" w:cs="Times New Roman"/>
                <w:kern w:val="0"/>
                <w:sz w:val="16"/>
                <w:szCs w:val="16"/>
              </w:rPr>
              <w:t>Sleepwatch-O</w:t>
            </w:r>
            <w:r w:rsidRPr="00C154B0">
              <w:rPr>
                <w:rFonts w:ascii="Times New Roman" w:eastAsia="宋体" w:hAnsi="Times New Roman" w:cs="Times New Roman"/>
                <w:kern w:val="0"/>
                <w:sz w:val="16"/>
                <w:szCs w:val="16"/>
              </w:rPr>
              <w:t>）</w:t>
            </w:r>
          </w:p>
        </w:tc>
        <w:tc>
          <w:tcPr>
            <w:tcW w:w="864" w:type="dxa"/>
            <w:textDirection w:val="btLr"/>
            <w:vAlign w:val="center"/>
          </w:tcPr>
          <w:p w14:paraId="31DB23C5"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W</w:t>
            </w:r>
            <w:r w:rsidRPr="00C154B0">
              <w:rPr>
                <w:rFonts w:ascii="Times New Roman" w:eastAsia="宋体" w:hAnsi="Times New Roman" w:cs="Times New Roman" w:hint="eastAsia"/>
                <w:kern w:val="0"/>
                <w:sz w:val="16"/>
                <w:szCs w:val="16"/>
              </w:rPr>
              <w:t>rist a</w:t>
            </w:r>
            <w:r w:rsidRPr="00C154B0">
              <w:rPr>
                <w:rFonts w:ascii="Times New Roman" w:eastAsia="宋体" w:hAnsi="Times New Roman" w:cs="Times New Roman"/>
                <w:kern w:val="0"/>
                <w:sz w:val="16"/>
                <w:szCs w:val="16"/>
              </w:rPr>
              <w:t>ctigraphy</w:t>
            </w:r>
          </w:p>
          <w:p w14:paraId="3EF81B94" w14:textId="77777777" w:rsidR="00D766A9" w:rsidRPr="00C154B0" w:rsidRDefault="00D766A9" w:rsidP="001B3DE1">
            <w:pPr>
              <w:ind w:left="113" w:right="113"/>
              <w:jc w:val="center"/>
              <w:rPr>
                <w:rFonts w:ascii="Times New Roman" w:eastAsia="宋体" w:hAnsi="Times New Roman" w:cs="Times New Roman"/>
                <w:kern w:val="0"/>
                <w:sz w:val="16"/>
                <w:szCs w:val="16"/>
              </w:rPr>
            </w:pPr>
          </w:p>
        </w:tc>
        <w:tc>
          <w:tcPr>
            <w:tcW w:w="864" w:type="dxa"/>
            <w:textDirection w:val="btLr"/>
            <w:vAlign w:val="center"/>
          </w:tcPr>
          <w:p w14:paraId="4F46C808"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 xml:space="preserve">Wireless </w:t>
            </w:r>
            <w:r w:rsidRPr="00C154B0">
              <w:rPr>
                <w:rFonts w:ascii="Times New Roman" w:eastAsia="宋体" w:hAnsi="Times New Roman" w:cs="Times New Roman" w:hint="eastAsia"/>
                <w:kern w:val="0"/>
                <w:sz w:val="16"/>
                <w:szCs w:val="16"/>
              </w:rPr>
              <w:t>Chest patch</w:t>
            </w:r>
          </w:p>
        </w:tc>
        <w:tc>
          <w:tcPr>
            <w:tcW w:w="864" w:type="dxa"/>
            <w:textDirection w:val="btLr"/>
            <w:vAlign w:val="center"/>
          </w:tcPr>
          <w:p w14:paraId="6974B32B"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Chest patch,</w:t>
            </w:r>
          </w:p>
          <w:p w14:paraId="3D0A77C6"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Finger oximeter</w:t>
            </w:r>
          </w:p>
          <w:p w14:paraId="55A1CA22"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(ANNE One)</w:t>
            </w:r>
          </w:p>
          <w:p w14:paraId="3AD46713" w14:textId="77777777" w:rsidR="00D766A9" w:rsidRPr="00C154B0" w:rsidRDefault="00D766A9" w:rsidP="001B3DE1">
            <w:pPr>
              <w:ind w:left="113" w:right="113"/>
              <w:jc w:val="center"/>
              <w:rPr>
                <w:rFonts w:ascii="Times New Roman" w:eastAsia="宋体" w:hAnsi="Times New Roman" w:cs="Times New Roman"/>
                <w:kern w:val="0"/>
                <w:sz w:val="16"/>
                <w:szCs w:val="16"/>
              </w:rPr>
            </w:pPr>
          </w:p>
        </w:tc>
        <w:tc>
          <w:tcPr>
            <w:tcW w:w="805" w:type="dxa"/>
            <w:tcBorders>
              <w:right w:val="single" w:sz="4" w:space="0" w:color="auto"/>
            </w:tcBorders>
            <w:textDirection w:val="btLr"/>
            <w:vAlign w:val="center"/>
          </w:tcPr>
          <w:p w14:paraId="01830CE3"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Head-Face patch</w:t>
            </w:r>
          </w:p>
        </w:tc>
      </w:tr>
    </w:tbl>
    <w:p w14:paraId="4D9B1BA8" w14:textId="77777777" w:rsidR="00D766A9" w:rsidRPr="00C154B0" w:rsidRDefault="00D766A9" w:rsidP="00D766A9">
      <w:pPr>
        <w:jc w:val="both"/>
        <w:rPr>
          <w:rFonts w:ascii="Times New Roman" w:eastAsia="宋体" w:hAnsi="Times New Roman" w:cs="Times New Roman"/>
          <w:b/>
          <w:bCs/>
          <w:kern w:val="0"/>
          <w:sz w:val="16"/>
          <w:szCs w:val="16"/>
        </w:rP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5"/>
        <w:gridCol w:w="739"/>
        <w:gridCol w:w="893"/>
        <w:gridCol w:w="980"/>
        <w:gridCol w:w="846"/>
        <w:gridCol w:w="856"/>
        <w:gridCol w:w="563"/>
        <w:gridCol w:w="846"/>
        <w:gridCol w:w="614"/>
        <w:gridCol w:w="1604"/>
      </w:tblGrid>
      <w:tr w:rsidR="00D766A9" w:rsidRPr="00C154B0" w14:paraId="4B7F1EA8" w14:textId="77777777" w:rsidTr="001B3DE1">
        <w:trPr>
          <w:cantSplit/>
          <w:trHeight w:val="1728"/>
        </w:trPr>
        <w:tc>
          <w:tcPr>
            <w:tcW w:w="1075" w:type="dxa"/>
            <w:tcBorders>
              <w:left w:val="single" w:sz="4" w:space="0" w:color="auto"/>
              <w:right w:val="single" w:sz="4" w:space="0" w:color="auto"/>
            </w:tcBorders>
            <w:textDirection w:val="btLr"/>
            <w:vAlign w:val="center"/>
          </w:tcPr>
          <w:p w14:paraId="5280CE30"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lastRenderedPageBreak/>
              <w:t>Reference</w:t>
            </w:r>
          </w:p>
        </w:tc>
        <w:tc>
          <w:tcPr>
            <w:tcW w:w="739" w:type="dxa"/>
            <w:tcBorders>
              <w:left w:val="single" w:sz="4" w:space="0" w:color="auto"/>
            </w:tcBorders>
            <w:textDirection w:val="btLr"/>
            <w:vAlign w:val="center"/>
          </w:tcPr>
          <w:p w14:paraId="3272FAFA" w14:textId="1747BD9D"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&lt;EndNote&gt;&lt;Cite&gt;&lt;Author&gt;Arnal&lt;/Author&gt;&lt;Year&gt;2020&lt;/Year&gt;&lt;RecNum&gt;58&lt;/RecNum&gt;&lt;DisplayText&gt;(&lt;style face="italic"&gt;87&lt;/style&gt;)&lt;/DisplayText&gt;&lt;record&gt;&lt;rec-number&gt;58&lt;/rec-number&gt;&lt;foreign-keys&gt;&lt;key app="EN" db-id="0zwvdffvypze9tees0av5w9uvv5wtzztw9et" timestamp="1773171443"&gt;58&lt;/key&gt;&lt;/foreign-keys&gt;&lt;ref-type name="Journal Article"&gt;17&lt;/ref-type&gt;&lt;contributors&gt;&lt;authors&gt;&lt;author&gt;Arnal, P. J.&lt;/author&gt;&lt;author&gt;Thorey, V.&lt;/author&gt;&lt;author&gt;Debellemaniere, E.&lt;/author&gt;&lt;author&gt;Ballard, M. E.&lt;/author&gt;&lt;author&gt;Bou Hernandez, A.&lt;/author&gt;&lt;author&gt;Guillot, A.&lt;/author&gt;&lt;author&gt;Jourde, H.&lt;/author&gt;&lt;author&gt;Harris, M.&lt;/author&gt;&lt;author&gt;Guillard, M.&lt;/author&gt;&lt;author&gt;Van Beers, P.&lt;/author&gt;&lt;author&gt;Chennaoui, M.&lt;/author&gt;&lt;author&gt;Sauvet, F.&lt;/author&gt;&lt;/authors&gt;&lt;/contributors&gt;&lt;auth-address&gt;Dreem, Science Team, New York, NY.&amp;#xD;Dreem, Algorithm Team, Paris, France.&amp;#xD;French Armed Forces Biomedical Research Institute (IRBA), Fatigue and Vigilance Unit, Bretigny-sur-Orge, France.&amp;#xD;EA 7330 VIFASOM, Paris Descartes University, Paris, France.&lt;/auth-address&gt;&lt;titles&gt;&lt;title&gt;The Dreem Headband compared to polysomnography for electroencephalographic signal acquisition and sleep staging&lt;/title&gt;&lt;secondary-title&gt;Sleep&lt;/secondary-title&gt;&lt;/titles&gt;&lt;periodical&gt;&lt;full-title&gt;Sleep&lt;/full-title&gt;&lt;/periodical&gt;&lt;volume&gt;43&lt;/volume&gt;&lt;number&gt;11&lt;/number&gt;&lt;edition&gt;2020/05/21&lt;/edition&gt;&lt;keywords&gt;&lt;keyword&gt;Algorithms&lt;/keyword&gt;&lt;keyword&gt;*Electroencephalography&lt;/keyword&gt;&lt;keyword&gt;Polysomnography&lt;/keyword&gt;&lt;keyword&gt;Sleep&lt;/keyword&gt;&lt;keyword&gt;*Sleep Stages&lt;/keyword&gt;&lt;keyword&gt;Eeg&lt;/keyword&gt;&lt;keyword&gt;device&lt;/keyword&gt;&lt;keyword&gt;machine learning&lt;/keyword&gt;&lt;keyword&gt;sleep stages&lt;/keyword&gt;&lt;/keywords&gt;&lt;dates&gt;&lt;year&gt;2020&lt;/year&gt;&lt;pub-dates&gt;&lt;date&gt;Nov 12&lt;/date&gt;&lt;/pub-dates&gt;&lt;/dates&gt;&lt;isbn&gt;1550-9109 (Electronic)&amp;#xD;0161-8105 (Print)&amp;#xD;0161-8105 (Linking)&lt;/isbn&gt;&lt;accession-num&gt;32433768&lt;/accession-num&gt;&lt;urls&gt;&lt;related-urls&gt;&lt;url&gt;https://www.ncbi.nlm.nih.gov/pubmed/32433768&lt;/url&gt;&lt;/related-urls&gt;&lt;/urls&gt;&lt;custom2&gt;PMC7751170&lt;/custom2&gt;&lt;electronic-resource-num&gt;10.1093/sleep/zsaa097&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87</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93" w:type="dxa"/>
            <w:textDirection w:val="btLr"/>
            <w:vAlign w:val="center"/>
          </w:tcPr>
          <w:p w14:paraId="0013261C" w14:textId="52662076"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&lt;EndNote&gt;&lt;Cite&gt;&lt;Author&gt;Kim&lt;/Author&gt;&lt;Year&gt;2020&lt;/Year&gt;&lt;RecNum&gt;62&lt;/RecNum&gt;&lt;DisplayText&gt;(&lt;style face="italic"&gt;88&lt;/style&gt;)&lt;/DisplayText&gt;&lt;record&gt;&lt;rec-number&gt;62&lt;/rec-number&gt;&lt;foreign-keys&gt;&lt;key app="EN" db-id="0zwvdffvypze9tees0av5w9uvv5wtzztw9et" timestamp="1773171443"&gt;62&lt;/key&gt;&lt;/foreign-keys&gt;&lt;ref-type name="Journal Article"&gt;17&lt;/ref-type&gt;&lt;contributors&gt;&lt;authors&gt;&lt;author&gt;Kim, Sung-Woo&lt;/author&gt;&lt;author&gt;Lee, Kwangmuk&lt;/author&gt;&lt;author&gt;Yeom, Junyeong&lt;/author&gt;&lt;author&gt;Lee, Tae-Hoon&lt;/author&gt;&lt;author&gt;Kim, Don-Han&lt;/author&gt;&lt;author&gt;Kim, Jae Joon&lt;/author&gt;&lt;/authors&gt;&lt;/contributors&gt;&lt;titles&gt;&lt;title&gt;Wearable Multi-Biosignal Analysis Integrated Interface With Direct Sleep-Stage Classification&lt;/title&gt;&lt;secondary-title&gt;IEEE Access&lt;/secondary-title&gt;&lt;/titles&gt;&lt;periodical&gt;&lt;full-title&gt;IEEE Access&lt;/full-title&gt;&lt;abbr-1&gt;IEEE Access&lt;/abbr-1&gt;&lt;/periodical&gt;&lt;pages&gt;46131-46140&lt;/pages&gt;&lt;volume&gt;8&lt;/volume&gt;&lt;section&gt;46131&lt;/section&gt;&lt;dates&gt;&lt;year&gt;2020&lt;/year&gt;&lt;/dates&gt;&lt;isbn&gt;2169-3536&lt;/isbn&gt;&lt;urls&gt;&lt;/urls&gt;&lt;electronic-resource-num&gt;10.1109/access.2020.2978391&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88</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980" w:type="dxa"/>
            <w:textDirection w:val="btLr"/>
            <w:vAlign w:val="center"/>
          </w:tcPr>
          <w:p w14:paraId="79A9B91D" w14:textId="7BC7DC6E"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PEVuZE5vdGU+PENpdGU+PEF1dGhvcj5MZXZlbmRvd3NraTwvQXV0aG9yPjxZZWFyPjIwMTc8L1ll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PEVuZE5vdGU+PENpdGU+PEF1dGhvcj5MZXZlbmRvd3NraTwvQXV0aG9yPjxZZWFyPjIwMTc8L1ll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89</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46" w:type="dxa"/>
            <w:textDirection w:val="btLr"/>
            <w:vAlign w:val="center"/>
          </w:tcPr>
          <w:p w14:paraId="7F2F8F89" w14:textId="148D31E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&lt;EndNote&gt;&lt;Cite&gt;&lt;Author&gt;Lin&lt;/Author&gt;&lt;Year&gt;2017&lt;/Year&gt;&lt;RecNum&gt;66&lt;/RecNum&gt;&lt;DisplayText&gt;(&lt;style face="italic"&gt;90&lt;/style&gt;)&lt;/DisplayText&gt;&lt;record&gt;&lt;rec-number&gt;66&lt;/rec-number&gt;&lt;foreign-keys&gt;&lt;key app="EN" db-id="0zwvdffvypze9tees0av5w9uvv5wtzztw9et" timestamp="1773171443"&gt;66&lt;/key&gt;&lt;/foreign-keys&gt;&lt;ref-type name="Journal Article"&gt;17&lt;/ref-type&gt;&lt;contributors&gt;&lt;authors&gt;&lt;author&gt;Lin, Chin-Teng&lt;/author&gt;&lt;author&gt;Chuang, Chun-Hsiang&lt;/author&gt;&lt;author&gt;Cao, Zehong&lt;/author&gt;&lt;author&gt;Singh, Avinash Kumar&lt;/author&gt;&lt;author&gt;Hung, Chih-Sheng&lt;/author&gt;&lt;author&gt;Yu, Yi-Hsin&lt;/author&gt;&lt;author&gt;Nascimben, Mauro&lt;/author&gt;&lt;author&gt;Liu, Yu-Ting&lt;/author&gt;&lt;author&gt;King, Jung-Tai&lt;/author&gt;&lt;author&gt;Su, Tung-Ping&lt;/author&gt;&lt;author&gt;Wang, Shuu-Jiun&lt;/author&gt;&lt;/authors&gt;&lt;/contributors&gt;&lt;titles&gt;&lt;title&gt;Forehead EEG in Support of Future Feasible Personal Healthcare Solutions: Sleep Management, Headache Prevention, and Depression Treatment&lt;/title&gt;&lt;secondary-title&gt;IEEE Access&lt;/secondary-title&gt;&lt;/titles&gt;&lt;periodical&gt;&lt;full-title&gt;IEEE Access&lt;/full-title&gt;&lt;abbr-1&gt;IEEE Access&lt;/abbr-1&gt;&lt;/periodical&gt;&lt;pages&gt;10612-10621&lt;/pages&gt;&lt;volume&gt;5&lt;/volume&gt;&lt;section&gt;10612&lt;/section&gt;&lt;dates&gt;&lt;year&gt;2017&lt;/year&gt;&lt;/dates&gt;&lt;isbn&gt;2169-3536&lt;/isbn&gt;&lt;urls&gt;&lt;/urls&gt;&lt;electronic-resource-num&gt;10.1109/access.2017.2675884&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90</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56" w:type="dxa"/>
            <w:textDirection w:val="btLr"/>
            <w:vAlign w:val="center"/>
          </w:tcPr>
          <w:p w14:paraId="5EA267F0" w14:textId="0C9596AF"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&lt;EndNote&gt;&lt;Cite&gt;&lt;Author&gt;Jaoude&lt;/Author&gt;&lt;Year&gt;2023&lt;/Year&gt;&lt;RecNum&gt;61&lt;/RecNum&gt;&lt;DisplayText&gt;(&lt;style face="italic"&gt;91&lt;/style&gt;)&lt;/DisplayText&gt;&lt;record&gt;&lt;rec-number&gt;61&lt;/rec-number&gt;&lt;foreign-keys&gt;&lt;key app="EN" db-id="0zwvdffvypze9tees0av5w9uvv5wtzztw9et" timestamp="1773171443"&gt;61&lt;/key&gt;&lt;/foreign-keys&gt;&lt;ref-type name="Conference Paper"&gt;47&lt;/ref-type&gt;&lt;contributors&gt;&lt;authors&gt;&lt;author&gt;Jaoude, Maurice Abou&lt;/author&gt;&lt;author&gt;Ravi, Aravind&lt;/author&gt;&lt;author&gt;Niu, Jiansheng&lt;/author&gt;&lt;author&gt;Banville, Hubert&lt;/author&gt;&lt;author&gt;Torres, Nicolas Florez&lt;/author&gt;&lt;author&gt;Aimone, Christopher&lt;/author&gt;&lt;/authors&gt;&lt;/contributors&gt;&lt;titles&gt;&lt;title&gt;Automated Sleep Staging on Wearable EEG Enables Sleep Analysis at Scale&lt;/title&gt;&lt;secondary-title&gt;2023 11th International IEEE/EMBS Conference on Neural Engineering (NER)&lt;/secondary-title&gt;&lt;/titles&gt;&lt;pages&gt;1-4&lt;/pages&gt;&lt;dates&gt;&lt;year&gt;2023&lt;/year&gt;&lt;/dates&gt;&lt;urls&gt;&lt;/urls&gt;&lt;electronic-resource-num&gt;10.1109/ner52421.2023.10123829&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91</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563" w:type="dxa"/>
            <w:textDirection w:val="btLr"/>
            <w:vAlign w:val="center"/>
          </w:tcPr>
          <w:p w14:paraId="177A550E" w14:textId="10FA84A9"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PEVuZE5vdGU+PENpdGU+PEF1dGhvcj5TaHVzdGFrPC9BdXRob3I+PFllYXI+MjAxOTwvWWVhcj48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PEVuZE5vdGU+PENpdGU+PEF1dGhvcj5TaHVzdGFrPC9BdXRob3I+PFllYXI+MjAxOTwvWWVhcj48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92</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846" w:type="dxa"/>
            <w:textDirection w:val="btLr"/>
            <w:vAlign w:val="center"/>
          </w:tcPr>
          <w:p w14:paraId="4B1DBF05" w14:textId="3BB34500"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fldData xml:space="preserve">PEVuZE5vdGU+PENpdGU+PEF1dGhvcj5NaWtrZWxzZW48L0F1dGhvcj48WWVhcj4yMDE5PC9ZZWFy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</w:fldData>
              </w:fldChar>
            </w:r>
            <w:r w:rsidR="00F30A62">
              <w:rPr>
                <w:rFonts w:ascii="Times New Roman" w:eastAsia="宋体" w:hAnsi="Times New Roman" w:cs="Times New Roman"/>
                <w:kern w:val="0"/>
                <w:sz w:val="16"/>
                <w:szCs w:val="16"/>
              </w:rPr>
              <w:instrText xml:space="preserve"> ADDIN EN.CITE </w:instrText>
            </w:r>
            <w:r w:rsidR="00F30A62">
              <w:rPr>
                <w:rFonts w:ascii="Times New Roman" w:eastAsia="宋体" w:hAnsi="Times New Roman" w:cs="Times New Roman"/>
                <w:kern w:val="0"/>
                <w:sz w:val="16"/>
                <w:szCs w:val="16"/>
              </w:rPr>
              <w:fldChar w:fldCharType="begin">
                <w:fldData xml:space="preserve">PEVuZE5vdGU+PENpdGU+PEF1dGhvcj5NaWtrZWxzZW48L0F1dGhvcj48WWVhcj4yMDE5PC9ZZWFy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</w:fldData>
              </w:fldChar>
            </w:r>
            <w:r w:rsidR="00F30A62">
              <w:rPr>
                <w:rFonts w:ascii="Times New Roman" w:eastAsia="宋体" w:hAnsi="Times New Roman" w:cs="Times New Roman"/>
                <w:kern w:val="0"/>
                <w:sz w:val="16"/>
                <w:szCs w:val="16"/>
              </w:rPr>
              <w:instrText xml:space="preserve"> ADDIN EN.CITE.DATA </w:instrText>
            </w:r>
            <w:r w:rsidR="00F30A62">
              <w:rPr>
                <w:rFonts w:ascii="Times New Roman" w:eastAsia="宋体" w:hAnsi="Times New Roman" w:cs="Times New Roman"/>
                <w:kern w:val="0"/>
                <w:sz w:val="16"/>
                <w:szCs w:val="16"/>
              </w:rPr>
            </w:r>
            <w:r w:rsidR="00F30A62">
              <w:rPr>
                <w:rFonts w:ascii="Times New Roman" w:eastAsia="宋体" w:hAnsi="Times New Roman" w:cs="Times New Roman"/>
                <w:kern w:val="0"/>
                <w:sz w:val="16"/>
                <w:szCs w:val="16"/>
              </w:rPr>
              <w:fldChar w:fldCharType="end"/>
            </w:r>
            <w:r w:rsidRPr="00C154B0">
              <w:rPr>
                <w:rFonts w:ascii="Times New Roman" w:eastAsia="宋体" w:hAnsi="Times New Roman" w:cs="Times New Roman"/>
                <w:kern w:val="0"/>
                <w:sz w:val="16"/>
                <w:szCs w:val="16"/>
              </w:rPr>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93</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614" w:type="dxa"/>
            <w:textDirection w:val="btLr"/>
            <w:vAlign w:val="center"/>
          </w:tcPr>
          <w:p w14:paraId="4F3600DA" w14:textId="1CDAD312"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fldChar w:fldCharType="begin"/>
            </w:r>
            <w:r w:rsidR="00F30A62">
              <w:rPr>
                <w:rFonts w:ascii="Times New Roman" w:eastAsia="宋体" w:hAnsi="Times New Roman" w:cs="Times New Roman"/>
                <w:kern w:val="0"/>
                <w:sz w:val="16"/>
                <w:szCs w:val="16"/>
              </w:rPr>
              <w:instrText xml:space="preserve"> ADDIN EN.CITE &lt;EndNote&gt;&lt;Cite&gt;&lt;Author&gt;Nakamura&lt;/Author&gt;&lt;Year&gt;2020&lt;/Year&gt;&lt;RecNum&gt;17&lt;/RecNum&gt;&lt;DisplayText&gt;(&lt;style face="italic"&gt;94&lt;/style&gt;)&lt;/DisplayText&gt;&lt;record&gt;&lt;rec-number&gt;17&lt;/rec-number&gt;&lt;foreign-keys&gt;&lt;key app="EN" db-id="vsdez2av30rvdjerdv2vsxxywz2txxwvae0e" timestamp="1771196917"&gt;17&lt;/key&gt;&lt;/foreign-keys&gt;&lt;ref-type name="Journal Article"&gt;17&lt;/ref-type&gt;&lt;contributors&gt;&lt;authors&gt;&lt;author&gt;Nakamura, T.&lt;/author&gt;&lt;author&gt;Alqurashi, Y. D.&lt;/author&gt;&lt;author&gt;Morrell, M. J.&lt;/author&gt;&lt;author&gt;Mandic, D. P.&lt;/author&gt;&lt;/authors&gt;&lt;/contributors&gt;&lt;titles&gt;&lt;title&gt;Hearables: Automatic Overnight Sleep Monitoring With Standardized In-Ear EEG Sensor&lt;/title&gt;&lt;secondary-title&gt;IEEE Trans Biomed Eng&lt;/secondary-title&gt;&lt;/titles&gt;&lt;periodical&gt;&lt;full-title&gt;IEEE Trans Biomed Eng&lt;/full-title&gt;&lt;/periodical&gt;&lt;pages&gt;203-212&lt;/pages&gt;&lt;volume&gt;67&lt;/volume&gt;&lt;number&gt;1&lt;/number&gt;&lt;edition&gt;2019/04/26&lt;/edition&gt;&lt;keywords&gt;&lt;keyword&gt;Adult&lt;/keyword&gt;&lt;keyword&gt;Ear/physiology&lt;/keyword&gt;&lt;keyword&gt;Electrodes&lt;/keyword&gt;&lt;keyword&gt;Electroencephalography/*instrumentation/*methods&lt;/keyword&gt;&lt;keyword&gt;Equipment Design&lt;/keyword&gt;&lt;keyword&gt;Humans&lt;/keyword&gt;&lt;keyword&gt;Polysomnography/*methods&lt;/keyword&gt;&lt;keyword&gt;Signal Processing, Computer-Assisted&lt;/keyword&gt;&lt;keyword&gt;Sleep Stages/physiology&lt;/keyword&gt;&lt;keyword&gt;*Wearable Electronic Devices&lt;/keyword&gt;&lt;keyword&gt;Young Adult&lt;/keyword&gt;&lt;/keywords&gt;&lt;dates&gt;&lt;year&gt;2020&lt;/year&gt;&lt;pub-dates&gt;&lt;date&gt;Jan&lt;/date&gt;&lt;/pub-dates&gt;&lt;/dates&gt;&lt;isbn&gt;1558-2531 (Electronic)&amp;#xD;0018-9294 (Linking)&lt;/isbn&gt;&lt;accession-num&gt;31021747&lt;/accession-num&gt;&lt;urls&gt;&lt;related-urls&gt;&lt;url&gt;https://www.ncbi.nlm.nih.gov/pubmed/31021747&lt;/url&gt;&lt;/related-urls&gt;&lt;/urls&gt;&lt;electronic-resource-num&gt;10.1109/TBME.2019.2911423&lt;/electronic-resource-num&gt;&lt;/record&gt;&lt;/Cite&gt;&lt;/EndNote&gt;</w:instrText>
            </w:r>
            <w:r w:rsidRPr="00C154B0">
              <w:rPr>
                <w:rFonts w:ascii="Times New Roman" w:eastAsia="宋体" w:hAnsi="Times New Roman" w:cs="Times New Roman"/>
                <w:kern w:val="0"/>
                <w:sz w:val="16"/>
                <w:szCs w:val="16"/>
              </w:rPr>
              <w:fldChar w:fldCharType="separate"/>
            </w:r>
            <w:r w:rsidR="00F30A62">
              <w:rPr>
                <w:rFonts w:ascii="Times New Roman" w:eastAsia="宋体" w:hAnsi="Times New Roman" w:cs="Times New Roman"/>
                <w:noProof/>
                <w:kern w:val="0"/>
                <w:sz w:val="16"/>
                <w:szCs w:val="16"/>
              </w:rPr>
              <w:t>(</w:t>
            </w:r>
            <w:r w:rsidR="00F30A62" w:rsidRPr="00F30A62">
              <w:rPr>
                <w:rFonts w:ascii="Times New Roman" w:eastAsia="宋体" w:hAnsi="Times New Roman" w:cs="Times New Roman"/>
                <w:i/>
                <w:noProof/>
                <w:kern w:val="0"/>
                <w:sz w:val="16"/>
                <w:szCs w:val="16"/>
              </w:rPr>
              <w:t>94</w:t>
            </w:r>
            <w:r w:rsidR="00F30A62">
              <w:rPr>
                <w:rFonts w:ascii="Times New Roman" w:eastAsia="宋体" w:hAnsi="Times New Roman" w:cs="Times New Roman"/>
                <w:noProof/>
                <w:kern w:val="0"/>
                <w:sz w:val="16"/>
                <w:szCs w:val="16"/>
              </w:rPr>
              <w:t>)</w:t>
            </w:r>
            <w:r w:rsidRPr="00C154B0">
              <w:rPr>
                <w:rFonts w:ascii="Times New Roman" w:eastAsia="宋体" w:hAnsi="Times New Roman" w:cs="Times New Roman"/>
                <w:kern w:val="0"/>
                <w:sz w:val="16"/>
                <w:szCs w:val="16"/>
              </w:rPr>
              <w:fldChar w:fldCharType="end"/>
            </w:r>
          </w:p>
        </w:tc>
        <w:tc>
          <w:tcPr>
            <w:tcW w:w="1604" w:type="dxa"/>
            <w:tcBorders>
              <w:right w:val="single" w:sz="4" w:space="0" w:color="auto"/>
            </w:tcBorders>
            <w:textDirection w:val="btLr"/>
            <w:vAlign w:val="center"/>
          </w:tcPr>
          <w:p w14:paraId="65CB8375" w14:textId="77777777" w:rsidR="00D766A9" w:rsidRPr="00C154B0" w:rsidRDefault="00D766A9" w:rsidP="001B3DE1">
            <w:pPr>
              <w:ind w:left="113" w:right="113"/>
              <w:jc w:val="center"/>
              <w:rPr>
                <w:rFonts w:ascii="Times New Roman" w:eastAsia="宋体" w:hAnsi="Times New Roman" w:cs="Times New Roman"/>
                <w:b/>
                <w:bCs/>
                <w:color w:val="FF0000"/>
                <w:kern w:val="0"/>
                <w:sz w:val="16"/>
                <w:szCs w:val="16"/>
              </w:rPr>
            </w:pPr>
            <w:r w:rsidRPr="00C154B0">
              <w:rPr>
                <w:rFonts w:ascii="Times New Roman" w:eastAsia="宋体" w:hAnsi="Times New Roman" w:cs="Times New Roman"/>
                <w:b/>
                <w:bCs/>
                <w:kern w:val="0"/>
                <w:sz w:val="16"/>
                <w:szCs w:val="16"/>
              </w:rPr>
              <w:t>This work</w:t>
            </w:r>
          </w:p>
        </w:tc>
      </w:tr>
      <w:tr w:rsidR="00D766A9" w:rsidRPr="00C154B0" w14:paraId="7F680D5D" w14:textId="77777777" w:rsidTr="001B3DE1">
        <w:trPr>
          <w:cantSplit/>
          <w:trHeight w:val="1728"/>
        </w:trPr>
        <w:tc>
          <w:tcPr>
            <w:tcW w:w="1075" w:type="dxa"/>
            <w:tcBorders>
              <w:left w:val="single" w:sz="4" w:space="0" w:color="auto"/>
              <w:right w:val="single" w:sz="4" w:space="0" w:color="auto"/>
            </w:tcBorders>
            <w:textDirection w:val="btLr"/>
            <w:vAlign w:val="center"/>
          </w:tcPr>
          <w:p w14:paraId="66C7F63C"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Manual /automatic (M/A)</w:t>
            </w:r>
          </w:p>
        </w:tc>
        <w:tc>
          <w:tcPr>
            <w:tcW w:w="739" w:type="dxa"/>
            <w:tcBorders>
              <w:left w:val="single" w:sz="4" w:space="0" w:color="auto"/>
            </w:tcBorders>
            <w:textDirection w:val="btLr"/>
            <w:vAlign w:val="center"/>
          </w:tcPr>
          <w:p w14:paraId="203E4885"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893" w:type="dxa"/>
            <w:textDirection w:val="btLr"/>
            <w:vAlign w:val="center"/>
          </w:tcPr>
          <w:p w14:paraId="1070DF4D"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980" w:type="dxa"/>
            <w:textDirection w:val="btLr"/>
            <w:vAlign w:val="center"/>
          </w:tcPr>
          <w:p w14:paraId="55333D4D"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846" w:type="dxa"/>
            <w:textDirection w:val="btLr"/>
            <w:vAlign w:val="center"/>
          </w:tcPr>
          <w:p w14:paraId="29C392E2"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856" w:type="dxa"/>
            <w:textDirection w:val="btLr"/>
            <w:vAlign w:val="center"/>
          </w:tcPr>
          <w:p w14:paraId="4EE6AEC2"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563" w:type="dxa"/>
            <w:textDirection w:val="btLr"/>
            <w:vAlign w:val="center"/>
          </w:tcPr>
          <w:p w14:paraId="02CB2D56" w14:textId="77777777" w:rsidR="00D766A9" w:rsidRPr="00C154B0" w:rsidRDefault="00D766A9" w:rsidP="001B3DE1">
            <w:pPr>
              <w:ind w:left="113" w:right="113"/>
              <w:jc w:val="center"/>
              <w:rPr>
                <w:rFonts w:ascii="Times New Roman" w:eastAsia="宋体" w:hAnsi="Times New Roman" w:cs="Times New Roman"/>
                <w:b/>
                <w:bCs/>
                <w:kern w:val="0"/>
                <w:sz w:val="16"/>
                <w:szCs w:val="16"/>
              </w:rPr>
            </w:pPr>
          </w:p>
        </w:tc>
        <w:tc>
          <w:tcPr>
            <w:tcW w:w="846" w:type="dxa"/>
            <w:textDirection w:val="btLr"/>
            <w:vAlign w:val="center"/>
          </w:tcPr>
          <w:p w14:paraId="4796DC16"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614" w:type="dxa"/>
            <w:textDirection w:val="btLr"/>
            <w:vAlign w:val="center"/>
          </w:tcPr>
          <w:p w14:paraId="01861968"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A</w:t>
            </w:r>
          </w:p>
        </w:tc>
        <w:tc>
          <w:tcPr>
            <w:tcW w:w="1604" w:type="dxa"/>
            <w:tcBorders>
              <w:right w:val="single" w:sz="4" w:space="0" w:color="auto"/>
            </w:tcBorders>
            <w:textDirection w:val="btLr"/>
            <w:vAlign w:val="center"/>
          </w:tcPr>
          <w:p w14:paraId="108953FF"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A</w:t>
            </w:r>
          </w:p>
        </w:tc>
      </w:tr>
      <w:tr w:rsidR="00D766A9" w:rsidRPr="00C154B0" w14:paraId="62706336" w14:textId="77777777" w:rsidTr="001B3DE1">
        <w:trPr>
          <w:cantSplit/>
          <w:trHeight w:val="1728"/>
        </w:trPr>
        <w:tc>
          <w:tcPr>
            <w:tcW w:w="1075" w:type="dxa"/>
            <w:tcBorders>
              <w:left w:val="single" w:sz="4" w:space="0" w:color="auto"/>
              <w:right w:val="single" w:sz="4" w:space="0" w:color="auto"/>
            </w:tcBorders>
            <w:textDirection w:val="btLr"/>
            <w:vAlign w:val="center"/>
          </w:tcPr>
          <w:p w14:paraId="55D5A92C"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Stage scoring</w:t>
            </w:r>
          </w:p>
          <w:p w14:paraId="00C7F34D"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Accuracy/kappa value</w:t>
            </w:r>
          </w:p>
        </w:tc>
        <w:tc>
          <w:tcPr>
            <w:tcW w:w="739" w:type="dxa"/>
            <w:tcBorders>
              <w:left w:val="single" w:sz="4" w:space="0" w:color="auto"/>
            </w:tcBorders>
            <w:textDirection w:val="btLr"/>
            <w:vAlign w:val="center"/>
          </w:tcPr>
          <w:p w14:paraId="11CD7D2F"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83.5%/0.75</w:t>
            </w:r>
          </w:p>
          <w:p w14:paraId="13482DFF"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(5 class)</w:t>
            </w:r>
          </w:p>
        </w:tc>
        <w:tc>
          <w:tcPr>
            <w:tcW w:w="893" w:type="dxa"/>
            <w:textDirection w:val="btLr"/>
            <w:vAlign w:val="center"/>
          </w:tcPr>
          <w:p w14:paraId="53195E46"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74%/-</w:t>
            </w:r>
          </w:p>
          <w:p w14:paraId="0F428254"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(4 class)</w:t>
            </w:r>
          </w:p>
        </w:tc>
        <w:tc>
          <w:tcPr>
            <w:tcW w:w="980" w:type="dxa"/>
            <w:textDirection w:val="btLr"/>
            <w:vAlign w:val="center"/>
          </w:tcPr>
          <w:p w14:paraId="058E990D"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71.3%/0.63</w:t>
            </w:r>
          </w:p>
          <w:p w14:paraId="4A92349B"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(5 class)</w:t>
            </w:r>
          </w:p>
        </w:tc>
        <w:tc>
          <w:tcPr>
            <w:tcW w:w="846" w:type="dxa"/>
            <w:textDirection w:val="btLr"/>
            <w:vAlign w:val="center"/>
          </w:tcPr>
          <w:p w14:paraId="65F8F094"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5 class79.9%/0.73</w:t>
            </w:r>
          </w:p>
          <w:p w14:paraId="1A32488B"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(5 class)</w:t>
            </w:r>
          </w:p>
        </w:tc>
        <w:tc>
          <w:tcPr>
            <w:tcW w:w="856" w:type="dxa"/>
            <w:textDirection w:val="btLr"/>
            <w:vAlign w:val="center"/>
          </w:tcPr>
          <w:p w14:paraId="1615A9C1"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85.2%/0.77</w:t>
            </w:r>
          </w:p>
          <w:p w14:paraId="581E1FDD"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(5 class)</w:t>
            </w:r>
          </w:p>
        </w:tc>
        <w:tc>
          <w:tcPr>
            <w:tcW w:w="563" w:type="dxa"/>
            <w:textDirection w:val="btLr"/>
            <w:vAlign w:val="center"/>
          </w:tcPr>
          <w:p w14:paraId="16B93775"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w:t>
            </w:r>
          </w:p>
        </w:tc>
        <w:tc>
          <w:tcPr>
            <w:tcW w:w="846" w:type="dxa"/>
            <w:textDirection w:val="btLr"/>
            <w:vAlign w:val="center"/>
          </w:tcPr>
          <w:p w14:paraId="5A9132A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80.5%/0.73</w:t>
            </w:r>
          </w:p>
          <w:p w14:paraId="0F50545C"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(5 class)</w:t>
            </w:r>
          </w:p>
        </w:tc>
        <w:tc>
          <w:tcPr>
            <w:tcW w:w="614" w:type="dxa"/>
            <w:textDirection w:val="btLr"/>
            <w:vAlign w:val="center"/>
          </w:tcPr>
          <w:p w14:paraId="17C1094B"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74.1%/0.61</w:t>
            </w:r>
          </w:p>
        </w:tc>
        <w:tc>
          <w:tcPr>
            <w:tcW w:w="1604" w:type="dxa"/>
            <w:tcBorders>
              <w:right w:val="single" w:sz="4" w:space="0" w:color="auto"/>
            </w:tcBorders>
            <w:textDirection w:val="btLr"/>
            <w:vAlign w:val="center"/>
          </w:tcPr>
          <w:p w14:paraId="638E3ABD" w14:textId="77777777" w:rsidR="00D766A9" w:rsidRPr="00C154B0" w:rsidRDefault="00D766A9" w:rsidP="001B3DE1">
            <w:pPr>
              <w:ind w:left="113" w:right="113"/>
              <w:jc w:val="center"/>
              <w:rPr>
                <w:rFonts w:ascii="Times New Roman" w:eastAsia="宋体" w:hAnsi="Times New Roman" w:cs="Times New Roman"/>
                <w:kern w:val="0"/>
                <w:sz w:val="16"/>
                <w:szCs w:val="16"/>
              </w:rPr>
            </w:pPr>
            <w:r>
              <w:rPr>
                <w:rFonts w:ascii="Times New Roman" w:eastAsia="宋体" w:hAnsi="Times New Roman" w:cs="Times New Roman" w:hint="eastAsia"/>
                <w:kern w:val="0"/>
                <w:sz w:val="16"/>
                <w:szCs w:val="16"/>
              </w:rPr>
              <w:t>89.8%/0.85</w:t>
            </w:r>
          </w:p>
        </w:tc>
      </w:tr>
      <w:tr w:rsidR="00D766A9" w:rsidRPr="00C154B0" w14:paraId="22B52C77" w14:textId="77777777" w:rsidTr="001B3DE1">
        <w:trPr>
          <w:cantSplit/>
          <w:trHeight w:val="1728"/>
        </w:trPr>
        <w:tc>
          <w:tcPr>
            <w:tcW w:w="1075" w:type="dxa"/>
            <w:tcBorders>
              <w:left w:val="single" w:sz="4" w:space="0" w:color="auto"/>
              <w:right w:val="single" w:sz="4" w:space="0" w:color="auto"/>
            </w:tcBorders>
            <w:textDirection w:val="btLr"/>
            <w:vAlign w:val="center"/>
          </w:tcPr>
          <w:p w14:paraId="0C9B06CE"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hint="eastAsia"/>
                <w:b/>
                <w:bCs/>
                <w:kern w:val="0"/>
                <w:sz w:val="16"/>
                <w:szCs w:val="16"/>
              </w:rPr>
              <w:t>Nights</w:t>
            </w:r>
            <w:r w:rsidRPr="00C154B0">
              <w:rPr>
                <w:rFonts w:ascii="Times New Roman" w:eastAsia="宋体" w:hAnsi="Times New Roman" w:cs="Times New Roman"/>
                <w:b/>
                <w:bCs/>
                <w:kern w:val="0"/>
                <w:sz w:val="16"/>
                <w:szCs w:val="16"/>
              </w:rPr>
              <w:t xml:space="preserve"> used</w:t>
            </w:r>
          </w:p>
        </w:tc>
        <w:tc>
          <w:tcPr>
            <w:tcW w:w="739" w:type="dxa"/>
            <w:tcBorders>
              <w:left w:val="single" w:sz="4" w:space="0" w:color="auto"/>
            </w:tcBorders>
            <w:textDirection w:val="btLr"/>
            <w:vAlign w:val="center"/>
          </w:tcPr>
          <w:p w14:paraId="3260CDCD"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25</w:t>
            </w:r>
          </w:p>
        </w:tc>
        <w:tc>
          <w:tcPr>
            <w:tcW w:w="893" w:type="dxa"/>
            <w:textDirection w:val="btLr"/>
            <w:vAlign w:val="center"/>
          </w:tcPr>
          <w:p w14:paraId="46C3F775"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w:t>
            </w:r>
          </w:p>
        </w:tc>
        <w:tc>
          <w:tcPr>
            <w:tcW w:w="980" w:type="dxa"/>
            <w:textDirection w:val="btLr"/>
            <w:vAlign w:val="center"/>
          </w:tcPr>
          <w:p w14:paraId="66F91001"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47</w:t>
            </w:r>
          </w:p>
        </w:tc>
        <w:tc>
          <w:tcPr>
            <w:tcW w:w="846" w:type="dxa"/>
            <w:textDirection w:val="btLr"/>
            <w:vAlign w:val="center"/>
          </w:tcPr>
          <w:p w14:paraId="7BE7E1A8"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40</w:t>
            </w:r>
          </w:p>
        </w:tc>
        <w:tc>
          <w:tcPr>
            <w:tcW w:w="856" w:type="dxa"/>
            <w:textDirection w:val="btLr"/>
            <w:vAlign w:val="center"/>
          </w:tcPr>
          <w:p w14:paraId="09C8EE6F"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200</w:t>
            </w:r>
          </w:p>
        </w:tc>
        <w:tc>
          <w:tcPr>
            <w:tcW w:w="563" w:type="dxa"/>
            <w:textDirection w:val="btLr"/>
            <w:vAlign w:val="center"/>
          </w:tcPr>
          <w:p w14:paraId="7C6FCA4C"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9</w:t>
            </w:r>
          </w:p>
        </w:tc>
        <w:tc>
          <w:tcPr>
            <w:tcW w:w="846" w:type="dxa"/>
            <w:textDirection w:val="btLr"/>
            <w:vAlign w:val="center"/>
          </w:tcPr>
          <w:p w14:paraId="67B0CBBB"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80</w:t>
            </w:r>
          </w:p>
        </w:tc>
        <w:tc>
          <w:tcPr>
            <w:tcW w:w="614" w:type="dxa"/>
            <w:textDirection w:val="btLr"/>
            <w:vAlign w:val="center"/>
          </w:tcPr>
          <w:p w14:paraId="0484A42C"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22</w:t>
            </w:r>
          </w:p>
        </w:tc>
        <w:tc>
          <w:tcPr>
            <w:tcW w:w="1604" w:type="dxa"/>
            <w:tcBorders>
              <w:right w:val="single" w:sz="4" w:space="0" w:color="auto"/>
            </w:tcBorders>
            <w:textDirection w:val="btLr"/>
            <w:vAlign w:val="center"/>
          </w:tcPr>
          <w:p w14:paraId="6F9ADA4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hint="eastAsia"/>
                <w:kern w:val="0"/>
                <w:sz w:val="16"/>
                <w:szCs w:val="16"/>
              </w:rPr>
              <w:t>6</w:t>
            </w:r>
          </w:p>
        </w:tc>
      </w:tr>
      <w:tr w:rsidR="00D766A9" w:rsidRPr="00C154B0" w14:paraId="46DFF7DA" w14:textId="77777777" w:rsidTr="001B3DE1">
        <w:trPr>
          <w:cantSplit/>
          <w:trHeight w:val="1728"/>
        </w:trPr>
        <w:tc>
          <w:tcPr>
            <w:tcW w:w="1075" w:type="dxa"/>
            <w:tcBorders>
              <w:left w:val="single" w:sz="4" w:space="0" w:color="auto"/>
              <w:right w:val="single" w:sz="4" w:space="0" w:color="auto"/>
            </w:tcBorders>
            <w:textDirection w:val="btLr"/>
            <w:vAlign w:val="center"/>
          </w:tcPr>
          <w:p w14:paraId="1B779425"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Signals monitored</w:t>
            </w:r>
          </w:p>
        </w:tc>
        <w:tc>
          <w:tcPr>
            <w:tcW w:w="739" w:type="dxa"/>
            <w:tcBorders>
              <w:left w:val="single" w:sz="4" w:space="0" w:color="auto"/>
            </w:tcBorders>
            <w:textDirection w:val="btLr"/>
            <w:vAlign w:val="center"/>
          </w:tcPr>
          <w:p w14:paraId="557B0AC9"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 movement, respiration, HR</w:t>
            </w:r>
          </w:p>
        </w:tc>
        <w:tc>
          <w:tcPr>
            <w:tcW w:w="893" w:type="dxa"/>
            <w:textDirection w:val="btLr"/>
            <w:vAlign w:val="center"/>
          </w:tcPr>
          <w:p w14:paraId="6C599576"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 EOG, EMG</w:t>
            </w:r>
          </w:p>
        </w:tc>
        <w:tc>
          <w:tcPr>
            <w:tcW w:w="980" w:type="dxa"/>
            <w:textDirection w:val="btLr"/>
            <w:vAlign w:val="center"/>
          </w:tcPr>
          <w:p w14:paraId="43C7C4E8"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 EOG, EMG, HR, movement, snoring</w:t>
            </w:r>
          </w:p>
        </w:tc>
        <w:tc>
          <w:tcPr>
            <w:tcW w:w="846" w:type="dxa"/>
            <w:textDirection w:val="btLr"/>
            <w:vAlign w:val="center"/>
          </w:tcPr>
          <w:p w14:paraId="61D9C7A1"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w:t>
            </w:r>
          </w:p>
        </w:tc>
        <w:tc>
          <w:tcPr>
            <w:tcW w:w="856" w:type="dxa"/>
            <w:textDirection w:val="btLr"/>
            <w:vAlign w:val="center"/>
          </w:tcPr>
          <w:p w14:paraId="7ACC5309"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w:t>
            </w:r>
          </w:p>
        </w:tc>
        <w:tc>
          <w:tcPr>
            <w:tcW w:w="563" w:type="dxa"/>
            <w:textDirection w:val="btLr"/>
            <w:vAlign w:val="center"/>
          </w:tcPr>
          <w:p w14:paraId="0B9A8186"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 EOG, EMG</w:t>
            </w:r>
          </w:p>
        </w:tc>
        <w:tc>
          <w:tcPr>
            <w:tcW w:w="846" w:type="dxa"/>
            <w:textDirection w:val="btLr"/>
            <w:vAlign w:val="center"/>
          </w:tcPr>
          <w:p w14:paraId="4167B1E5"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w:t>
            </w:r>
          </w:p>
        </w:tc>
        <w:tc>
          <w:tcPr>
            <w:tcW w:w="614" w:type="dxa"/>
            <w:textDirection w:val="btLr"/>
            <w:vAlign w:val="center"/>
          </w:tcPr>
          <w:p w14:paraId="42206B38"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w:t>
            </w:r>
          </w:p>
        </w:tc>
        <w:tc>
          <w:tcPr>
            <w:tcW w:w="1604" w:type="dxa"/>
            <w:tcBorders>
              <w:right w:val="single" w:sz="4" w:space="0" w:color="auto"/>
            </w:tcBorders>
            <w:textDirection w:val="btLr"/>
            <w:vAlign w:val="center"/>
          </w:tcPr>
          <w:p w14:paraId="70BE12B1"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EEG, ECG, HR, HRV, respiration, core body temperature, galvanic skin response, movem</w:t>
            </w:r>
            <w:r w:rsidRPr="00C154B0">
              <w:rPr>
                <w:rFonts w:ascii="Times New Roman" w:eastAsia="宋体" w:hAnsi="Times New Roman" w:cs="Times New Roman" w:hint="eastAsia"/>
                <w:kern w:val="0"/>
                <w:sz w:val="16"/>
                <w:szCs w:val="16"/>
              </w:rPr>
              <w:t>en</w:t>
            </w:r>
            <w:r w:rsidRPr="00C154B0">
              <w:rPr>
                <w:rFonts w:ascii="Times New Roman" w:eastAsia="宋体" w:hAnsi="Times New Roman" w:cs="Times New Roman"/>
                <w:kern w:val="0"/>
                <w:sz w:val="16"/>
                <w:szCs w:val="16"/>
              </w:rPr>
              <w:t>t</w:t>
            </w:r>
          </w:p>
        </w:tc>
      </w:tr>
      <w:tr w:rsidR="00D766A9" w:rsidRPr="00C154B0" w14:paraId="2C0398A7" w14:textId="77777777" w:rsidTr="001B3DE1">
        <w:trPr>
          <w:cantSplit/>
          <w:trHeight w:val="1728"/>
        </w:trPr>
        <w:tc>
          <w:tcPr>
            <w:tcW w:w="1075" w:type="dxa"/>
            <w:tcBorders>
              <w:left w:val="single" w:sz="4" w:space="0" w:color="auto"/>
              <w:right w:val="single" w:sz="4" w:space="0" w:color="auto"/>
            </w:tcBorders>
            <w:textDirection w:val="btLr"/>
            <w:vAlign w:val="center"/>
          </w:tcPr>
          <w:p w14:paraId="1934413C"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Sensor</w:t>
            </w:r>
            <w:r w:rsidRPr="00C154B0">
              <w:rPr>
                <w:rFonts w:ascii="Times New Roman" w:eastAsia="宋体" w:hAnsi="Times New Roman" w:cs="Times New Roman" w:hint="eastAsia"/>
                <w:b/>
                <w:bCs/>
                <w:kern w:val="0"/>
                <w:sz w:val="16"/>
                <w:szCs w:val="16"/>
              </w:rPr>
              <w:t>s</w:t>
            </w:r>
            <w:r w:rsidRPr="00C154B0">
              <w:rPr>
                <w:rFonts w:ascii="Times New Roman" w:eastAsia="宋体" w:hAnsi="Times New Roman" w:cs="Times New Roman"/>
                <w:b/>
                <w:bCs/>
                <w:kern w:val="0"/>
                <w:sz w:val="16"/>
                <w:szCs w:val="16"/>
              </w:rPr>
              <w:t xml:space="preserve"> </w:t>
            </w:r>
            <w:r w:rsidRPr="00C154B0">
              <w:rPr>
                <w:rFonts w:ascii="Times New Roman" w:eastAsia="宋体" w:hAnsi="Times New Roman" w:cs="Times New Roman" w:hint="eastAsia"/>
                <w:b/>
                <w:bCs/>
                <w:kern w:val="0"/>
                <w:sz w:val="16"/>
                <w:szCs w:val="16"/>
              </w:rPr>
              <w:t>applied</w:t>
            </w:r>
          </w:p>
        </w:tc>
        <w:tc>
          <w:tcPr>
            <w:tcW w:w="739" w:type="dxa"/>
            <w:tcBorders>
              <w:left w:val="single" w:sz="4" w:space="0" w:color="auto"/>
            </w:tcBorders>
            <w:textDirection w:val="btLr"/>
            <w:vAlign w:val="center"/>
          </w:tcPr>
          <w:p w14:paraId="04B768E0"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 IMU, PPG</w:t>
            </w:r>
          </w:p>
        </w:tc>
        <w:tc>
          <w:tcPr>
            <w:tcW w:w="893" w:type="dxa"/>
            <w:textDirection w:val="btLr"/>
            <w:vAlign w:val="center"/>
          </w:tcPr>
          <w:p w14:paraId="0B3F1732"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w:t>
            </w:r>
          </w:p>
        </w:tc>
        <w:tc>
          <w:tcPr>
            <w:tcW w:w="980" w:type="dxa"/>
            <w:textDirection w:val="btLr"/>
            <w:vAlign w:val="center"/>
          </w:tcPr>
          <w:p w14:paraId="0E698706"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 PPG, IMU, microphone</w:t>
            </w:r>
          </w:p>
        </w:tc>
        <w:tc>
          <w:tcPr>
            <w:tcW w:w="846" w:type="dxa"/>
            <w:textDirection w:val="btLr"/>
            <w:vAlign w:val="center"/>
          </w:tcPr>
          <w:p w14:paraId="016DAAF4"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w:t>
            </w:r>
          </w:p>
        </w:tc>
        <w:tc>
          <w:tcPr>
            <w:tcW w:w="856" w:type="dxa"/>
            <w:textDirection w:val="btLr"/>
            <w:vAlign w:val="center"/>
          </w:tcPr>
          <w:p w14:paraId="674407D6"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w:t>
            </w:r>
          </w:p>
        </w:tc>
        <w:tc>
          <w:tcPr>
            <w:tcW w:w="563" w:type="dxa"/>
            <w:textDirection w:val="btLr"/>
            <w:vAlign w:val="center"/>
          </w:tcPr>
          <w:p w14:paraId="37ED9B99"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w:t>
            </w:r>
          </w:p>
        </w:tc>
        <w:tc>
          <w:tcPr>
            <w:tcW w:w="846" w:type="dxa"/>
            <w:textDirection w:val="btLr"/>
            <w:vAlign w:val="center"/>
          </w:tcPr>
          <w:p w14:paraId="31770F61"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w:t>
            </w:r>
          </w:p>
        </w:tc>
        <w:tc>
          <w:tcPr>
            <w:tcW w:w="614" w:type="dxa"/>
            <w:textDirection w:val="btLr"/>
            <w:vAlign w:val="center"/>
          </w:tcPr>
          <w:p w14:paraId="3F95CB10"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EEG</w:t>
            </w:r>
          </w:p>
        </w:tc>
        <w:tc>
          <w:tcPr>
            <w:tcW w:w="1604" w:type="dxa"/>
            <w:tcBorders>
              <w:right w:val="single" w:sz="4" w:space="0" w:color="auto"/>
            </w:tcBorders>
            <w:textDirection w:val="btLr"/>
            <w:vAlign w:val="center"/>
          </w:tcPr>
          <w:p w14:paraId="709C01F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Electrophysiology, PPG, IR therm</w:t>
            </w:r>
            <w:r w:rsidRPr="00C154B0">
              <w:rPr>
                <w:rFonts w:ascii="Times New Roman" w:eastAsia="宋体" w:hAnsi="Times New Roman" w:cs="Times New Roman" w:hint="eastAsia"/>
                <w:kern w:val="0"/>
                <w:sz w:val="16"/>
                <w:szCs w:val="16"/>
              </w:rPr>
              <w:t>om</w:t>
            </w:r>
            <w:r w:rsidRPr="00C154B0">
              <w:rPr>
                <w:rFonts w:ascii="Times New Roman" w:eastAsia="宋体" w:hAnsi="Times New Roman" w:cs="Times New Roman"/>
                <w:kern w:val="0"/>
                <w:sz w:val="16"/>
                <w:szCs w:val="16"/>
              </w:rPr>
              <w:t>eter, Skin conductance, IMU</w:t>
            </w:r>
          </w:p>
        </w:tc>
      </w:tr>
      <w:tr w:rsidR="00D766A9" w:rsidRPr="00C154B0" w14:paraId="382623DC" w14:textId="77777777" w:rsidTr="001B3DE1">
        <w:trPr>
          <w:cantSplit/>
          <w:trHeight w:val="1728"/>
        </w:trPr>
        <w:tc>
          <w:tcPr>
            <w:tcW w:w="1075" w:type="dxa"/>
            <w:tcBorders>
              <w:left w:val="single" w:sz="4" w:space="0" w:color="auto"/>
              <w:right w:val="single" w:sz="4" w:space="0" w:color="auto"/>
            </w:tcBorders>
            <w:textDirection w:val="btLr"/>
            <w:vAlign w:val="center"/>
          </w:tcPr>
          <w:p w14:paraId="2103FC56"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b/>
                <w:bCs/>
                <w:kern w:val="0"/>
                <w:sz w:val="16"/>
                <w:szCs w:val="16"/>
              </w:rPr>
              <w:t>Form factor</w:t>
            </w:r>
          </w:p>
        </w:tc>
        <w:tc>
          <w:tcPr>
            <w:tcW w:w="739" w:type="dxa"/>
            <w:tcBorders>
              <w:left w:val="single" w:sz="4" w:space="0" w:color="auto"/>
            </w:tcBorders>
            <w:textDirection w:val="btLr"/>
            <w:vAlign w:val="center"/>
          </w:tcPr>
          <w:p w14:paraId="30F43587"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Headband</w:t>
            </w:r>
          </w:p>
          <w:p w14:paraId="23B63E0F"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(Dreem headband)</w:t>
            </w:r>
          </w:p>
        </w:tc>
        <w:tc>
          <w:tcPr>
            <w:tcW w:w="893" w:type="dxa"/>
            <w:textDirection w:val="btLr"/>
            <w:vAlign w:val="center"/>
          </w:tcPr>
          <w:p w14:paraId="217779E7"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Wired headband</w:t>
            </w:r>
          </w:p>
        </w:tc>
        <w:tc>
          <w:tcPr>
            <w:tcW w:w="980" w:type="dxa"/>
            <w:textDirection w:val="btLr"/>
            <w:vAlign w:val="center"/>
          </w:tcPr>
          <w:p w14:paraId="7F8C4C16" w14:textId="77777777" w:rsidR="00D766A9" w:rsidRPr="00C154B0" w:rsidRDefault="00D766A9" w:rsidP="001B3DE1">
            <w:pPr>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Headband</w:t>
            </w:r>
          </w:p>
          <w:p w14:paraId="444FD889" w14:textId="77777777" w:rsidR="00D766A9" w:rsidRPr="00C154B0" w:rsidRDefault="00D766A9" w:rsidP="001B3DE1">
            <w:pPr>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(Sleep Profiler)</w:t>
            </w:r>
          </w:p>
        </w:tc>
        <w:tc>
          <w:tcPr>
            <w:tcW w:w="846" w:type="dxa"/>
            <w:textDirection w:val="btLr"/>
            <w:vAlign w:val="center"/>
          </w:tcPr>
          <w:p w14:paraId="4632D304"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Headband</w:t>
            </w:r>
          </w:p>
        </w:tc>
        <w:tc>
          <w:tcPr>
            <w:tcW w:w="856" w:type="dxa"/>
            <w:textDirection w:val="btLr"/>
            <w:vAlign w:val="center"/>
          </w:tcPr>
          <w:p w14:paraId="26D612BA"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Headband</w:t>
            </w:r>
          </w:p>
          <w:p w14:paraId="7D992DFA"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(Muse S)</w:t>
            </w:r>
          </w:p>
        </w:tc>
        <w:tc>
          <w:tcPr>
            <w:tcW w:w="563" w:type="dxa"/>
            <w:textDirection w:val="btLr"/>
            <w:vAlign w:val="center"/>
          </w:tcPr>
          <w:p w14:paraId="7885C9CD"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Head-face patch</w:t>
            </w:r>
          </w:p>
        </w:tc>
        <w:tc>
          <w:tcPr>
            <w:tcW w:w="846" w:type="dxa"/>
            <w:textDirection w:val="btLr"/>
            <w:vAlign w:val="center"/>
          </w:tcPr>
          <w:p w14:paraId="3F9BB296"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Wired Earpiece</w:t>
            </w:r>
          </w:p>
        </w:tc>
        <w:tc>
          <w:tcPr>
            <w:tcW w:w="614" w:type="dxa"/>
            <w:textDirection w:val="btLr"/>
            <w:vAlign w:val="center"/>
          </w:tcPr>
          <w:p w14:paraId="531EFABC" w14:textId="77777777" w:rsidR="00D766A9" w:rsidRPr="00C154B0" w:rsidRDefault="00D766A9" w:rsidP="001B3DE1">
            <w:pPr>
              <w:ind w:left="113" w:right="113"/>
              <w:jc w:val="center"/>
              <w:rPr>
                <w:rFonts w:ascii="Times New Roman" w:eastAsia="宋体" w:hAnsi="Times New Roman" w:cs="Times New Roman"/>
                <w:b/>
                <w:bCs/>
                <w:kern w:val="0"/>
                <w:sz w:val="16"/>
                <w:szCs w:val="16"/>
              </w:rPr>
            </w:pPr>
            <w:r w:rsidRPr="00C154B0">
              <w:rPr>
                <w:rFonts w:ascii="Times New Roman" w:eastAsia="宋体" w:hAnsi="Times New Roman" w:cs="Times New Roman"/>
                <w:kern w:val="0"/>
                <w:sz w:val="16"/>
                <w:szCs w:val="16"/>
              </w:rPr>
              <w:t>Electrophysiology</w:t>
            </w:r>
          </w:p>
        </w:tc>
        <w:tc>
          <w:tcPr>
            <w:tcW w:w="1604" w:type="dxa"/>
            <w:tcBorders>
              <w:right w:val="single" w:sz="4" w:space="0" w:color="auto"/>
            </w:tcBorders>
            <w:textDirection w:val="btLr"/>
            <w:vAlign w:val="center"/>
          </w:tcPr>
          <w:p w14:paraId="6685DAC2" w14:textId="77777777" w:rsidR="00D766A9" w:rsidRPr="00C154B0" w:rsidRDefault="00D766A9" w:rsidP="001B3DE1">
            <w:pPr>
              <w:ind w:left="113" w:right="113"/>
              <w:jc w:val="center"/>
              <w:rPr>
                <w:rFonts w:ascii="Times New Roman" w:eastAsia="宋体" w:hAnsi="Times New Roman" w:cs="Times New Roman"/>
                <w:kern w:val="0"/>
                <w:sz w:val="16"/>
                <w:szCs w:val="16"/>
              </w:rPr>
            </w:pPr>
            <w:r w:rsidRPr="00C154B0">
              <w:rPr>
                <w:rFonts w:ascii="Times New Roman" w:eastAsia="宋体" w:hAnsi="Times New Roman" w:cs="Times New Roman"/>
                <w:kern w:val="0"/>
                <w:sz w:val="16"/>
                <w:szCs w:val="16"/>
              </w:rPr>
              <w:t>EarSense</w:t>
            </w:r>
          </w:p>
        </w:tc>
      </w:tr>
    </w:tbl>
    <w:p w14:paraId="2A3A9187" w14:textId="77777777" w:rsidR="00D766A9" w:rsidRDefault="00D766A9" w:rsidP="00D766A9">
      <w:pPr>
        <w:jc w:val="center"/>
        <w:rPr>
          <w:rFonts w:ascii="Times New Roman" w:eastAsia="宋体" w:hAnsi="Times New Roman" w:cs="Times New Roman"/>
          <w:b/>
          <w:bCs/>
          <w:kern w:val="0"/>
        </w:rPr>
      </w:pPr>
      <w:r>
        <w:rPr>
          <w:rFonts w:ascii="Times New Roman" w:eastAsia="宋体" w:hAnsi="Times New Roman" w:cs="Times New Roman"/>
          <w:b/>
          <w:bCs/>
          <w:kern w:val="0"/>
        </w:rPr>
        <w:br w:type="page"/>
      </w:r>
    </w:p>
    <w:p w14:paraId="23EDC362" w14:textId="77777777" w:rsidR="00D766A9" w:rsidRDefault="00D766A9" w:rsidP="00D766A9">
      <w:pPr>
        <w:jc w:val="both"/>
        <w:rPr>
          <w:rFonts w:ascii="Times New Roman" w:eastAsia="宋体" w:hAnsi="Times New Roman" w:cs="Times New Roman"/>
          <w:kern w:val="0"/>
        </w:rPr>
      </w:pPr>
      <w:r w:rsidRPr="00B255FB">
        <w:rPr>
          <w:rFonts w:ascii="Times New Roman" w:eastAsia="宋体" w:hAnsi="Times New Roman" w:cs="Times New Roman"/>
          <w:b/>
          <w:bCs/>
          <w:kern w:val="0"/>
        </w:rPr>
        <w:lastRenderedPageBreak/>
        <w:t>Table S</w:t>
      </w:r>
      <w:r>
        <w:rPr>
          <w:rFonts w:ascii="Times New Roman" w:eastAsia="宋体" w:hAnsi="Times New Roman" w:cs="Times New Roman" w:hint="eastAsia"/>
          <w:b/>
          <w:bCs/>
          <w:kern w:val="0"/>
        </w:rPr>
        <w:t>8</w:t>
      </w:r>
      <w:r w:rsidRPr="00B255FB">
        <w:rPr>
          <w:rFonts w:ascii="Times New Roman" w:eastAsia="宋体" w:hAnsi="Times New Roman" w:cs="Times New Roman"/>
          <w:b/>
          <w:bCs/>
          <w:kern w:val="0"/>
        </w:rPr>
        <w:t>. User</w:t>
      </w:r>
      <w:r>
        <w:rPr>
          <w:rFonts w:ascii="Times New Roman" w:eastAsia="宋体" w:hAnsi="Times New Roman" w:cs="Times New Roman" w:hint="eastAsia"/>
          <w:b/>
          <w:bCs/>
          <w:kern w:val="0"/>
        </w:rPr>
        <w:t>-reported</w:t>
      </w:r>
      <w:r w:rsidRPr="00B255FB">
        <w:rPr>
          <w:rFonts w:ascii="Times New Roman" w:eastAsia="宋体" w:hAnsi="Times New Roman" w:cs="Times New Roman"/>
          <w:b/>
          <w:bCs/>
          <w:kern w:val="0"/>
        </w:rPr>
        <w:t xml:space="preserve"> wearability of the EarSense device </w:t>
      </w:r>
      <w:r>
        <w:rPr>
          <w:rFonts w:ascii="Times New Roman" w:eastAsia="宋体" w:hAnsi="Times New Roman" w:cs="Times New Roman" w:hint="eastAsia"/>
          <w:b/>
          <w:bCs/>
          <w:kern w:val="0"/>
        </w:rPr>
        <w:t>during overnight use</w:t>
      </w:r>
      <w:r w:rsidRPr="00B255FB">
        <w:rPr>
          <w:rFonts w:ascii="Times New Roman" w:eastAsia="宋体" w:hAnsi="Times New Roman" w:cs="Times New Roman"/>
          <w:b/>
          <w:bCs/>
          <w:kern w:val="0"/>
        </w:rPr>
        <w:t>.</w:t>
      </w:r>
      <w:r>
        <w:rPr>
          <w:rFonts w:ascii="Times New Roman" w:eastAsia="宋体" w:hAnsi="Times New Roman" w:cs="Times New Roman" w:hint="eastAsia"/>
          <w:kern w:val="0"/>
        </w:rPr>
        <w:t xml:space="preserve"> </w:t>
      </w:r>
      <w:r w:rsidRPr="005324BF">
        <w:rPr>
          <w:rFonts w:ascii="Times New Roman" w:eastAsia="宋体" w:hAnsi="Times New Roman" w:cs="Times New Roman"/>
          <w:kern w:val="0"/>
        </w:rPr>
        <w:t xml:space="preserve">Participants </w:t>
      </w:r>
      <w:r>
        <w:rPr>
          <w:rFonts w:ascii="Times New Roman" w:eastAsia="宋体" w:hAnsi="Times New Roman" w:cs="Times New Roman" w:hint="eastAsia"/>
          <w:kern w:val="0"/>
        </w:rPr>
        <w:t>reported</w:t>
      </w:r>
      <w:r w:rsidRPr="005324BF">
        <w:rPr>
          <w:rFonts w:ascii="Times New Roman" w:eastAsia="宋体" w:hAnsi="Times New Roman" w:cs="Times New Roman"/>
          <w:kern w:val="0"/>
        </w:rPr>
        <w:t xml:space="preserve"> side effects, wearing comfort (0–10), and willingness to replace PSG with EarSense (</w:t>
      </w:r>
      <w:r>
        <w:rPr>
          <w:rFonts w:ascii="Times New Roman" w:eastAsia="宋体" w:hAnsi="Times New Roman" w:cs="Times New Roman" w:hint="eastAsia"/>
          <w:kern w:val="0"/>
        </w:rPr>
        <w:t>0</w:t>
      </w:r>
      <w:r w:rsidRPr="005324BF">
        <w:rPr>
          <w:rFonts w:ascii="Times New Roman" w:eastAsia="宋体" w:hAnsi="Times New Roman" w:cs="Times New Roman"/>
          <w:kern w:val="0"/>
        </w:rPr>
        <w:t>–10) after overnight use. Scores are self-reported</w:t>
      </w:r>
      <w:r>
        <w:rPr>
          <w:rFonts w:ascii="Times New Roman" w:eastAsia="宋体" w:hAnsi="Times New Roman" w:cs="Times New Roman" w:hint="eastAsia"/>
          <w:kern w:val="0"/>
        </w:rPr>
        <w:t>, with</w:t>
      </w:r>
      <w:r w:rsidRPr="005324BF">
        <w:rPr>
          <w:rFonts w:ascii="Times New Roman" w:eastAsia="宋体" w:hAnsi="Times New Roman" w:cs="Times New Roman"/>
          <w:kern w:val="0"/>
        </w:rPr>
        <w:t xml:space="preserve"> higher values indicate greater comfort or preference.</w:t>
      </w:r>
      <w:r>
        <w:rPr>
          <w:rFonts w:ascii="Times New Roman" w:eastAsia="宋体" w:hAnsi="Times New Roman" w:cs="Times New Roman" w:hint="eastAsia"/>
          <w:kern w:val="0"/>
        </w:rPr>
        <w:t xml:space="preserve"> </w:t>
      </w:r>
      <w:r w:rsidRPr="005324BF">
        <w:rPr>
          <w:rFonts w:ascii="Times New Roman" w:eastAsia="宋体" w:hAnsi="Times New Roman" w:cs="Times New Roman"/>
          <w:kern w:val="0"/>
        </w:rPr>
        <w:t>For participants without concurrent PSG monitoring, representative images of PSG equipment were shown during survey administration.</w:t>
      </w:r>
    </w:p>
    <w:tbl>
      <w:tblPr>
        <w:tblStyle w:val="21"/>
        <w:tblW w:w="8548" w:type="dxa"/>
        <w:jc w:val="center"/>
        <w:tblBorders>
          <w:top w:val="none" w:sz="0" w:space="0" w:color="auto"/>
          <w:bottom w:val="none" w:sz="0" w:space="0" w:color="auto"/>
        </w:tblBorders>
        <w:tblLook w:val="04A0" w:firstRow="1" w:lastRow="0" w:firstColumn="1" w:lastColumn="0" w:noHBand="0" w:noVBand="1"/>
      </w:tblPr>
      <w:tblGrid>
        <w:gridCol w:w="1530"/>
        <w:gridCol w:w="2744"/>
        <w:gridCol w:w="2137"/>
        <w:gridCol w:w="2137"/>
      </w:tblGrid>
      <w:tr w:rsidR="00D766A9" w14:paraId="32203B2A" w14:textId="77777777" w:rsidTr="001B3DE1">
        <w:trPr>
          <w:cnfStyle w:val="100000000000" w:firstRow="1" w:lastRow="0" w:firstColumn="0" w:lastColumn="0" w:oddVBand="0" w:evenVBand="0" w:oddHBand="0"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auto"/>
              <w:bottom w:val="single" w:sz="4" w:space="0" w:color="auto"/>
            </w:tcBorders>
            <w:vAlign w:val="center"/>
          </w:tcPr>
          <w:p w14:paraId="736D4A2F" w14:textId="77777777" w:rsidR="00D766A9" w:rsidRPr="00252C7D" w:rsidRDefault="00D766A9" w:rsidP="001B3DE1">
            <w:pPr>
              <w:pStyle w:val="ae"/>
              <w:jc w:val="center"/>
              <w:rPr>
                <w:sz w:val="16"/>
                <w:szCs w:val="16"/>
              </w:rPr>
            </w:pPr>
            <w:r w:rsidRPr="00252C7D">
              <w:rPr>
                <w:sz w:val="16"/>
                <w:szCs w:val="16"/>
              </w:rPr>
              <w:t>Subject</w:t>
            </w:r>
          </w:p>
        </w:tc>
        <w:tc>
          <w:tcPr>
            <w:tcW w:w="2744" w:type="dxa"/>
            <w:tcBorders>
              <w:top w:val="single" w:sz="4" w:space="0" w:color="auto"/>
              <w:bottom w:val="single" w:sz="4" w:space="0" w:color="auto"/>
            </w:tcBorders>
            <w:vAlign w:val="center"/>
          </w:tcPr>
          <w:p w14:paraId="42C3E722" w14:textId="77777777" w:rsidR="00D766A9" w:rsidRPr="00252C7D" w:rsidRDefault="00D766A9" w:rsidP="001B3DE1">
            <w:pPr>
              <w:pStyle w:val="ae"/>
              <w:jc w:val="center"/>
              <w:cnfStyle w:val="100000000000" w:firstRow="1" w:lastRow="0" w:firstColumn="0" w:lastColumn="0" w:oddVBand="0" w:evenVBand="0" w:oddHBand="0" w:evenHBand="0" w:firstRowFirstColumn="0" w:firstRowLastColumn="0" w:lastRowFirstColumn="0" w:lastRowLastColumn="0"/>
              <w:rPr>
                <w:sz w:val="16"/>
                <w:szCs w:val="16"/>
              </w:rPr>
            </w:pPr>
            <w:r w:rsidRPr="00252C7D">
              <w:rPr>
                <w:sz w:val="16"/>
                <w:szCs w:val="16"/>
              </w:rPr>
              <w:t>Any side effect?</w:t>
            </w:r>
          </w:p>
        </w:tc>
        <w:tc>
          <w:tcPr>
            <w:tcW w:w="2137" w:type="dxa"/>
            <w:tcBorders>
              <w:top w:val="single" w:sz="4" w:space="0" w:color="auto"/>
              <w:bottom w:val="single" w:sz="4" w:space="0" w:color="auto"/>
            </w:tcBorders>
            <w:vAlign w:val="center"/>
          </w:tcPr>
          <w:p w14:paraId="7086D924" w14:textId="77777777" w:rsidR="00D766A9" w:rsidRPr="00252C7D" w:rsidRDefault="00D766A9" w:rsidP="001B3DE1">
            <w:pPr>
              <w:pStyle w:val="ae"/>
              <w:jc w:val="center"/>
              <w:cnfStyle w:val="100000000000" w:firstRow="1" w:lastRow="0" w:firstColumn="0" w:lastColumn="0" w:oddVBand="0" w:evenVBand="0" w:oddHBand="0" w:evenHBand="0" w:firstRowFirstColumn="0" w:firstRowLastColumn="0" w:lastRowFirstColumn="0" w:lastRowLastColumn="0"/>
              <w:rPr>
                <w:sz w:val="16"/>
                <w:szCs w:val="16"/>
              </w:rPr>
            </w:pPr>
            <w:r w:rsidRPr="00252C7D">
              <w:rPr>
                <w:sz w:val="16"/>
                <w:szCs w:val="16"/>
              </w:rPr>
              <w:t>Wearing Comfort</w:t>
            </w:r>
          </w:p>
          <w:p w14:paraId="00453976" w14:textId="77777777" w:rsidR="00D766A9" w:rsidRPr="00252C7D" w:rsidRDefault="00D766A9" w:rsidP="001B3DE1">
            <w:pPr>
              <w:pStyle w:val="ae"/>
              <w:jc w:val="center"/>
              <w:cnfStyle w:val="100000000000" w:firstRow="1" w:lastRow="0" w:firstColumn="0" w:lastColumn="0" w:oddVBand="0" w:evenVBand="0" w:oddHBand="0" w:evenHBand="0" w:firstRowFirstColumn="0" w:firstRowLastColumn="0" w:lastRowFirstColumn="0" w:lastRowLastColumn="0"/>
              <w:rPr>
                <w:sz w:val="16"/>
                <w:szCs w:val="16"/>
              </w:rPr>
            </w:pPr>
            <w:r w:rsidRPr="00252C7D">
              <w:rPr>
                <w:sz w:val="16"/>
                <w:szCs w:val="16"/>
              </w:rPr>
              <w:t>(score from 0 -10)</w:t>
            </w:r>
          </w:p>
        </w:tc>
        <w:tc>
          <w:tcPr>
            <w:tcW w:w="2137" w:type="dxa"/>
            <w:tcBorders>
              <w:top w:val="single" w:sz="4" w:space="0" w:color="auto"/>
              <w:bottom w:val="single" w:sz="4" w:space="0" w:color="auto"/>
            </w:tcBorders>
            <w:vAlign w:val="center"/>
          </w:tcPr>
          <w:p w14:paraId="7ABA0F3F" w14:textId="77777777" w:rsidR="00D766A9" w:rsidRPr="00252C7D" w:rsidRDefault="00D766A9" w:rsidP="001B3DE1">
            <w:pPr>
              <w:pStyle w:val="ae"/>
              <w:jc w:val="center"/>
              <w:cnfStyle w:val="100000000000" w:firstRow="1" w:lastRow="0" w:firstColumn="0" w:lastColumn="0" w:oddVBand="0" w:evenVBand="0" w:oddHBand="0" w:evenHBand="0" w:firstRowFirstColumn="0" w:firstRowLastColumn="0" w:lastRowFirstColumn="0" w:lastRowLastColumn="0"/>
              <w:rPr>
                <w:sz w:val="16"/>
                <w:szCs w:val="16"/>
              </w:rPr>
            </w:pPr>
            <w:r w:rsidRPr="00252C7D">
              <w:rPr>
                <w:sz w:val="16"/>
                <w:szCs w:val="16"/>
              </w:rPr>
              <w:t>Replace over PSG</w:t>
            </w:r>
          </w:p>
          <w:p w14:paraId="4EE7EA9C" w14:textId="77777777" w:rsidR="00D766A9" w:rsidRPr="00252C7D" w:rsidRDefault="00D766A9" w:rsidP="001B3DE1">
            <w:pPr>
              <w:pStyle w:val="ae"/>
              <w:jc w:val="center"/>
              <w:cnfStyle w:val="100000000000" w:firstRow="1" w:lastRow="0" w:firstColumn="0" w:lastColumn="0" w:oddVBand="0" w:evenVBand="0" w:oddHBand="0" w:evenHBand="0" w:firstRowFirstColumn="0" w:firstRowLastColumn="0" w:lastRowFirstColumn="0" w:lastRowLastColumn="0"/>
              <w:rPr>
                <w:sz w:val="16"/>
                <w:szCs w:val="16"/>
              </w:rPr>
            </w:pPr>
            <w:r w:rsidRPr="00252C7D">
              <w:rPr>
                <w:sz w:val="16"/>
                <w:szCs w:val="16"/>
              </w:rPr>
              <w:t>(score from 0-10)</w:t>
            </w:r>
          </w:p>
        </w:tc>
      </w:tr>
      <w:tr w:rsidR="00D766A9" w14:paraId="3E8339B5"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auto"/>
              <w:bottom w:val="none" w:sz="0" w:space="0" w:color="auto"/>
            </w:tcBorders>
            <w:vAlign w:val="center"/>
          </w:tcPr>
          <w:p w14:paraId="198A8198" w14:textId="77777777" w:rsidR="00D766A9" w:rsidRPr="00252C7D" w:rsidRDefault="00D766A9" w:rsidP="001B3DE1">
            <w:pPr>
              <w:pStyle w:val="ae"/>
              <w:jc w:val="center"/>
              <w:rPr>
                <w:b w:val="0"/>
                <w:bCs w:val="0"/>
                <w:sz w:val="16"/>
                <w:szCs w:val="16"/>
              </w:rPr>
            </w:pPr>
            <w:r w:rsidRPr="00252C7D">
              <w:rPr>
                <w:b w:val="0"/>
                <w:bCs w:val="0"/>
                <w:sz w:val="16"/>
                <w:szCs w:val="16"/>
              </w:rPr>
              <w:t>Healthy_1</w:t>
            </w:r>
          </w:p>
        </w:tc>
        <w:tc>
          <w:tcPr>
            <w:tcW w:w="2744" w:type="dxa"/>
            <w:tcBorders>
              <w:top w:val="single" w:sz="4" w:space="0" w:color="auto"/>
              <w:bottom w:val="none" w:sz="0" w:space="0" w:color="auto"/>
            </w:tcBorders>
            <w:vAlign w:val="center"/>
          </w:tcPr>
          <w:p w14:paraId="719A54B2"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single" w:sz="4" w:space="0" w:color="auto"/>
              <w:bottom w:val="none" w:sz="0" w:space="0" w:color="auto"/>
            </w:tcBorders>
            <w:vAlign w:val="center"/>
          </w:tcPr>
          <w:p w14:paraId="48B01E82"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c>
          <w:tcPr>
            <w:tcW w:w="2137" w:type="dxa"/>
            <w:tcBorders>
              <w:top w:val="single" w:sz="4" w:space="0" w:color="auto"/>
              <w:bottom w:val="none" w:sz="0" w:space="0" w:color="auto"/>
            </w:tcBorders>
            <w:vAlign w:val="center"/>
          </w:tcPr>
          <w:p w14:paraId="278F4628"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4CA1B3C4"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B49B20A" w14:textId="77777777" w:rsidR="00D766A9" w:rsidRPr="00252C7D" w:rsidRDefault="00D766A9" w:rsidP="001B3DE1">
            <w:pPr>
              <w:pStyle w:val="ae"/>
              <w:jc w:val="center"/>
              <w:rPr>
                <w:b w:val="0"/>
                <w:bCs w:val="0"/>
                <w:sz w:val="16"/>
                <w:szCs w:val="16"/>
              </w:rPr>
            </w:pPr>
            <w:r w:rsidRPr="00252C7D">
              <w:rPr>
                <w:b w:val="0"/>
                <w:bCs w:val="0"/>
                <w:sz w:val="16"/>
                <w:szCs w:val="16"/>
              </w:rPr>
              <w:t>Healthy_2</w:t>
            </w:r>
          </w:p>
        </w:tc>
        <w:tc>
          <w:tcPr>
            <w:tcW w:w="2744" w:type="dxa"/>
            <w:vAlign w:val="center"/>
          </w:tcPr>
          <w:p w14:paraId="654008F1"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64A3E130"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c>
          <w:tcPr>
            <w:tcW w:w="2137" w:type="dxa"/>
            <w:vAlign w:val="center"/>
          </w:tcPr>
          <w:p w14:paraId="7E02CDE5"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736A6A21"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727A3D7E" w14:textId="77777777" w:rsidR="00D766A9" w:rsidRPr="00252C7D" w:rsidRDefault="00D766A9" w:rsidP="001B3DE1">
            <w:pPr>
              <w:pStyle w:val="ae"/>
              <w:jc w:val="center"/>
              <w:rPr>
                <w:b w:val="0"/>
                <w:bCs w:val="0"/>
                <w:sz w:val="16"/>
                <w:szCs w:val="16"/>
              </w:rPr>
            </w:pPr>
            <w:r w:rsidRPr="00252C7D">
              <w:rPr>
                <w:b w:val="0"/>
                <w:bCs w:val="0"/>
                <w:sz w:val="16"/>
                <w:szCs w:val="16"/>
              </w:rPr>
              <w:t>Healthy_3</w:t>
            </w:r>
          </w:p>
        </w:tc>
        <w:tc>
          <w:tcPr>
            <w:tcW w:w="2744" w:type="dxa"/>
            <w:tcBorders>
              <w:top w:val="none" w:sz="0" w:space="0" w:color="auto"/>
              <w:bottom w:val="none" w:sz="0" w:space="0" w:color="auto"/>
            </w:tcBorders>
            <w:vAlign w:val="center"/>
          </w:tcPr>
          <w:p w14:paraId="5695FC10"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52F3E43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c>
          <w:tcPr>
            <w:tcW w:w="2137" w:type="dxa"/>
            <w:tcBorders>
              <w:top w:val="none" w:sz="0" w:space="0" w:color="auto"/>
              <w:bottom w:val="none" w:sz="0" w:space="0" w:color="auto"/>
            </w:tcBorders>
            <w:vAlign w:val="center"/>
          </w:tcPr>
          <w:p w14:paraId="71876CEB"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9</w:t>
            </w:r>
          </w:p>
        </w:tc>
      </w:tr>
      <w:tr w:rsidR="00D766A9" w14:paraId="2C4B2175"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4767071" w14:textId="77777777" w:rsidR="00D766A9" w:rsidRPr="00252C7D" w:rsidRDefault="00D766A9" w:rsidP="001B3DE1">
            <w:pPr>
              <w:pStyle w:val="ae"/>
              <w:jc w:val="center"/>
              <w:rPr>
                <w:b w:val="0"/>
                <w:bCs w:val="0"/>
                <w:sz w:val="16"/>
                <w:szCs w:val="16"/>
              </w:rPr>
            </w:pPr>
            <w:r w:rsidRPr="00252C7D">
              <w:rPr>
                <w:b w:val="0"/>
                <w:bCs w:val="0"/>
                <w:sz w:val="16"/>
                <w:szCs w:val="16"/>
              </w:rPr>
              <w:t>Healthy_4</w:t>
            </w:r>
          </w:p>
        </w:tc>
        <w:tc>
          <w:tcPr>
            <w:tcW w:w="2744" w:type="dxa"/>
            <w:vAlign w:val="center"/>
          </w:tcPr>
          <w:p w14:paraId="5EC49403"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Need to hold posture to avoid device falling off</w:t>
            </w:r>
          </w:p>
        </w:tc>
        <w:tc>
          <w:tcPr>
            <w:tcW w:w="2137" w:type="dxa"/>
            <w:vAlign w:val="center"/>
          </w:tcPr>
          <w:p w14:paraId="366F25AF"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c>
          <w:tcPr>
            <w:tcW w:w="2137" w:type="dxa"/>
            <w:vAlign w:val="center"/>
          </w:tcPr>
          <w:p w14:paraId="6105884F"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643C1EA1"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594F486A" w14:textId="77777777" w:rsidR="00D766A9" w:rsidRPr="00252C7D" w:rsidRDefault="00D766A9" w:rsidP="001B3DE1">
            <w:pPr>
              <w:pStyle w:val="ae"/>
              <w:jc w:val="center"/>
              <w:rPr>
                <w:b w:val="0"/>
                <w:bCs w:val="0"/>
                <w:sz w:val="16"/>
                <w:szCs w:val="16"/>
              </w:rPr>
            </w:pPr>
            <w:r w:rsidRPr="00252C7D">
              <w:rPr>
                <w:b w:val="0"/>
                <w:bCs w:val="0"/>
                <w:sz w:val="16"/>
                <w:szCs w:val="16"/>
              </w:rPr>
              <w:t>Healthy_5</w:t>
            </w:r>
          </w:p>
        </w:tc>
        <w:tc>
          <w:tcPr>
            <w:tcW w:w="2744" w:type="dxa"/>
            <w:tcBorders>
              <w:top w:val="none" w:sz="0" w:space="0" w:color="auto"/>
              <w:bottom w:val="none" w:sz="0" w:space="0" w:color="auto"/>
            </w:tcBorders>
            <w:vAlign w:val="center"/>
          </w:tcPr>
          <w:p w14:paraId="5199EC37"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1907CE6D"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9</w:t>
            </w:r>
          </w:p>
        </w:tc>
        <w:tc>
          <w:tcPr>
            <w:tcW w:w="2137" w:type="dxa"/>
            <w:tcBorders>
              <w:top w:val="none" w:sz="0" w:space="0" w:color="auto"/>
              <w:bottom w:val="none" w:sz="0" w:space="0" w:color="auto"/>
            </w:tcBorders>
            <w:vAlign w:val="center"/>
          </w:tcPr>
          <w:p w14:paraId="5B86FA45"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2ED302EF"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716FE01A" w14:textId="77777777" w:rsidR="00D766A9" w:rsidRPr="00252C7D" w:rsidRDefault="00D766A9" w:rsidP="001B3DE1">
            <w:pPr>
              <w:pStyle w:val="ae"/>
              <w:jc w:val="center"/>
              <w:rPr>
                <w:b w:val="0"/>
                <w:bCs w:val="0"/>
                <w:sz w:val="16"/>
                <w:szCs w:val="16"/>
              </w:rPr>
            </w:pPr>
            <w:r w:rsidRPr="00252C7D">
              <w:rPr>
                <w:b w:val="0"/>
                <w:bCs w:val="0"/>
                <w:sz w:val="16"/>
                <w:szCs w:val="16"/>
              </w:rPr>
              <w:t>Healthy_6</w:t>
            </w:r>
          </w:p>
        </w:tc>
        <w:tc>
          <w:tcPr>
            <w:tcW w:w="2744" w:type="dxa"/>
            <w:vAlign w:val="center"/>
          </w:tcPr>
          <w:p w14:paraId="6BF52893"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3722753B"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5</w:t>
            </w:r>
          </w:p>
        </w:tc>
        <w:tc>
          <w:tcPr>
            <w:tcW w:w="2137" w:type="dxa"/>
            <w:vAlign w:val="center"/>
          </w:tcPr>
          <w:p w14:paraId="3FF82C94"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7</w:t>
            </w:r>
          </w:p>
        </w:tc>
      </w:tr>
      <w:tr w:rsidR="00D766A9" w14:paraId="701DC557"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70244424" w14:textId="77777777" w:rsidR="00D766A9" w:rsidRPr="00252C7D" w:rsidRDefault="00D766A9" w:rsidP="001B3DE1">
            <w:pPr>
              <w:pStyle w:val="ae"/>
              <w:jc w:val="center"/>
              <w:rPr>
                <w:b w:val="0"/>
                <w:bCs w:val="0"/>
                <w:sz w:val="16"/>
                <w:szCs w:val="16"/>
              </w:rPr>
            </w:pPr>
            <w:r w:rsidRPr="00252C7D">
              <w:rPr>
                <w:b w:val="0"/>
                <w:bCs w:val="0"/>
                <w:sz w:val="16"/>
                <w:szCs w:val="16"/>
              </w:rPr>
              <w:t>Healthy_7</w:t>
            </w:r>
          </w:p>
        </w:tc>
        <w:tc>
          <w:tcPr>
            <w:tcW w:w="2744" w:type="dxa"/>
            <w:tcBorders>
              <w:top w:val="none" w:sz="0" w:space="0" w:color="auto"/>
              <w:bottom w:val="none" w:sz="0" w:space="0" w:color="auto"/>
            </w:tcBorders>
            <w:vAlign w:val="center"/>
          </w:tcPr>
          <w:p w14:paraId="3A57178F"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3A2F93CE"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7</w:t>
            </w:r>
          </w:p>
        </w:tc>
        <w:tc>
          <w:tcPr>
            <w:tcW w:w="2137" w:type="dxa"/>
            <w:tcBorders>
              <w:top w:val="none" w:sz="0" w:space="0" w:color="auto"/>
              <w:bottom w:val="none" w:sz="0" w:space="0" w:color="auto"/>
            </w:tcBorders>
            <w:vAlign w:val="center"/>
          </w:tcPr>
          <w:p w14:paraId="4E460AEB"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9</w:t>
            </w:r>
          </w:p>
        </w:tc>
      </w:tr>
      <w:tr w:rsidR="00D766A9" w14:paraId="6DD5C55A"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12890FE" w14:textId="77777777" w:rsidR="00D766A9" w:rsidRPr="00252C7D" w:rsidRDefault="00D766A9" w:rsidP="001B3DE1">
            <w:pPr>
              <w:pStyle w:val="ae"/>
              <w:jc w:val="center"/>
              <w:rPr>
                <w:b w:val="0"/>
                <w:bCs w:val="0"/>
                <w:sz w:val="16"/>
                <w:szCs w:val="16"/>
              </w:rPr>
            </w:pPr>
            <w:r w:rsidRPr="00252C7D">
              <w:rPr>
                <w:b w:val="0"/>
                <w:bCs w:val="0"/>
                <w:sz w:val="16"/>
                <w:szCs w:val="16"/>
              </w:rPr>
              <w:t>Healthy_8</w:t>
            </w:r>
          </w:p>
        </w:tc>
        <w:tc>
          <w:tcPr>
            <w:tcW w:w="2744" w:type="dxa"/>
            <w:vAlign w:val="center"/>
          </w:tcPr>
          <w:p w14:paraId="4C4F39D0"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1669BCBA"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9</w:t>
            </w:r>
          </w:p>
        </w:tc>
        <w:tc>
          <w:tcPr>
            <w:tcW w:w="2137" w:type="dxa"/>
            <w:vAlign w:val="center"/>
          </w:tcPr>
          <w:p w14:paraId="7179EF14"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1DDA416B"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3D010DE6" w14:textId="77777777" w:rsidR="00D766A9" w:rsidRPr="00252C7D" w:rsidRDefault="00D766A9" w:rsidP="001B3DE1">
            <w:pPr>
              <w:pStyle w:val="ae"/>
              <w:jc w:val="center"/>
              <w:rPr>
                <w:b w:val="0"/>
                <w:bCs w:val="0"/>
                <w:sz w:val="16"/>
                <w:szCs w:val="16"/>
              </w:rPr>
            </w:pPr>
            <w:r w:rsidRPr="00252C7D">
              <w:rPr>
                <w:b w:val="0"/>
                <w:bCs w:val="0"/>
                <w:sz w:val="16"/>
                <w:szCs w:val="16"/>
              </w:rPr>
              <w:t>Healthy_9</w:t>
            </w:r>
          </w:p>
        </w:tc>
        <w:tc>
          <w:tcPr>
            <w:tcW w:w="2744" w:type="dxa"/>
            <w:tcBorders>
              <w:top w:val="none" w:sz="0" w:space="0" w:color="auto"/>
              <w:bottom w:val="none" w:sz="0" w:space="0" w:color="auto"/>
            </w:tcBorders>
            <w:vAlign w:val="center"/>
          </w:tcPr>
          <w:p w14:paraId="6C7F024D"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5F882454"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c>
          <w:tcPr>
            <w:tcW w:w="2137" w:type="dxa"/>
            <w:tcBorders>
              <w:top w:val="none" w:sz="0" w:space="0" w:color="auto"/>
              <w:bottom w:val="none" w:sz="0" w:space="0" w:color="auto"/>
            </w:tcBorders>
            <w:vAlign w:val="center"/>
          </w:tcPr>
          <w:p w14:paraId="04E69B23"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61CB143C"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90C6615" w14:textId="77777777" w:rsidR="00D766A9" w:rsidRPr="00252C7D" w:rsidRDefault="00D766A9" w:rsidP="001B3DE1">
            <w:pPr>
              <w:pStyle w:val="ae"/>
              <w:jc w:val="center"/>
              <w:rPr>
                <w:b w:val="0"/>
                <w:bCs w:val="0"/>
                <w:sz w:val="16"/>
                <w:szCs w:val="16"/>
              </w:rPr>
            </w:pPr>
            <w:r w:rsidRPr="00252C7D">
              <w:rPr>
                <w:b w:val="0"/>
                <w:bCs w:val="0"/>
                <w:sz w:val="16"/>
                <w:szCs w:val="16"/>
              </w:rPr>
              <w:t>Healthy_10</w:t>
            </w:r>
          </w:p>
        </w:tc>
        <w:tc>
          <w:tcPr>
            <w:tcW w:w="2744" w:type="dxa"/>
            <w:vAlign w:val="center"/>
          </w:tcPr>
          <w:p w14:paraId="4BB52705"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7FA6BA29"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c>
          <w:tcPr>
            <w:tcW w:w="2137" w:type="dxa"/>
            <w:vAlign w:val="center"/>
          </w:tcPr>
          <w:p w14:paraId="3A40C4CF"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r>
      <w:tr w:rsidR="00D766A9" w14:paraId="09881BC5"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46D4363C" w14:textId="77777777" w:rsidR="00D766A9" w:rsidRPr="00252C7D" w:rsidRDefault="00D766A9" w:rsidP="001B3DE1">
            <w:pPr>
              <w:pStyle w:val="ae"/>
              <w:jc w:val="center"/>
              <w:rPr>
                <w:b w:val="0"/>
                <w:bCs w:val="0"/>
                <w:sz w:val="16"/>
                <w:szCs w:val="16"/>
              </w:rPr>
            </w:pPr>
            <w:r w:rsidRPr="00252C7D">
              <w:rPr>
                <w:b w:val="0"/>
                <w:bCs w:val="0"/>
                <w:sz w:val="16"/>
                <w:szCs w:val="16"/>
              </w:rPr>
              <w:t>Healthy_11</w:t>
            </w:r>
          </w:p>
        </w:tc>
        <w:tc>
          <w:tcPr>
            <w:tcW w:w="2744" w:type="dxa"/>
            <w:tcBorders>
              <w:top w:val="none" w:sz="0" w:space="0" w:color="auto"/>
              <w:bottom w:val="none" w:sz="0" w:space="0" w:color="auto"/>
            </w:tcBorders>
            <w:vAlign w:val="center"/>
          </w:tcPr>
          <w:p w14:paraId="56317FF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44076E0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c>
          <w:tcPr>
            <w:tcW w:w="2137" w:type="dxa"/>
            <w:tcBorders>
              <w:top w:val="none" w:sz="0" w:space="0" w:color="auto"/>
              <w:bottom w:val="none" w:sz="0" w:space="0" w:color="auto"/>
            </w:tcBorders>
            <w:vAlign w:val="center"/>
          </w:tcPr>
          <w:p w14:paraId="6C1555C3"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r>
      <w:tr w:rsidR="00D766A9" w14:paraId="3067D6C7"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59E06D8" w14:textId="77777777" w:rsidR="00D766A9" w:rsidRPr="00252C7D" w:rsidRDefault="00D766A9" w:rsidP="001B3DE1">
            <w:pPr>
              <w:pStyle w:val="ae"/>
              <w:jc w:val="center"/>
              <w:rPr>
                <w:b w:val="0"/>
                <w:bCs w:val="0"/>
                <w:sz w:val="16"/>
                <w:szCs w:val="16"/>
              </w:rPr>
            </w:pPr>
            <w:r w:rsidRPr="00252C7D">
              <w:rPr>
                <w:b w:val="0"/>
                <w:bCs w:val="0"/>
                <w:sz w:val="16"/>
                <w:szCs w:val="16"/>
              </w:rPr>
              <w:t>Healthy_12</w:t>
            </w:r>
          </w:p>
        </w:tc>
        <w:tc>
          <w:tcPr>
            <w:tcW w:w="2744" w:type="dxa"/>
            <w:vAlign w:val="center"/>
          </w:tcPr>
          <w:p w14:paraId="5A7961BC"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7DA75E42"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c>
          <w:tcPr>
            <w:tcW w:w="2137" w:type="dxa"/>
            <w:vAlign w:val="center"/>
          </w:tcPr>
          <w:p w14:paraId="18D7F893"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r>
      <w:tr w:rsidR="00D766A9" w14:paraId="170B0285"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1AA74CB0" w14:textId="77777777" w:rsidR="00D766A9" w:rsidRPr="00252C7D" w:rsidRDefault="00D766A9" w:rsidP="001B3DE1">
            <w:pPr>
              <w:pStyle w:val="ae"/>
              <w:jc w:val="center"/>
              <w:rPr>
                <w:b w:val="0"/>
                <w:bCs w:val="0"/>
                <w:sz w:val="16"/>
                <w:szCs w:val="16"/>
              </w:rPr>
            </w:pPr>
            <w:r w:rsidRPr="00252C7D">
              <w:rPr>
                <w:b w:val="0"/>
                <w:bCs w:val="0"/>
                <w:sz w:val="16"/>
                <w:szCs w:val="16"/>
              </w:rPr>
              <w:t>Healthy_13</w:t>
            </w:r>
          </w:p>
        </w:tc>
        <w:tc>
          <w:tcPr>
            <w:tcW w:w="2744" w:type="dxa"/>
            <w:tcBorders>
              <w:top w:val="none" w:sz="0" w:space="0" w:color="auto"/>
              <w:bottom w:val="none" w:sz="0" w:space="0" w:color="auto"/>
            </w:tcBorders>
            <w:vAlign w:val="center"/>
          </w:tcPr>
          <w:p w14:paraId="1F35BED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6BE76C89"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c>
          <w:tcPr>
            <w:tcW w:w="2137" w:type="dxa"/>
            <w:tcBorders>
              <w:top w:val="none" w:sz="0" w:space="0" w:color="auto"/>
              <w:bottom w:val="none" w:sz="0" w:space="0" w:color="auto"/>
            </w:tcBorders>
            <w:vAlign w:val="center"/>
          </w:tcPr>
          <w:p w14:paraId="283BBE94"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0FD0B36D"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C6C5820" w14:textId="77777777" w:rsidR="00D766A9" w:rsidRPr="00252C7D" w:rsidRDefault="00D766A9" w:rsidP="001B3DE1">
            <w:pPr>
              <w:pStyle w:val="ae"/>
              <w:jc w:val="center"/>
              <w:rPr>
                <w:b w:val="0"/>
                <w:bCs w:val="0"/>
                <w:sz w:val="16"/>
                <w:szCs w:val="16"/>
              </w:rPr>
            </w:pPr>
            <w:r w:rsidRPr="00252C7D">
              <w:rPr>
                <w:b w:val="0"/>
                <w:bCs w:val="0"/>
                <w:sz w:val="16"/>
                <w:szCs w:val="16"/>
              </w:rPr>
              <w:t>Healthy_14</w:t>
            </w:r>
          </w:p>
        </w:tc>
        <w:tc>
          <w:tcPr>
            <w:tcW w:w="2744" w:type="dxa"/>
            <w:vAlign w:val="center"/>
          </w:tcPr>
          <w:p w14:paraId="037D72C2"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7EA8399D"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6</w:t>
            </w:r>
          </w:p>
        </w:tc>
        <w:tc>
          <w:tcPr>
            <w:tcW w:w="2137" w:type="dxa"/>
            <w:vAlign w:val="center"/>
          </w:tcPr>
          <w:p w14:paraId="16B744A2"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7</w:t>
            </w:r>
          </w:p>
        </w:tc>
      </w:tr>
      <w:tr w:rsidR="00D766A9" w14:paraId="4DD4CE68"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54801564" w14:textId="77777777" w:rsidR="00D766A9" w:rsidRPr="00252C7D" w:rsidRDefault="00D766A9" w:rsidP="001B3DE1">
            <w:pPr>
              <w:pStyle w:val="ae"/>
              <w:jc w:val="center"/>
              <w:rPr>
                <w:b w:val="0"/>
                <w:bCs w:val="0"/>
                <w:sz w:val="16"/>
                <w:szCs w:val="16"/>
              </w:rPr>
            </w:pPr>
            <w:r w:rsidRPr="00252C7D">
              <w:rPr>
                <w:b w:val="0"/>
                <w:bCs w:val="0"/>
                <w:sz w:val="16"/>
                <w:szCs w:val="16"/>
              </w:rPr>
              <w:t>Healthy_15</w:t>
            </w:r>
          </w:p>
        </w:tc>
        <w:tc>
          <w:tcPr>
            <w:tcW w:w="2744" w:type="dxa"/>
            <w:tcBorders>
              <w:top w:val="none" w:sz="0" w:space="0" w:color="auto"/>
              <w:bottom w:val="none" w:sz="0" w:space="0" w:color="auto"/>
            </w:tcBorders>
            <w:vAlign w:val="center"/>
          </w:tcPr>
          <w:p w14:paraId="50C19164"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2CF39108"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c>
          <w:tcPr>
            <w:tcW w:w="2137" w:type="dxa"/>
            <w:tcBorders>
              <w:top w:val="none" w:sz="0" w:space="0" w:color="auto"/>
              <w:bottom w:val="none" w:sz="0" w:space="0" w:color="auto"/>
            </w:tcBorders>
            <w:vAlign w:val="center"/>
          </w:tcPr>
          <w:p w14:paraId="170FA25F"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66382BB5"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77FF58F3" w14:textId="77777777" w:rsidR="00D766A9" w:rsidRPr="00252C7D" w:rsidRDefault="00D766A9" w:rsidP="001B3DE1">
            <w:pPr>
              <w:pStyle w:val="ae"/>
              <w:jc w:val="center"/>
              <w:rPr>
                <w:b w:val="0"/>
                <w:bCs w:val="0"/>
                <w:sz w:val="16"/>
                <w:szCs w:val="16"/>
              </w:rPr>
            </w:pPr>
            <w:r w:rsidRPr="00252C7D">
              <w:rPr>
                <w:b w:val="0"/>
                <w:bCs w:val="0"/>
                <w:sz w:val="16"/>
                <w:szCs w:val="16"/>
              </w:rPr>
              <w:t>Healthy_16</w:t>
            </w:r>
          </w:p>
        </w:tc>
        <w:tc>
          <w:tcPr>
            <w:tcW w:w="2744" w:type="dxa"/>
            <w:vAlign w:val="center"/>
          </w:tcPr>
          <w:p w14:paraId="1A045512"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33405182"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c>
          <w:tcPr>
            <w:tcW w:w="2137" w:type="dxa"/>
            <w:vAlign w:val="center"/>
          </w:tcPr>
          <w:p w14:paraId="4583A405"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8</w:t>
            </w:r>
          </w:p>
        </w:tc>
      </w:tr>
      <w:tr w:rsidR="00D766A9" w14:paraId="16B2CDF9"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13F19B12" w14:textId="77777777" w:rsidR="00D766A9" w:rsidRPr="00252C7D" w:rsidRDefault="00D766A9" w:rsidP="001B3DE1">
            <w:pPr>
              <w:pStyle w:val="ae"/>
              <w:jc w:val="center"/>
              <w:rPr>
                <w:b w:val="0"/>
                <w:bCs w:val="0"/>
                <w:sz w:val="16"/>
                <w:szCs w:val="16"/>
              </w:rPr>
            </w:pPr>
            <w:r w:rsidRPr="00252C7D">
              <w:rPr>
                <w:b w:val="0"/>
                <w:bCs w:val="0"/>
                <w:sz w:val="16"/>
                <w:szCs w:val="16"/>
              </w:rPr>
              <w:t>Healthy_17</w:t>
            </w:r>
          </w:p>
        </w:tc>
        <w:tc>
          <w:tcPr>
            <w:tcW w:w="2744" w:type="dxa"/>
            <w:tcBorders>
              <w:top w:val="none" w:sz="0" w:space="0" w:color="auto"/>
              <w:bottom w:val="none" w:sz="0" w:space="0" w:color="auto"/>
            </w:tcBorders>
            <w:vAlign w:val="center"/>
          </w:tcPr>
          <w:p w14:paraId="36D6ACA0"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64A93A9C"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c>
          <w:tcPr>
            <w:tcW w:w="2137" w:type="dxa"/>
            <w:tcBorders>
              <w:top w:val="none" w:sz="0" w:space="0" w:color="auto"/>
              <w:bottom w:val="none" w:sz="0" w:space="0" w:color="auto"/>
            </w:tcBorders>
            <w:vAlign w:val="center"/>
          </w:tcPr>
          <w:p w14:paraId="4B3A4D43"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r>
      <w:tr w:rsidR="00D766A9" w14:paraId="558D7295"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649479A2" w14:textId="77777777" w:rsidR="00D766A9" w:rsidRPr="00252C7D" w:rsidRDefault="00D766A9" w:rsidP="001B3DE1">
            <w:pPr>
              <w:pStyle w:val="ae"/>
              <w:jc w:val="center"/>
              <w:rPr>
                <w:sz w:val="16"/>
                <w:szCs w:val="16"/>
              </w:rPr>
            </w:pPr>
            <w:r w:rsidRPr="00252C7D">
              <w:rPr>
                <w:b w:val="0"/>
                <w:bCs w:val="0"/>
                <w:sz w:val="16"/>
                <w:szCs w:val="16"/>
              </w:rPr>
              <w:t>Healthy_18</w:t>
            </w:r>
          </w:p>
        </w:tc>
        <w:tc>
          <w:tcPr>
            <w:tcW w:w="2744" w:type="dxa"/>
            <w:vAlign w:val="center"/>
          </w:tcPr>
          <w:p w14:paraId="2F0B3430"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5BDDE456"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c>
          <w:tcPr>
            <w:tcW w:w="2137" w:type="dxa"/>
            <w:vAlign w:val="center"/>
          </w:tcPr>
          <w:p w14:paraId="6A8D9B58"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138B1876"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2E71A262" w14:textId="77777777" w:rsidR="00D766A9" w:rsidRPr="00252C7D" w:rsidRDefault="00D766A9" w:rsidP="001B3DE1">
            <w:pPr>
              <w:pStyle w:val="ae"/>
              <w:jc w:val="center"/>
              <w:rPr>
                <w:sz w:val="16"/>
                <w:szCs w:val="16"/>
              </w:rPr>
            </w:pPr>
            <w:r w:rsidRPr="00252C7D">
              <w:rPr>
                <w:b w:val="0"/>
                <w:bCs w:val="0"/>
                <w:sz w:val="16"/>
                <w:szCs w:val="16"/>
              </w:rPr>
              <w:t>Healthy_19</w:t>
            </w:r>
          </w:p>
        </w:tc>
        <w:tc>
          <w:tcPr>
            <w:tcW w:w="2744" w:type="dxa"/>
            <w:tcBorders>
              <w:top w:val="none" w:sz="0" w:space="0" w:color="auto"/>
              <w:bottom w:val="none" w:sz="0" w:space="0" w:color="auto"/>
            </w:tcBorders>
            <w:vAlign w:val="center"/>
          </w:tcPr>
          <w:p w14:paraId="586F64C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447A7565"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6</w:t>
            </w:r>
          </w:p>
        </w:tc>
        <w:tc>
          <w:tcPr>
            <w:tcW w:w="2137" w:type="dxa"/>
            <w:tcBorders>
              <w:top w:val="none" w:sz="0" w:space="0" w:color="auto"/>
              <w:bottom w:val="none" w:sz="0" w:space="0" w:color="auto"/>
            </w:tcBorders>
            <w:vAlign w:val="center"/>
          </w:tcPr>
          <w:p w14:paraId="28F67FA1"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7FD0CED9"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5A361998" w14:textId="77777777" w:rsidR="00D766A9" w:rsidRPr="00252C7D" w:rsidRDefault="00D766A9" w:rsidP="001B3DE1">
            <w:pPr>
              <w:pStyle w:val="ae"/>
              <w:jc w:val="center"/>
              <w:rPr>
                <w:sz w:val="16"/>
                <w:szCs w:val="16"/>
              </w:rPr>
            </w:pPr>
            <w:r w:rsidRPr="00252C7D">
              <w:rPr>
                <w:b w:val="0"/>
                <w:bCs w:val="0"/>
                <w:sz w:val="16"/>
                <w:szCs w:val="16"/>
              </w:rPr>
              <w:t>Healthy_20</w:t>
            </w:r>
          </w:p>
        </w:tc>
        <w:tc>
          <w:tcPr>
            <w:tcW w:w="2744" w:type="dxa"/>
            <w:vAlign w:val="center"/>
          </w:tcPr>
          <w:p w14:paraId="6880B4EF"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2CAA1110"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p>
        </w:tc>
        <w:tc>
          <w:tcPr>
            <w:tcW w:w="2137" w:type="dxa"/>
            <w:vAlign w:val="center"/>
          </w:tcPr>
          <w:p w14:paraId="135D5D4B"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p>
        </w:tc>
      </w:tr>
      <w:tr w:rsidR="00D766A9" w14:paraId="6F6534A1"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089C5B6A" w14:textId="77777777" w:rsidR="00D766A9" w:rsidRPr="00252C7D" w:rsidRDefault="00D766A9" w:rsidP="001B3DE1">
            <w:pPr>
              <w:pStyle w:val="ae"/>
              <w:jc w:val="center"/>
              <w:rPr>
                <w:sz w:val="16"/>
                <w:szCs w:val="16"/>
              </w:rPr>
            </w:pPr>
            <w:r w:rsidRPr="00252C7D">
              <w:rPr>
                <w:b w:val="0"/>
                <w:bCs w:val="0"/>
                <w:sz w:val="16"/>
                <w:szCs w:val="16"/>
              </w:rPr>
              <w:t>Patient_1</w:t>
            </w:r>
          </w:p>
        </w:tc>
        <w:tc>
          <w:tcPr>
            <w:tcW w:w="2744" w:type="dxa"/>
            <w:tcBorders>
              <w:top w:val="none" w:sz="0" w:space="0" w:color="auto"/>
              <w:bottom w:val="none" w:sz="0" w:space="0" w:color="auto"/>
            </w:tcBorders>
            <w:vAlign w:val="center"/>
          </w:tcPr>
          <w:p w14:paraId="716B994B"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 xml:space="preserve">A little pain (this subject has same problem </w:t>
            </w:r>
            <w:r w:rsidRPr="00252C7D">
              <w:rPr>
                <w:rFonts w:hint="eastAsia"/>
                <w:sz w:val="16"/>
                <w:szCs w:val="16"/>
              </w:rPr>
              <w:t>for commercial</w:t>
            </w:r>
            <w:r w:rsidRPr="00252C7D">
              <w:rPr>
                <w:sz w:val="16"/>
                <w:szCs w:val="16"/>
              </w:rPr>
              <w:t xml:space="preserve"> earphones)</w:t>
            </w:r>
          </w:p>
        </w:tc>
        <w:tc>
          <w:tcPr>
            <w:tcW w:w="2137" w:type="dxa"/>
            <w:tcBorders>
              <w:top w:val="none" w:sz="0" w:space="0" w:color="auto"/>
              <w:bottom w:val="none" w:sz="0" w:space="0" w:color="auto"/>
            </w:tcBorders>
            <w:vAlign w:val="center"/>
          </w:tcPr>
          <w:p w14:paraId="47E4BD65"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6</w:t>
            </w:r>
          </w:p>
        </w:tc>
        <w:tc>
          <w:tcPr>
            <w:tcW w:w="2137" w:type="dxa"/>
            <w:tcBorders>
              <w:top w:val="none" w:sz="0" w:space="0" w:color="auto"/>
              <w:bottom w:val="none" w:sz="0" w:space="0" w:color="auto"/>
            </w:tcBorders>
            <w:vAlign w:val="center"/>
          </w:tcPr>
          <w:p w14:paraId="2D429BF1"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r>
      <w:tr w:rsidR="00D766A9" w14:paraId="1667EEF6"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18A0FAA7" w14:textId="77777777" w:rsidR="00D766A9" w:rsidRPr="00252C7D" w:rsidRDefault="00D766A9" w:rsidP="001B3DE1">
            <w:pPr>
              <w:pStyle w:val="ae"/>
              <w:jc w:val="center"/>
              <w:rPr>
                <w:sz w:val="16"/>
                <w:szCs w:val="16"/>
              </w:rPr>
            </w:pPr>
            <w:r w:rsidRPr="00252C7D">
              <w:rPr>
                <w:b w:val="0"/>
                <w:bCs w:val="0"/>
                <w:sz w:val="16"/>
                <w:szCs w:val="16"/>
              </w:rPr>
              <w:t>Patient_2</w:t>
            </w:r>
          </w:p>
        </w:tc>
        <w:tc>
          <w:tcPr>
            <w:tcW w:w="2744" w:type="dxa"/>
            <w:vAlign w:val="center"/>
          </w:tcPr>
          <w:p w14:paraId="72BC9D60"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48EE5B5E"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7</w:t>
            </w:r>
          </w:p>
        </w:tc>
        <w:tc>
          <w:tcPr>
            <w:tcW w:w="2137" w:type="dxa"/>
            <w:vAlign w:val="center"/>
          </w:tcPr>
          <w:p w14:paraId="7B3409C6"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517343EF"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2C471AED" w14:textId="77777777" w:rsidR="00D766A9" w:rsidRPr="00252C7D" w:rsidRDefault="00D766A9" w:rsidP="001B3DE1">
            <w:pPr>
              <w:pStyle w:val="ae"/>
              <w:jc w:val="center"/>
              <w:rPr>
                <w:sz w:val="16"/>
                <w:szCs w:val="16"/>
              </w:rPr>
            </w:pPr>
            <w:r w:rsidRPr="00252C7D">
              <w:rPr>
                <w:b w:val="0"/>
                <w:bCs w:val="0"/>
                <w:sz w:val="16"/>
                <w:szCs w:val="16"/>
              </w:rPr>
              <w:t>Patient_3</w:t>
            </w:r>
          </w:p>
        </w:tc>
        <w:tc>
          <w:tcPr>
            <w:tcW w:w="2744" w:type="dxa"/>
            <w:tcBorders>
              <w:top w:val="none" w:sz="0" w:space="0" w:color="auto"/>
              <w:bottom w:val="none" w:sz="0" w:space="0" w:color="auto"/>
            </w:tcBorders>
            <w:vAlign w:val="center"/>
          </w:tcPr>
          <w:p w14:paraId="3EE0BB7B"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4E853F2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9</w:t>
            </w:r>
          </w:p>
        </w:tc>
        <w:tc>
          <w:tcPr>
            <w:tcW w:w="2137" w:type="dxa"/>
            <w:tcBorders>
              <w:top w:val="none" w:sz="0" w:space="0" w:color="auto"/>
              <w:bottom w:val="none" w:sz="0" w:space="0" w:color="auto"/>
            </w:tcBorders>
            <w:vAlign w:val="center"/>
          </w:tcPr>
          <w:p w14:paraId="68D51428"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083EFBA2"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4E01F5E6" w14:textId="77777777" w:rsidR="00D766A9" w:rsidRPr="00252C7D" w:rsidRDefault="00D766A9" w:rsidP="001B3DE1">
            <w:pPr>
              <w:pStyle w:val="ae"/>
              <w:jc w:val="center"/>
              <w:rPr>
                <w:sz w:val="16"/>
                <w:szCs w:val="16"/>
              </w:rPr>
            </w:pPr>
            <w:r w:rsidRPr="00252C7D">
              <w:rPr>
                <w:b w:val="0"/>
                <w:bCs w:val="0"/>
                <w:sz w:val="16"/>
                <w:szCs w:val="16"/>
              </w:rPr>
              <w:t>Patient_4</w:t>
            </w:r>
          </w:p>
        </w:tc>
        <w:tc>
          <w:tcPr>
            <w:tcW w:w="2744" w:type="dxa"/>
            <w:vAlign w:val="center"/>
          </w:tcPr>
          <w:p w14:paraId="3C435CBC"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7F496C83"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9</w:t>
            </w:r>
          </w:p>
        </w:tc>
        <w:tc>
          <w:tcPr>
            <w:tcW w:w="2137" w:type="dxa"/>
            <w:vAlign w:val="center"/>
          </w:tcPr>
          <w:p w14:paraId="3ED4E416"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5AC45AD7"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none" w:sz="0" w:space="0" w:color="auto"/>
            </w:tcBorders>
            <w:vAlign w:val="center"/>
          </w:tcPr>
          <w:p w14:paraId="73482EF2" w14:textId="77777777" w:rsidR="00D766A9" w:rsidRPr="00252C7D" w:rsidRDefault="00D766A9" w:rsidP="001B3DE1">
            <w:pPr>
              <w:pStyle w:val="ae"/>
              <w:jc w:val="center"/>
              <w:rPr>
                <w:sz w:val="16"/>
                <w:szCs w:val="16"/>
              </w:rPr>
            </w:pPr>
            <w:r w:rsidRPr="00252C7D">
              <w:rPr>
                <w:b w:val="0"/>
                <w:bCs w:val="0"/>
                <w:sz w:val="16"/>
                <w:szCs w:val="16"/>
              </w:rPr>
              <w:t>Patient_5</w:t>
            </w:r>
          </w:p>
        </w:tc>
        <w:tc>
          <w:tcPr>
            <w:tcW w:w="2744" w:type="dxa"/>
            <w:tcBorders>
              <w:top w:val="none" w:sz="0" w:space="0" w:color="auto"/>
              <w:bottom w:val="none" w:sz="0" w:space="0" w:color="auto"/>
            </w:tcBorders>
            <w:vAlign w:val="center"/>
          </w:tcPr>
          <w:p w14:paraId="333DE37D"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none" w:sz="0" w:space="0" w:color="auto"/>
            </w:tcBorders>
            <w:vAlign w:val="center"/>
          </w:tcPr>
          <w:p w14:paraId="684D09B3"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8</w:t>
            </w:r>
          </w:p>
        </w:tc>
        <w:tc>
          <w:tcPr>
            <w:tcW w:w="2137" w:type="dxa"/>
            <w:tcBorders>
              <w:top w:val="none" w:sz="0" w:space="0" w:color="auto"/>
              <w:bottom w:val="none" w:sz="0" w:space="0" w:color="auto"/>
            </w:tcBorders>
            <w:vAlign w:val="center"/>
          </w:tcPr>
          <w:p w14:paraId="6E7A0951"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9</w:t>
            </w:r>
          </w:p>
        </w:tc>
      </w:tr>
      <w:tr w:rsidR="00D766A9" w14:paraId="1D95CEA4"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vAlign w:val="center"/>
          </w:tcPr>
          <w:p w14:paraId="39DDD208" w14:textId="77777777" w:rsidR="00D766A9" w:rsidRPr="00252C7D" w:rsidRDefault="00D766A9" w:rsidP="001B3DE1">
            <w:pPr>
              <w:pStyle w:val="ae"/>
              <w:jc w:val="center"/>
              <w:rPr>
                <w:sz w:val="16"/>
                <w:szCs w:val="16"/>
              </w:rPr>
            </w:pPr>
            <w:r w:rsidRPr="00252C7D">
              <w:rPr>
                <w:b w:val="0"/>
                <w:bCs w:val="0"/>
                <w:sz w:val="16"/>
                <w:szCs w:val="16"/>
              </w:rPr>
              <w:t>Patient_6</w:t>
            </w:r>
          </w:p>
        </w:tc>
        <w:tc>
          <w:tcPr>
            <w:tcW w:w="2744" w:type="dxa"/>
            <w:vAlign w:val="center"/>
          </w:tcPr>
          <w:p w14:paraId="0DCF5447"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No</w:t>
            </w:r>
          </w:p>
        </w:tc>
        <w:tc>
          <w:tcPr>
            <w:tcW w:w="2137" w:type="dxa"/>
            <w:vAlign w:val="center"/>
          </w:tcPr>
          <w:p w14:paraId="65E0D353"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4</w:t>
            </w:r>
          </w:p>
        </w:tc>
        <w:tc>
          <w:tcPr>
            <w:tcW w:w="2137" w:type="dxa"/>
            <w:vAlign w:val="center"/>
          </w:tcPr>
          <w:p w14:paraId="7D180572"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sz w:val="16"/>
                <w:szCs w:val="16"/>
              </w:rPr>
            </w:pPr>
            <w:r w:rsidRPr="00252C7D">
              <w:rPr>
                <w:sz w:val="16"/>
                <w:szCs w:val="16"/>
              </w:rPr>
              <w:t>10</w:t>
            </w:r>
          </w:p>
        </w:tc>
      </w:tr>
      <w:tr w:rsidR="00D766A9" w14:paraId="3AAFB296" w14:textId="77777777" w:rsidTr="001B3DE1">
        <w:trPr>
          <w:cnfStyle w:val="000000100000" w:firstRow="0" w:lastRow="0" w:firstColumn="0" w:lastColumn="0" w:oddVBand="0" w:evenVBand="0" w:oddHBand="1" w:evenHBand="0" w:firstRowFirstColumn="0" w:firstRowLastColumn="0" w:lastRowFirstColumn="0" w:lastRowLastColumn="0"/>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none" w:sz="0" w:space="0" w:color="auto"/>
              <w:bottom w:val="single" w:sz="4" w:space="0" w:color="auto"/>
            </w:tcBorders>
            <w:vAlign w:val="center"/>
          </w:tcPr>
          <w:p w14:paraId="17253688" w14:textId="77777777" w:rsidR="00D766A9" w:rsidRPr="00252C7D" w:rsidRDefault="00D766A9" w:rsidP="001B3DE1">
            <w:pPr>
              <w:pStyle w:val="ae"/>
              <w:jc w:val="center"/>
              <w:rPr>
                <w:sz w:val="16"/>
                <w:szCs w:val="16"/>
              </w:rPr>
            </w:pPr>
            <w:r w:rsidRPr="00252C7D">
              <w:rPr>
                <w:b w:val="0"/>
                <w:bCs w:val="0"/>
                <w:sz w:val="16"/>
                <w:szCs w:val="16"/>
              </w:rPr>
              <w:t>Patient_7</w:t>
            </w:r>
          </w:p>
        </w:tc>
        <w:tc>
          <w:tcPr>
            <w:tcW w:w="2744" w:type="dxa"/>
            <w:tcBorders>
              <w:top w:val="none" w:sz="0" w:space="0" w:color="auto"/>
              <w:bottom w:val="single" w:sz="4" w:space="0" w:color="auto"/>
            </w:tcBorders>
            <w:vAlign w:val="center"/>
          </w:tcPr>
          <w:p w14:paraId="09A9C7CA"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No</w:t>
            </w:r>
          </w:p>
        </w:tc>
        <w:tc>
          <w:tcPr>
            <w:tcW w:w="2137" w:type="dxa"/>
            <w:tcBorders>
              <w:top w:val="none" w:sz="0" w:space="0" w:color="auto"/>
              <w:bottom w:val="single" w:sz="4" w:space="0" w:color="auto"/>
            </w:tcBorders>
            <w:vAlign w:val="center"/>
          </w:tcPr>
          <w:p w14:paraId="516255B1"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6</w:t>
            </w:r>
          </w:p>
        </w:tc>
        <w:tc>
          <w:tcPr>
            <w:tcW w:w="2137" w:type="dxa"/>
            <w:tcBorders>
              <w:top w:val="none" w:sz="0" w:space="0" w:color="auto"/>
              <w:bottom w:val="single" w:sz="4" w:space="0" w:color="auto"/>
            </w:tcBorders>
            <w:vAlign w:val="center"/>
          </w:tcPr>
          <w:p w14:paraId="447E41D0" w14:textId="77777777" w:rsidR="00D766A9" w:rsidRPr="00252C7D" w:rsidRDefault="00D766A9" w:rsidP="001B3DE1">
            <w:pPr>
              <w:pStyle w:val="ae"/>
              <w:jc w:val="center"/>
              <w:cnfStyle w:val="000000100000" w:firstRow="0" w:lastRow="0" w:firstColumn="0" w:lastColumn="0" w:oddVBand="0" w:evenVBand="0" w:oddHBand="1" w:evenHBand="0" w:firstRowFirstColumn="0" w:firstRowLastColumn="0" w:lastRowFirstColumn="0" w:lastRowLastColumn="0"/>
              <w:rPr>
                <w:sz w:val="16"/>
                <w:szCs w:val="16"/>
              </w:rPr>
            </w:pPr>
            <w:r w:rsidRPr="00252C7D">
              <w:rPr>
                <w:sz w:val="16"/>
                <w:szCs w:val="16"/>
              </w:rPr>
              <w:t>10</w:t>
            </w:r>
          </w:p>
        </w:tc>
      </w:tr>
      <w:tr w:rsidR="00D766A9" w14:paraId="4E3B325D" w14:textId="77777777" w:rsidTr="001B3DE1">
        <w:trPr>
          <w:trHeight w:val="346"/>
          <w:jc w:val="center"/>
        </w:trPr>
        <w:tc>
          <w:tcPr>
            <w:cnfStyle w:val="001000000000" w:firstRow="0" w:lastRow="0" w:firstColumn="1" w:lastColumn="0" w:oddVBand="0" w:evenVBand="0" w:oddHBand="0" w:evenHBand="0" w:firstRowFirstColumn="0" w:firstRowLastColumn="0" w:lastRowFirstColumn="0" w:lastRowLastColumn="0"/>
            <w:tcW w:w="1530" w:type="dxa"/>
            <w:tcBorders>
              <w:top w:val="single" w:sz="4" w:space="0" w:color="auto"/>
              <w:bottom w:val="single" w:sz="4" w:space="0" w:color="auto"/>
            </w:tcBorders>
            <w:vAlign w:val="center"/>
          </w:tcPr>
          <w:p w14:paraId="0162FF29" w14:textId="77777777" w:rsidR="00D766A9" w:rsidRPr="00252C7D" w:rsidRDefault="00D766A9" w:rsidP="001B3DE1">
            <w:pPr>
              <w:pStyle w:val="ae"/>
              <w:jc w:val="center"/>
              <w:rPr>
                <w:sz w:val="16"/>
                <w:szCs w:val="16"/>
              </w:rPr>
            </w:pPr>
            <w:r w:rsidRPr="00252C7D">
              <w:rPr>
                <w:sz w:val="16"/>
                <w:szCs w:val="16"/>
              </w:rPr>
              <w:t>Average</w:t>
            </w:r>
          </w:p>
        </w:tc>
        <w:tc>
          <w:tcPr>
            <w:tcW w:w="2744" w:type="dxa"/>
            <w:tcBorders>
              <w:top w:val="single" w:sz="4" w:space="0" w:color="auto"/>
              <w:bottom w:val="single" w:sz="4" w:space="0" w:color="auto"/>
            </w:tcBorders>
            <w:vAlign w:val="center"/>
          </w:tcPr>
          <w:p w14:paraId="4DE37321"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b/>
                <w:bCs/>
                <w:sz w:val="16"/>
                <w:szCs w:val="16"/>
              </w:rPr>
            </w:pPr>
          </w:p>
        </w:tc>
        <w:tc>
          <w:tcPr>
            <w:tcW w:w="2137" w:type="dxa"/>
            <w:tcBorders>
              <w:top w:val="single" w:sz="4" w:space="0" w:color="auto"/>
              <w:bottom w:val="single" w:sz="4" w:space="0" w:color="auto"/>
            </w:tcBorders>
            <w:vAlign w:val="center"/>
          </w:tcPr>
          <w:p w14:paraId="29C48B6A"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252C7D">
              <w:rPr>
                <w:b/>
                <w:bCs/>
                <w:sz w:val="16"/>
                <w:szCs w:val="16"/>
              </w:rPr>
              <w:t>7.93</w:t>
            </w:r>
          </w:p>
        </w:tc>
        <w:tc>
          <w:tcPr>
            <w:tcW w:w="2137" w:type="dxa"/>
            <w:tcBorders>
              <w:top w:val="single" w:sz="4" w:space="0" w:color="auto"/>
              <w:bottom w:val="single" w:sz="4" w:space="0" w:color="auto"/>
            </w:tcBorders>
            <w:vAlign w:val="center"/>
          </w:tcPr>
          <w:p w14:paraId="742518F4" w14:textId="77777777" w:rsidR="00D766A9" w:rsidRPr="00252C7D" w:rsidRDefault="00D766A9" w:rsidP="001B3DE1">
            <w:pPr>
              <w:pStyle w:val="ae"/>
              <w:jc w:val="center"/>
              <w:cnfStyle w:val="000000000000" w:firstRow="0" w:lastRow="0" w:firstColumn="0" w:lastColumn="0" w:oddVBand="0" w:evenVBand="0" w:oddHBand="0" w:evenHBand="0" w:firstRowFirstColumn="0" w:firstRowLastColumn="0" w:lastRowFirstColumn="0" w:lastRowLastColumn="0"/>
              <w:rPr>
                <w:b/>
                <w:bCs/>
                <w:sz w:val="16"/>
                <w:szCs w:val="16"/>
              </w:rPr>
            </w:pPr>
            <w:r w:rsidRPr="00252C7D">
              <w:rPr>
                <w:b/>
                <w:bCs/>
                <w:sz w:val="16"/>
                <w:szCs w:val="16"/>
              </w:rPr>
              <w:t>9.18</w:t>
            </w:r>
          </w:p>
        </w:tc>
      </w:tr>
    </w:tbl>
    <w:p w14:paraId="5007FF03" w14:textId="77777777" w:rsidR="00D766A9" w:rsidRDefault="00D766A9" w:rsidP="00D766A9">
      <w:pPr>
        <w:jc w:val="both"/>
        <w:rPr>
          <w:rFonts w:ascii="Times New Roman" w:eastAsia="宋体" w:hAnsi="Times New Roman" w:cs="Times New Roman"/>
          <w:b/>
          <w:bCs/>
          <w:kern w:val="0"/>
        </w:rPr>
      </w:pPr>
    </w:p>
    <w:p w14:paraId="5DCEFF23" w14:textId="77777777" w:rsidR="00D766A9" w:rsidRDefault="00D766A9" w:rsidP="00D766A9">
      <w:pPr>
        <w:jc w:val="both"/>
        <w:rPr>
          <w:rFonts w:ascii="Times New Roman" w:eastAsia="宋体" w:hAnsi="Times New Roman" w:cs="Times New Roman"/>
          <w:b/>
          <w:bCs/>
          <w:kern w:val="0"/>
        </w:rPr>
      </w:pPr>
      <w:r>
        <w:rPr>
          <w:rFonts w:ascii="Times New Roman" w:eastAsia="宋体" w:hAnsi="Times New Roman" w:cs="Times New Roman"/>
          <w:b/>
          <w:bCs/>
          <w:kern w:val="0"/>
        </w:rPr>
        <w:br w:type="page"/>
      </w:r>
    </w:p>
    <w:p w14:paraId="691ED4E1" w14:textId="77777777" w:rsidR="00D766A9" w:rsidRPr="007A521E" w:rsidRDefault="00D766A9" w:rsidP="00D766A9">
      <w:pPr>
        <w:jc w:val="both"/>
        <w:rPr>
          <w:rFonts w:ascii="Times New Roman" w:eastAsia="宋体" w:hAnsi="Times New Roman" w:cs="Times New Roman"/>
          <w:b/>
          <w:bCs/>
          <w:kern w:val="0"/>
        </w:rPr>
      </w:pPr>
      <w:r w:rsidRPr="007A521E">
        <w:rPr>
          <w:rFonts w:ascii="Times New Roman" w:eastAsia="宋体" w:hAnsi="Times New Roman" w:cs="Times New Roman" w:hint="eastAsia"/>
          <w:b/>
          <w:bCs/>
          <w:kern w:val="0"/>
        </w:rPr>
        <w:lastRenderedPageBreak/>
        <w:t>Movie captions</w:t>
      </w:r>
    </w:p>
    <w:p w14:paraId="5ED99C8B" w14:textId="46985136" w:rsidR="00D766A9" w:rsidRDefault="00D766A9" w:rsidP="00D766A9">
      <w:pPr>
        <w:jc w:val="both"/>
        <w:rPr>
          <w:rFonts w:ascii="Times New Roman" w:hAnsi="Times New Roman" w:cs="Times New Roman"/>
          <w:b/>
          <w:bCs/>
        </w:rPr>
      </w:pPr>
      <w:r>
        <w:rPr>
          <w:rFonts w:ascii="Times New Roman" w:hAnsi="Times New Roman" w:cs="Times New Roman" w:hint="eastAsia"/>
          <w:b/>
          <w:bCs/>
        </w:rPr>
        <w:t>Movie S1</w:t>
      </w:r>
      <w:r w:rsidRPr="00252C7D">
        <w:rPr>
          <w:rFonts w:ascii="Times New Roman" w:hAnsi="Times New Roman" w:cs="Times New Roman" w:hint="eastAsia"/>
          <w:b/>
          <w:bCs/>
        </w:rPr>
        <w:t xml:space="preserve">. </w:t>
      </w:r>
      <w:r w:rsidRPr="001451F3">
        <w:rPr>
          <w:rFonts w:ascii="Times New Roman" w:hAnsi="Times New Roman" w:cs="Times New Roman"/>
          <w:b/>
          <w:bCs/>
        </w:rPr>
        <w:t>Thermal response and actuation behavior of the actuator during a heating–cooling cycle</w:t>
      </w:r>
      <w:r w:rsidRPr="001451F3">
        <w:rPr>
          <w:rFonts w:ascii="Times New Roman" w:hAnsi="Times New Roman" w:cs="Times New Roman" w:hint="eastAsia"/>
          <w:b/>
          <w:bCs/>
        </w:rPr>
        <w:t>.</w:t>
      </w:r>
    </w:p>
    <w:p w14:paraId="5D577469" w14:textId="77777777" w:rsidR="00D766A9" w:rsidRDefault="00D766A9" w:rsidP="00D766A9">
      <w:pPr>
        <w:jc w:val="both"/>
        <w:rPr>
          <w:rFonts w:ascii="Times New Roman" w:hAnsi="Times New Roman" w:cs="Times New Roman"/>
          <w:b/>
          <w:bCs/>
        </w:rPr>
      </w:pPr>
      <w:r>
        <w:rPr>
          <w:rFonts w:ascii="Times New Roman" w:hAnsi="Times New Roman" w:cs="Times New Roman"/>
          <w:b/>
          <w:bCs/>
        </w:rPr>
        <w:t xml:space="preserve">Movie S2. </w:t>
      </w:r>
      <w:r w:rsidRPr="00A96448">
        <w:rPr>
          <w:rFonts w:ascii="Times New Roman" w:eastAsia="宋体" w:hAnsi="Times New Roman" w:cs="Times New Roman"/>
          <w:b/>
          <w:bCs/>
          <w:kern w:val="0"/>
        </w:rPr>
        <w:t xml:space="preserve">Load-bearing actuation performance of the </w:t>
      </w:r>
      <w:r w:rsidRPr="0013035C">
        <w:rPr>
          <w:rFonts w:ascii="Times New Roman" w:eastAsia="宋体" w:hAnsi="Times New Roman" w:cs="Times New Roman"/>
          <w:b/>
          <w:bCs/>
          <w:kern w:val="0"/>
        </w:rPr>
        <w:t>actuator.</w:t>
      </w:r>
    </w:p>
    <w:p w14:paraId="7F19B9E8" w14:textId="77777777" w:rsidR="00D766A9" w:rsidRDefault="00D766A9" w:rsidP="00D766A9">
      <w:pPr>
        <w:jc w:val="both"/>
        <w:rPr>
          <w:rFonts w:ascii="Times New Roman" w:hAnsi="Times New Roman" w:cs="Times New Roman"/>
          <w:b/>
          <w:bCs/>
        </w:rPr>
      </w:pPr>
      <w:r>
        <w:rPr>
          <w:rFonts w:ascii="Times New Roman" w:hAnsi="Times New Roman" w:cs="Times New Roman"/>
          <w:b/>
          <w:bCs/>
        </w:rPr>
        <w:t xml:space="preserve">Movie S3. </w:t>
      </w:r>
      <w:r w:rsidRPr="001451F3">
        <w:rPr>
          <w:rFonts w:ascii="Times New Roman" w:hAnsi="Times New Roman" w:cs="Times New Roman"/>
          <w:b/>
          <w:bCs/>
        </w:rPr>
        <w:t xml:space="preserve">Shape recovery of the </w:t>
      </w:r>
      <w:r w:rsidRPr="001451F3">
        <w:rPr>
          <w:rFonts w:ascii="Times New Roman" w:hAnsi="Times New Roman" w:cs="Times New Roman" w:hint="eastAsia"/>
          <w:b/>
          <w:bCs/>
        </w:rPr>
        <w:t>actuator</w:t>
      </w:r>
      <w:r w:rsidRPr="001451F3">
        <w:rPr>
          <w:rFonts w:ascii="Times New Roman" w:hAnsi="Times New Roman" w:cs="Times New Roman"/>
          <w:b/>
          <w:bCs/>
        </w:rPr>
        <w:t xml:space="preserve"> under extreme deformations.</w:t>
      </w:r>
    </w:p>
    <w:p w14:paraId="18FDEA5A" w14:textId="77777777" w:rsidR="00D766A9" w:rsidRDefault="00D766A9" w:rsidP="00D766A9">
      <w:pPr>
        <w:jc w:val="both"/>
        <w:rPr>
          <w:rFonts w:ascii="Times New Roman" w:hAnsi="Times New Roman" w:cs="Times New Roman"/>
          <w:b/>
          <w:bCs/>
        </w:rPr>
      </w:pPr>
      <w:r>
        <w:rPr>
          <w:rFonts w:ascii="Times New Roman" w:hAnsi="Times New Roman" w:cs="Times New Roman"/>
          <w:b/>
          <w:bCs/>
        </w:rPr>
        <w:t>Movie S4. Synchronized actuation of a</w:t>
      </w:r>
      <w:r>
        <w:rPr>
          <w:rFonts w:ascii="Times New Roman" w:hAnsi="Times New Roman" w:cs="Times New Roman" w:hint="eastAsia"/>
          <w:b/>
          <w:bCs/>
        </w:rPr>
        <w:t>n</w:t>
      </w:r>
      <w:r>
        <w:rPr>
          <w:rFonts w:ascii="Times New Roman" w:hAnsi="Times New Roman" w:cs="Times New Roman"/>
          <w:b/>
          <w:bCs/>
        </w:rPr>
        <w:t xml:space="preserve"> assembled four-actuator array.</w:t>
      </w:r>
    </w:p>
    <w:p w14:paraId="601435EA" w14:textId="371D9CF7" w:rsidR="00D766A9" w:rsidRPr="00252C7D" w:rsidRDefault="00D766A9" w:rsidP="00D766A9">
      <w:pPr>
        <w:jc w:val="both"/>
        <w:rPr>
          <w:rFonts w:ascii="Times New Roman" w:hAnsi="Times New Roman" w:cs="Times New Roman"/>
          <w:b/>
          <w:bCs/>
        </w:rPr>
      </w:pPr>
      <w:r>
        <w:rPr>
          <w:rFonts w:ascii="Times New Roman" w:hAnsi="Times New Roman" w:cs="Times New Roman"/>
          <w:b/>
          <w:bCs/>
        </w:rPr>
        <w:t xml:space="preserve">Movie S5. </w:t>
      </w:r>
      <w:r w:rsidR="00EB05F4">
        <w:rPr>
          <w:rFonts w:ascii="Times New Roman" w:hAnsi="Times New Roman" w:cs="Times New Roman"/>
          <w:b/>
          <w:bCs/>
        </w:rPr>
        <w:t>Opening and closing of a</w:t>
      </w:r>
      <w:r w:rsidR="00EB05F4">
        <w:rPr>
          <w:rFonts w:ascii="Times New Roman" w:hAnsi="Times New Roman" w:cs="Times New Roman" w:hint="eastAsia"/>
          <w:b/>
          <w:bCs/>
        </w:rPr>
        <w:t>n</w:t>
      </w:r>
      <w:r w:rsidR="00EB05F4">
        <w:rPr>
          <w:rFonts w:ascii="Times New Roman" w:hAnsi="Times New Roman" w:cs="Times New Roman"/>
          <w:b/>
          <w:bCs/>
        </w:rPr>
        <w:t xml:space="preserve"> assembled four-actuator in a simulated ear canal</w:t>
      </w:r>
      <w:r w:rsidR="00EB05F4">
        <w:rPr>
          <w:rFonts w:ascii="Times New Roman" w:hAnsi="Times New Roman" w:cs="Times New Roman" w:hint="eastAsia"/>
          <w:b/>
          <w:bCs/>
        </w:rPr>
        <w:t>.</w:t>
      </w:r>
    </w:p>
    <w:p w14:paraId="731FEFE5" w14:textId="4FC1FA24" w:rsidR="009639C2" w:rsidRPr="00D76BE3" w:rsidRDefault="009639C2" w:rsidP="004F6A13">
      <w:pPr>
        <w:jc w:val="both"/>
      </w:pPr>
    </w:p>
    <w:sectPr w:rsidR="009639C2" w:rsidRPr="00D76B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u, Ruixiao" w:date="2026-03-24T16:31:00Z" w:initials="LR">
    <w:p w14:paraId="755BB80B" w14:textId="6298431A" w:rsidR="008A0EA0" w:rsidRDefault="008A0EA0" w:rsidP="00F73245">
      <w:r>
        <w:rPr>
          <w:rStyle w:val="af3"/>
        </w:rPr>
        <w:annotationRef/>
      </w:r>
      <w:r>
        <w:rPr>
          <w:color w:val="000000"/>
          <w:sz w:val="20"/>
          <w:szCs w:val="20"/>
        </w:rPr>
        <w:t>Claim too big?</w:t>
      </w:r>
    </w:p>
  </w:comment>
  <w:comment w:id="27" w:author="Liu, Ruixiao" w:date="2026-03-27T11:40:00Z" w:initials="RL">
    <w:p w14:paraId="02E5D19B" w14:textId="2216343F" w:rsidR="004B3A05" w:rsidRDefault="004B3A05" w:rsidP="003F328A">
      <w:r>
        <w:rPr>
          <w:rStyle w:val="af3"/>
        </w:rPr>
        <w:annotationRef/>
      </w:r>
      <w:r>
        <w:rPr>
          <w:color w:val="000000"/>
          <w:sz w:val="20"/>
          <w:szCs w:val="20"/>
        </w:rPr>
        <w:t xml:space="preserve">repetitive; </w:t>
      </w:r>
    </w:p>
  </w:comment>
  <w:comment w:id="26" w:author="Liu, Ruixiao" w:date="2026-03-27T12:00:00Z" w:initials="RL">
    <w:p w14:paraId="00101FC2" w14:textId="77777777" w:rsidR="00D34857" w:rsidRDefault="00D34857" w:rsidP="0005664D">
      <w:r>
        <w:rPr>
          <w:rStyle w:val="af3"/>
        </w:rPr>
        <w:annotationRef/>
      </w:r>
      <w:r>
        <w:rPr>
          <w:color w:val="000000"/>
          <w:sz w:val="20"/>
          <w:szCs w:val="20"/>
        </w:rPr>
        <w:t xml:space="preserve">Please update the metric results, the current results do not reflec the updated splitting strategy </w:t>
      </w:r>
    </w:p>
  </w:comment>
  <w:comment w:id="37" w:author="Ji, Sijie" w:date="2026-03-30T22:33:00Z" w:initials="JS">
    <w:p w14:paraId="3020F7C4" w14:textId="77777777" w:rsidR="00412C2B" w:rsidRDefault="00412C2B" w:rsidP="00F01966">
      <w:r>
        <w:rPr>
          <w:rStyle w:val="af3"/>
        </w:rPr>
        <w:annotationRef/>
      </w:r>
      <w:r>
        <w:rPr>
          <w:color w:val="000000"/>
          <w:sz w:val="20"/>
          <w:szCs w:val="20"/>
        </w:rPr>
        <w:t xml:space="preserve">Do we need to discuss some limitations here? Like black-box ML, generalization capability (limited cohort), etc. </w:t>
      </w:r>
    </w:p>
  </w:comment>
  <w:comment w:id="40" w:author="Ji, Sijie" w:date="2026-03-30T22:45:00Z" w:initials="JS">
    <w:p w14:paraId="7141AEB6" w14:textId="77777777" w:rsidR="0072217A" w:rsidRDefault="0072217A" w:rsidP="00BD2B93">
      <w:r>
        <w:rPr>
          <w:rStyle w:val="af3"/>
        </w:rPr>
        <w:annotationRef/>
      </w:r>
      <w:r>
        <w:rPr>
          <w:sz w:val="20"/>
          <w:szCs w:val="20"/>
        </w:rPr>
        <w:t>Right now, we show strong reconstruction and classification performance, but it is still a bit unclear how much of that gain comes from the interface innovation versus the downstream ML models. It may therefore be very helpful to add a matched comparison using the same ML pipeline on signals acquired from more conventional configurations, such as shallow in-ear, outer-ear/postauricular, or standard earbud-like recordings?</w:t>
      </w:r>
    </w:p>
  </w:comment>
  <w:comment w:id="45" w:author="Liu, Ruixiao" w:date="2026-03-27T11:59:00Z" w:initials="RL">
    <w:p w14:paraId="77D0D18E" w14:textId="15FA876D" w:rsidR="00D34857" w:rsidRDefault="00D34857" w:rsidP="00E60EE6">
      <w:r>
        <w:rPr>
          <w:rStyle w:val="af3"/>
        </w:rPr>
        <w:annotationRef/>
      </w:r>
      <w:r>
        <w:rPr>
          <w:color w:val="000000"/>
          <w:sz w:val="20"/>
          <w:szCs w:val="20"/>
        </w:rPr>
        <w:t xml:space="preserve">Please update the metric results, the results do not reflect the updated splitting strategy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5BB80B" w15:done="0"/>
  <w15:commentEx w15:paraId="02E5D19B" w15:done="0"/>
  <w15:commentEx w15:paraId="00101FC2" w15:done="0"/>
  <w15:commentEx w15:paraId="3020F7C4" w15:done="0"/>
  <w15:commentEx w15:paraId="7141AEB6" w15:done="0"/>
  <w15:commentEx w15:paraId="77D0D1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6D3AD0" w16cex:dateUtc="2026-03-24T23:31:00Z"/>
  <w16cex:commentExtensible w16cex:durableId="2D70EB18" w16cex:dateUtc="2026-03-27T18:40:00Z"/>
  <w16cex:commentExtensible w16cex:durableId="2D70EFE5" w16cex:dateUtc="2026-03-27T19:00:00Z"/>
  <w16cex:commentExtensible w16cex:durableId="2D7578C0" w16cex:dateUtc="2026-03-31T05:33:00Z"/>
  <w16cex:commentExtensible w16cex:durableId="2D757B73" w16cex:dateUtc="2026-03-31T05:45:00Z"/>
  <w16cex:commentExtensible w16cex:durableId="2D70EFBF" w16cex:dateUtc="2026-03-27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5BB80B" w16cid:durableId="2D6D3AD0"/>
  <w16cid:commentId w16cid:paraId="02E5D19B" w16cid:durableId="2D70EB18"/>
  <w16cid:commentId w16cid:paraId="00101FC2" w16cid:durableId="2D70EFE5"/>
  <w16cid:commentId w16cid:paraId="3020F7C4" w16cid:durableId="2D7578C0"/>
  <w16cid:commentId w16cid:paraId="7141AEB6" w16cid:durableId="2D757B73"/>
  <w16cid:commentId w16cid:paraId="77D0D18E" w16cid:durableId="2D70EF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15859"/>
    <w:multiLevelType w:val="multilevel"/>
    <w:tmpl w:val="09568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F3884"/>
    <w:multiLevelType w:val="multilevel"/>
    <w:tmpl w:val="A4F6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A5335"/>
    <w:multiLevelType w:val="multilevel"/>
    <w:tmpl w:val="8DD6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46FE9"/>
    <w:multiLevelType w:val="multilevel"/>
    <w:tmpl w:val="402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BD6601"/>
    <w:multiLevelType w:val="multilevel"/>
    <w:tmpl w:val="0574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FA1BDC"/>
    <w:multiLevelType w:val="multilevel"/>
    <w:tmpl w:val="F35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47368">
    <w:abstractNumId w:val="2"/>
  </w:num>
  <w:num w:numId="2" w16cid:durableId="792753610">
    <w:abstractNumId w:val="5"/>
  </w:num>
  <w:num w:numId="3" w16cid:durableId="616911455">
    <w:abstractNumId w:val="0"/>
  </w:num>
  <w:num w:numId="4" w16cid:durableId="723412975">
    <w:abstractNumId w:val="1"/>
  </w:num>
  <w:num w:numId="5" w16cid:durableId="474377578">
    <w:abstractNumId w:val="3"/>
  </w:num>
  <w:num w:numId="6" w16cid:durableId="129305462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u, Ruixiao">
    <w15:presenceInfo w15:providerId="AD" w15:userId="S::rliu3@caltech.edu::1f3412a7-9aaa-43af-838b-d2a218301783"/>
  </w15:person>
  <w15:person w15:author="Ji, Sijie">
    <w15:presenceInfo w15:providerId="AD" w15:userId="S::sijieji@caltech.edu::a921ef68-6aa9-43a0-8d4d-3c4b3a1c1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Science Copy&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zwvdffvypze9tees0av5w9uvv5wtzztw9et&quot;&gt;EarSense&lt;record-ids&gt;&lt;item&gt;3&lt;/item&gt;&lt;item&gt;4&lt;/item&gt;&lt;item&gt;5&lt;/item&gt;&lt;item&gt;6&lt;/item&gt;&lt;item&gt;8&lt;/item&gt;&lt;item&gt;11&lt;/item&gt;&lt;item&gt;12&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8&lt;/item&gt;&lt;item&gt;49&lt;/item&gt;&lt;item&gt;51&lt;/item&gt;&lt;item&gt;52&lt;/item&gt;&lt;item&gt;53&lt;/item&gt;&lt;item&gt;54&lt;/item&gt;&lt;item&gt;55&lt;/item&gt;&lt;item&gt;58&lt;/item&gt;&lt;item&gt;59&lt;/item&gt;&lt;item&gt;60&lt;/item&gt;&lt;item&gt;61&lt;/item&gt;&lt;item&gt;62&lt;/item&gt;&lt;item&gt;63&lt;/item&gt;&lt;item&gt;64&lt;/item&gt;&lt;item&gt;65&lt;/item&gt;&lt;item&gt;66&lt;/item&gt;&lt;item&gt;67&lt;/item&gt;&lt;item&gt;69&lt;/item&gt;&lt;item&gt;70&lt;/item&gt;&lt;item&gt;71&lt;/item&gt;&lt;item&gt;72&lt;/item&gt;&lt;item&gt;73&lt;/item&gt;&lt;item&gt;74&lt;/item&gt;&lt;item&gt;75&lt;/item&gt;&lt;item&gt;76&lt;/item&gt;&lt;item&gt;78&lt;/item&gt;&lt;item&gt;79&lt;/item&gt;&lt;item&gt;81&lt;/item&gt;&lt;item&gt;82&lt;/item&gt;&lt;item&gt;83&lt;/item&gt;&lt;item&gt;85&lt;/item&gt;&lt;item&gt;86&lt;/item&gt;&lt;item&gt;87&lt;/item&gt;&lt;item&gt;88&lt;/item&gt;&lt;item&gt;89&lt;/item&gt;&lt;item&gt;90&lt;/item&gt;&lt;item&gt;96&lt;/item&gt;&lt;item&gt;100&lt;/item&gt;&lt;item&gt;106&lt;/item&gt;&lt;item&gt;110&lt;/item&gt;&lt;item&gt;116&lt;/item&gt;&lt;item&gt;117&lt;/item&gt;&lt;item&gt;119&lt;/item&gt;&lt;item&gt;120&lt;/item&gt;&lt;item&gt;126&lt;/item&gt;&lt;item&gt;130&lt;/item&gt;&lt;/record-ids&gt;&lt;/item&gt;&lt;/Libraries&gt;"/>
  </w:docVars>
  <w:rsids>
    <w:rsidRoot w:val="00967FD7"/>
    <w:rsid w:val="000005E2"/>
    <w:rsid w:val="00001481"/>
    <w:rsid w:val="00002902"/>
    <w:rsid w:val="00003A83"/>
    <w:rsid w:val="000134EF"/>
    <w:rsid w:val="00014DE2"/>
    <w:rsid w:val="000179C9"/>
    <w:rsid w:val="00017BDD"/>
    <w:rsid w:val="000226A1"/>
    <w:rsid w:val="000226D3"/>
    <w:rsid w:val="00024496"/>
    <w:rsid w:val="00024EE9"/>
    <w:rsid w:val="00027BFC"/>
    <w:rsid w:val="00027E07"/>
    <w:rsid w:val="000328A6"/>
    <w:rsid w:val="00034EC1"/>
    <w:rsid w:val="0003544A"/>
    <w:rsid w:val="00035BE1"/>
    <w:rsid w:val="00036225"/>
    <w:rsid w:val="00036396"/>
    <w:rsid w:val="000365DB"/>
    <w:rsid w:val="00037452"/>
    <w:rsid w:val="00037DEF"/>
    <w:rsid w:val="00040618"/>
    <w:rsid w:val="000421B8"/>
    <w:rsid w:val="000424E7"/>
    <w:rsid w:val="00042D83"/>
    <w:rsid w:val="00042E74"/>
    <w:rsid w:val="000476AE"/>
    <w:rsid w:val="000527B0"/>
    <w:rsid w:val="00054FF1"/>
    <w:rsid w:val="000575E5"/>
    <w:rsid w:val="00064812"/>
    <w:rsid w:val="0006751D"/>
    <w:rsid w:val="00071690"/>
    <w:rsid w:val="00072824"/>
    <w:rsid w:val="0007324D"/>
    <w:rsid w:val="00076E1C"/>
    <w:rsid w:val="00080392"/>
    <w:rsid w:val="00081332"/>
    <w:rsid w:val="00082DC0"/>
    <w:rsid w:val="00083165"/>
    <w:rsid w:val="0008332D"/>
    <w:rsid w:val="000855F5"/>
    <w:rsid w:val="00090977"/>
    <w:rsid w:val="00090995"/>
    <w:rsid w:val="00092083"/>
    <w:rsid w:val="00092180"/>
    <w:rsid w:val="00094A6B"/>
    <w:rsid w:val="00095D2D"/>
    <w:rsid w:val="000A1FFD"/>
    <w:rsid w:val="000A44AD"/>
    <w:rsid w:val="000A49F8"/>
    <w:rsid w:val="000A6308"/>
    <w:rsid w:val="000A6A5D"/>
    <w:rsid w:val="000A78C5"/>
    <w:rsid w:val="000A7E08"/>
    <w:rsid w:val="000B10B0"/>
    <w:rsid w:val="000C105B"/>
    <w:rsid w:val="000C15E1"/>
    <w:rsid w:val="000C20A9"/>
    <w:rsid w:val="000C37C1"/>
    <w:rsid w:val="000C4C35"/>
    <w:rsid w:val="000C5023"/>
    <w:rsid w:val="000C5DD1"/>
    <w:rsid w:val="000D0CE7"/>
    <w:rsid w:val="000D14A1"/>
    <w:rsid w:val="000D1E4F"/>
    <w:rsid w:val="000D55CC"/>
    <w:rsid w:val="000D68F8"/>
    <w:rsid w:val="000D72A3"/>
    <w:rsid w:val="000E1C40"/>
    <w:rsid w:val="000E37E1"/>
    <w:rsid w:val="000E3B54"/>
    <w:rsid w:val="000E4405"/>
    <w:rsid w:val="000E4B10"/>
    <w:rsid w:val="000E6668"/>
    <w:rsid w:val="000E7307"/>
    <w:rsid w:val="000F035E"/>
    <w:rsid w:val="000F152C"/>
    <w:rsid w:val="000F3E99"/>
    <w:rsid w:val="000F41A3"/>
    <w:rsid w:val="000F42B8"/>
    <w:rsid w:val="000F4B22"/>
    <w:rsid w:val="000F5584"/>
    <w:rsid w:val="000F57C4"/>
    <w:rsid w:val="0010034C"/>
    <w:rsid w:val="00101517"/>
    <w:rsid w:val="00104FC8"/>
    <w:rsid w:val="0010506E"/>
    <w:rsid w:val="001120C0"/>
    <w:rsid w:val="001121D2"/>
    <w:rsid w:val="00114460"/>
    <w:rsid w:val="00117F1D"/>
    <w:rsid w:val="0012052E"/>
    <w:rsid w:val="00121272"/>
    <w:rsid w:val="001225F3"/>
    <w:rsid w:val="00122772"/>
    <w:rsid w:val="00122D58"/>
    <w:rsid w:val="00123E52"/>
    <w:rsid w:val="001255DB"/>
    <w:rsid w:val="00125EC2"/>
    <w:rsid w:val="001269C4"/>
    <w:rsid w:val="00130F46"/>
    <w:rsid w:val="00131B31"/>
    <w:rsid w:val="00133900"/>
    <w:rsid w:val="00134916"/>
    <w:rsid w:val="0013564D"/>
    <w:rsid w:val="00136572"/>
    <w:rsid w:val="0014065F"/>
    <w:rsid w:val="0014236F"/>
    <w:rsid w:val="0015139D"/>
    <w:rsid w:val="00152D8C"/>
    <w:rsid w:val="0015542F"/>
    <w:rsid w:val="0015653B"/>
    <w:rsid w:val="001565C5"/>
    <w:rsid w:val="001576BE"/>
    <w:rsid w:val="0016471A"/>
    <w:rsid w:val="0016505C"/>
    <w:rsid w:val="00165425"/>
    <w:rsid w:val="001708D9"/>
    <w:rsid w:val="001719E4"/>
    <w:rsid w:val="00173B9F"/>
    <w:rsid w:val="001763F8"/>
    <w:rsid w:val="00180715"/>
    <w:rsid w:val="00184D16"/>
    <w:rsid w:val="001871A5"/>
    <w:rsid w:val="00191267"/>
    <w:rsid w:val="00191DE8"/>
    <w:rsid w:val="00194EEA"/>
    <w:rsid w:val="00197308"/>
    <w:rsid w:val="00197CEB"/>
    <w:rsid w:val="001A4A98"/>
    <w:rsid w:val="001A5001"/>
    <w:rsid w:val="001A7D46"/>
    <w:rsid w:val="001B10AA"/>
    <w:rsid w:val="001B174B"/>
    <w:rsid w:val="001B1ECE"/>
    <w:rsid w:val="001B6408"/>
    <w:rsid w:val="001C04DF"/>
    <w:rsid w:val="001C56CB"/>
    <w:rsid w:val="001C5E02"/>
    <w:rsid w:val="001C6393"/>
    <w:rsid w:val="001C7074"/>
    <w:rsid w:val="001D78AF"/>
    <w:rsid w:val="001D7BB9"/>
    <w:rsid w:val="001E2813"/>
    <w:rsid w:val="001E66C3"/>
    <w:rsid w:val="001E69D1"/>
    <w:rsid w:val="001E6CA4"/>
    <w:rsid w:val="001F203D"/>
    <w:rsid w:val="001F4AB3"/>
    <w:rsid w:val="00200141"/>
    <w:rsid w:val="00201BC1"/>
    <w:rsid w:val="002020B1"/>
    <w:rsid w:val="00203A7F"/>
    <w:rsid w:val="002053FA"/>
    <w:rsid w:val="0020688D"/>
    <w:rsid w:val="002068B7"/>
    <w:rsid w:val="00207F02"/>
    <w:rsid w:val="0021457C"/>
    <w:rsid w:val="00215F94"/>
    <w:rsid w:val="002229A0"/>
    <w:rsid w:val="0022461D"/>
    <w:rsid w:val="0022491F"/>
    <w:rsid w:val="0022786B"/>
    <w:rsid w:val="002311A1"/>
    <w:rsid w:val="002329C2"/>
    <w:rsid w:val="00232B1F"/>
    <w:rsid w:val="00232C30"/>
    <w:rsid w:val="00233ECB"/>
    <w:rsid w:val="00235E02"/>
    <w:rsid w:val="0023694F"/>
    <w:rsid w:val="00236DF7"/>
    <w:rsid w:val="002415E7"/>
    <w:rsid w:val="0024468A"/>
    <w:rsid w:val="00245F66"/>
    <w:rsid w:val="00246A3D"/>
    <w:rsid w:val="002470F7"/>
    <w:rsid w:val="00247C3C"/>
    <w:rsid w:val="00252DC5"/>
    <w:rsid w:val="002711C1"/>
    <w:rsid w:val="00272758"/>
    <w:rsid w:val="002744E1"/>
    <w:rsid w:val="00274503"/>
    <w:rsid w:val="00274597"/>
    <w:rsid w:val="00274695"/>
    <w:rsid w:val="00280FA5"/>
    <w:rsid w:val="00283557"/>
    <w:rsid w:val="002848D5"/>
    <w:rsid w:val="00287CA1"/>
    <w:rsid w:val="002965BE"/>
    <w:rsid w:val="002968B6"/>
    <w:rsid w:val="00296ABC"/>
    <w:rsid w:val="00297E22"/>
    <w:rsid w:val="00297E37"/>
    <w:rsid w:val="002A1030"/>
    <w:rsid w:val="002A1533"/>
    <w:rsid w:val="002A15BE"/>
    <w:rsid w:val="002A2E83"/>
    <w:rsid w:val="002A34D6"/>
    <w:rsid w:val="002A5682"/>
    <w:rsid w:val="002A5C09"/>
    <w:rsid w:val="002B144C"/>
    <w:rsid w:val="002B26E7"/>
    <w:rsid w:val="002B2CF8"/>
    <w:rsid w:val="002B4C94"/>
    <w:rsid w:val="002B68D9"/>
    <w:rsid w:val="002C13B4"/>
    <w:rsid w:val="002C3023"/>
    <w:rsid w:val="002C580B"/>
    <w:rsid w:val="002D1285"/>
    <w:rsid w:val="002D2B00"/>
    <w:rsid w:val="002D41FB"/>
    <w:rsid w:val="002D5FDF"/>
    <w:rsid w:val="002D699B"/>
    <w:rsid w:val="002D71F1"/>
    <w:rsid w:val="002E05B9"/>
    <w:rsid w:val="002E098E"/>
    <w:rsid w:val="002E4033"/>
    <w:rsid w:val="002E4C98"/>
    <w:rsid w:val="002E7E55"/>
    <w:rsid w:val="002F0536"/>
    <w:rsid w:val="002F7AE6"/>
    <w:rsid w:val="0030102E"/>
    <w:rsid w:val="003016B6"/>
    <w:rsid w:val="00303186"/>
    <w:rsid w:val="00303780"/>
    <w:rsid w:val="00304D48"/>
    <w:rsid w:val="00305BBB"/>
    <w:rsid w:val="00305D40"/>
    <w:rsid w:val="003072C0"/>
    <w:rsid w:val="003120E0"/>
    <w:rsid w:val="0031220D"/>
    <w:rsid w:val="003203C0"/>
    <w:rsid w:val="00321CA2"/>
    <w:rsid w:val="00322D7A"/>
    <w:rsid w:val="0032347C"/>
    <w:rsid w:val="00324E95"/>
    <w:rsid w:val="003253B6"/>
    <w:rsid w:val="00326F21"/>
    <w:rsid w:val="00327C82"/>
    <w:rsid w:val="0033041C"/>
    <w:rsid w:val="00331D80"/>
    <w:rsid w:val="003349EC"/>
    <w:rsid w:val="00335073"/>
    <w:rsid w:val="003356BE"/>
    <w:rsid w:val="00337C29"/>
    <w:rsid w:val="00337E10"/>
    <w:rsid w:val="003402D2"/>
    <w:rsid w:val="003415FE"/>
    <w:rsid w:val="00341CE8"/>
    <w:rsid w:val="003421F2"/>
    <w:rsid w:val="00343A61"/>
    <w:rsid w:val="00344150"/>
    <w:rsid w:val="00346841"/>
    <w:rsid w:val="003474A6"/>
    <w:rsid w:val="003508FF"/>
    <w:rsid w:val="00351696"/>
    <w:rsid w:val="00351D17"/>
    <w:rsid w:val="00352EDB"/>
    <w:rsid w:val="00354778"/>
    <w:rsid w:val="00355612"/>
    <w:rsid w:val="003612DF"/>
    <w:rsid w:val="00361458"/>
    <w:rsid w:val="00367822"/>
    <w:rsid w:val="0037016C"/>
    <w:rsid w:val="00371690"/>
    <w:rsid w:val="00373FC4"/>
    <w:rsid w:val="00374485"/>
    <w:rsid w:val="00375338"/>
    <w:rsid w:val="0037567A"/>
    <w:rsid w:val="0037571E"/>
    <w:rsid w:val="00380C7D"/>
    <w:rsid w:val="00384B8F"/>
    <w:rsid w:val="00387FA1"/>
    <w:rsid w:val="00390E56"/>
    <w:rsid w:val="003921BF"/>
    <w:rsid w:val="00393E9E"/>
    <w:rsid w:val="003940C8"/>
    <w:rsid w:val="003948C3"/>
    <w:rsid w:val="00395425"/>
    <w:rsid w:val="00395B35"/>
    <w:rsid w:val="00397A41"/>
    <w:rsid w:val="00397F2C"/>
    <w:rsid w:val="003A18EB"/>
    <w:rsid w:val="003A370D"/>
    <w:rsid w:val="003A40BD"/>
    <w:rsid w:val="003A5841"/>
    <w:rsid w:val="003A6B7A"/>
    <w:rsid w:val="003A6B82"/>
    <w:rsid w:val="003B05E2"/>
    <w:rsid w:val="003B1FAF"/>
    <w:rsid w:val="003B2D80"/>
    <w:rsid w:val="003B5E3D"/>
    <w:rsid w:val="003B7C82"/>
    <w:rsid w:val="003C0F9D"/>
    <w:rsid w:val="003C3840"/>
    <w:rsid w:val="003C460B"/>
    <w:rsid w:val="003C5826"/>
    <w:rsid w:val="003C5869"/>
    <w:rsid w:val="003C74AA"/>
    <w:rsid w:val="003C7C36"/>
    <w:rsid w:val="003D0B3F"/>
    <w:rsid w:val="003D0E4F"/>
    <w:rsid w:val="003D1C11"/>
    <w:rsid w:val="003D46FC"/>
    <w:rsid w:val="003E1ABE"/>
    <w:rsid w:val="003E5485"/>
    <w:rsid w:val="003E6178"/>
    <w:rsid w:val="003E7254"/>
    <w:rsid w:val="003E73D4"/>
    <w:rsid w:val="003E7A5D"/>
    <w:rsid w:val="003F1583"/>
    <w:rsid w:val="003F1F49"/>
    <w:rsid w:val="003F22FE"/>
    <w:rsid w:val="003F4FEC"/>
    <w:rsid w:val="003F5D6C"/>
    <w:rsid w:val="0040096C"/>
    <w:rsid w:val="004019E7"/>
    <w:rsid w:val="004022A3"/>
    <w:rsid w:val="00402BA0"/>
    <w:rsid w:val="00402D78"/>
    <w:rsid w:val="00405A5C"/>
    <w:rsid w:val="00405B5B"/>
    <w:rsid w:val="00405F43"/>
    <w:rsid w:val="0040620B"/>
    <w:rsid w:val="004072DA"/>
    <w:rsid w:val="004101C6"/>
    <w:rsid w:val="00410D06"/>
    <w:rsid w:val="00412B90"/>
    <w:rsid w:val="00412C2B"/>
    <w:rsid w:val="00412C6A"/>
    <w:rsid w:val="00413144"/>
    <w:rsid w:val="004139A0"/>
    <w:rsid w:val="00420B79"/>
    <w:rsid w:val="00421CB5"/>
    <w:rsid w:val="00421EA3"/>
    <w:rsid w:val="004232B3"/>
    <w:rsid w:val="00423771"/>
    <w:rsid w:val="004265D7"/>
    <w:rsid w:val="00427004"/>
    <w:rsid w:val="004301A2"/>
    <w:rsid w:val="004314E5"/>
    <w:rsid w:val="0043159C"/>
    <w:rsid w:val="00432967"/>
    <w:rsid w:val="004335B6"/>
    <w:rsid w:val="00434C3C"/>
    <w:rsid w:val="00434E7D"/>
    <w:rsid w:val="00436A9A"/>
    <w:rsid w:val="00437EF4"/>
    <w:rsid w:val="00442233"/>
    <w:rsid w:val="004458BE"/>
    <w:rsid w:val="004470B5"/>
    <w:rsid w:val="004478EF"/>
    <w:rsid w:val="0045023A"/>
    <w:rsid w:val="00452255"/>
    <w:rsid w:val="00456D92"/>
    <w:rsid w:val="00457204"/>
    <w:rsid w:val="00457A48"/>
    <w:rsid w:val="00460663"/>
    <w:rsid w:val="00460B55"/>
    <w:rsid w:val="00461BEA"/>
    <w:rsid w:val="0046203B"/>
    <w:rsid w:val="00464412"/>
    <w:rsid w:val="0046443A"/>
    <w:rsid w:val="004651BE"/>
    <w:rsid w:val="004658D9"/>
    <w:rsid w:val="00467665"/>
    <w:rsid w:val="00470279"/>
    <w:rsid w:val="00473964"/>
    <w:rsid w:val="00474E20"/>
    <w:rsid w:val="00481265"/>
    <w:rsid w:val="004836D2"/>
    <w:rsid w:val="00484D26"/>
    <w:rsid w:val="00485FC3"/>
    <w:rsid w:val="00486696"/>
    <w:rsid w:val="0048706A"/>
    <w:rsid w:val="0048742D"/>
    <w:rsid w:val="00487F9A"/>
    <w:rsid w:val="00490492"/>
    <w:rsid w:val="00490EA1"/>
    <w:rsid w:val="004920DB"/>
    <w:rsid w:val="0049290F"/>
    <w:rsid w:val="004940B1"/>
    <w:rsid w:val="004949E0"/>
    <w:rsid w:val="00494A5D"/>
    <w:rsid w:val="00495796"/>
    <w:rsid w:val="00495AF8"/>
    <w:rsid w:val="004A126E"/>
    <w:rsid w:val="004A3514"/>
    <w:rsid w:val="004A3B2B"/>
    <w:rsid w:val="004A3CD6"/>
    <w:rsid w:val="004A3E30"/>
    <w:rsid w:val="004A4A51"/>
    <w:rsid w:val="004A77D1"/>
    <w:rsid w:val="004A7AAE"/>
    <w:rsid w:val="004B0C72"/>
    <w:rsid w:val="004B2089"/>
    <w:rsid w:val="004B3A05"/>
    <w:rsid w:val="004B6F4F"/>
    <w:rsid w:val="004B75D7"/>
    <w:rsid w:val="004C19F7"/>
    <w:rsid w:val="004C1D6F"/>
    <w:rsid w:val="004C57A4"/>
    <w:rsid w:val="004C7268"/>
    <w:rsid w:val="004D50D8"/>
    <w:rsid w:val="004D6457"/>
    <w:rsid w:val="004D6CDD"/>
    <w:rsid w:val="004D7BEE"/>
    <w:rsid w:val="004E0A04"/>
    <w:rsid w:val="004E690D"/>
    <w:rsid w:val="004E750F"/>
    <w:rsid w:val="004F261B"/>
    <w:rsid w:val="004F2F3B"/>
    <w:rsid w:val="004F35B7"/>
    <w:rsid w:val="004F4F11"/>
    <w:rsid w:val="004F5AA4"/>
    <w:rsid w:val="004F5CC1"/>
    <w:rsid w:val="004F5D5F"/>
    <w:rsid w:val="004F6775"/>
    <w:rsid w:val="004F6A13"/>
    <w:rsid w:val="004F7C24"/>
    <w:rsid w:val="00500D6C"/>
    <w:rsid w:val="00502A12"/>
    <w:rsid w:val="00504F68"/>
    <w:rsid w:val="005058C4"/>
    <w:rsid w:val="005064BA"/>
    <w:rsid w:val="0051088C"/>
    <w:rsid w:val="00510CAE"/>
    <w:rsid w:val="00510FCB"/>
    <w:rsid w:val="00512DED"/>
    <w:rsid w:val="0051426E"/>
    <w:rsid w:val="0051499E"/>
    <w:rsid w:val="00515254"/>
    <w:rsid w:val="0051714C"/>
    <w:rsid w:val="00517792"/>
    <w:rsid w:val="00520DAB"/>
    <w:rsid w:val="00523553"/>
    <w:rsid w:val="0052575B"/>
    <w:rsid w:val="00530A9B"/>
    <w:rsid w:val="00531654"/>
    <w:rsid w:val="00533488"/>
    <w:rsid w:val="005356CF"/>
    <w:rsid w:val="0053711B"/>
    <w:rsid w:val="00541147"/>
    <w:rsid w:val="00541577"/>
    <w:rsid w:val="005427EA"/>
    <w:rsid w:val="00542F49"/>
    <w:rsid w:val="00543390"/>
    <w:rsid w:val="0054793E"/>
    <w:rsid w:val="00550BF0"/>
    <w:rsid w:val="00552B9A"/>
    <w:rsid w:val="00556E20"/>
    <w:rsid w:val="0055779B"/>
    <w:rsid w:val="00560151"/>
    <w:rsid w:val="00560426"/>
    <w:rsid w:val="005609F3"/>
    <w:rsid w:val="00562B08"/>
    <w:rsid w:val="00562EB0"/>
    <w:rsid w:val="00564950"/>
    <w:rsid w:val="00565605"/>
    <w:rsid w:val="005657F0"/>
    <w:rsid w:val="00565917"/>
    <w:rsid w:val="005660D6"/>
    <w:rsid w:val="00567661"/>
    <w:rsid w:val="005679D6"/>
    <w:rsid w:val="005729CD"/>
    <w:rsid w:val="005804F5"/>
    <w:rsid w:val="00582FB9"/>
    <w:rsid w:val="0058362F"/>
    <w:rsid w:val="0058608D"/>
    <w:rsid w:val="00586B96"/>
    <w:rsid w:val="00586C6E"/>
    <w:rsid w:val="00586EAA"/>
    <w:rsid w:val="00590360"/>
    <w:rsid w:val="005915D0"/>
    <w:rsid w:val="005917BB"/>
    <w:rsid w:val="0059526D"/>
    <w:rsid w:val="00595583"/>
    <w:rsid w:val="0059754D"/>
    <w:rsid w:val="00597F2F"/>
    <w:rsid w:val="005A3366"/>
    <w:rsid w:val="005A3525"/>
    <w:rsid w:val="005A3CE4"/>
    <w:rsid w:val="005A3FD0"/>
    <w:rsid w:val="005A4EB9"/>
    <w:rsid w:val="005A6D6C"/>
    <w:rsid w:val="005A7E02"/>
    <w:rsid w:val="005B378C"/>
    <w:rsid w:val="005B443E"/>
    <w:rsid w:val="005B5538"/>
    <w:rsid w:val="005B5673"/>
    <w:rsid w:val="005B67A5"/>
    <w:rsid w:val="005B6C1C"/>
    <w:rsid w:val="005C177E"/>
    <w:rsid w:val="005C3B2F"/>
    <w:rsid w:val="005C3C2C"/>
    <w:rsid w:val="005C5020"/>
    <w:rsid w:val="005C59A5"/>
    <w:rsid w:val="005C5D10"/>
    <w:rsid w:val="005C6E6A"/>
    <w:rsid w:val="005C7575"/>
    <w:rsid w:val="005C7E63"/>
    <w:rsid w:val="005D1FB2"/>
    <w:rsid w:val="005D37F7"/>
    <w:rsid w:val="005D4C82"/>
    <w:rsid w:val="005D5974"/>
    <w:rsid w:val="005D5E73"/>
    <w:rsid w:val="005D7942"/>
    <w:rsid w:val="005D7D21"/>
    <w:rsid w:val="005D7DBC"/>
    <w:rsid w:val="005E0D95"/>
    <w:rsid w:val="005E0F3F"/>
    <w:rsid w:val="005E351A"/>
    <w:rsid w:val="005E5D1D"/>
    <w:rsid w:val="005E5E25"/>
    <w:rsid w:val="005E5E7D"/>
    <w:rsid w:val="005E73DD"/>
    <w:rsid w:val="005F1BB3"/>
    <w:rsid w:val="005F232F"/>
    <w:rsid w:val="005F3A99"/>
    <w:rsid w:val="005F3CE7"/>
    <w:rsid w:val="005F486A"/>
    <w:rsid w:val="005F74CE"/>
    <w:rsid w:val="006033B5"/>
    <w:rsid w:val="006045B6"/>
    <w:rsid w:val="006053BD"/>
    <w:rsid w:val="006115DD"/>
    <w:rsid w:val="00614031"/>
    <w:rsid w:val="00614F03"/>
    <w:rsid w:val="006150BF"/>
    <w:rsid w:val="00617197"/>
    <w:rsid w:val="00617200"/>
    <w:rsid w:val="00620630"/>
    <w:rsid w:val="00623F8D"/>
    <w:rsid w:val="00626483"/>
    <w:rsid w:val="006264EF"/>
    <w:rsid w:val="0062660C"/>
    <w:rsid w:val="00626683"/>
    <w:rsid w:val="006300D1"/>
    <w:rsid w:val="006341B6"/>
    <w:rsid w:val="00634FD6"/>
    <w:rsid w:val="0064295D"/>
    <w:rsid w:val="00643520"/>
    <w:rsid w:val="0065080A"/>
    <w:rsid w:val="00654F2E"/>
    <w:rsid w:val="00656A7C"/>
    <w:rsid w:val="00656B03"/>
    <w:rsid w:val="00656F29"/>
    <w:rsid w:val="006572BE"/>
    <w:rsid w:val="00657FB1"/>
    <w:rsid w:val="006613C6"/>
    <w:rsid w:val="00662AAC"/>
    <w:rsid w:val="00663B49"/>
    <w:rsid w:val="0066649F"/>
    <w:rsid w:val="00666E62"/>
    <w:rsid w:val="00671D70"/>
    <w:rsid w:val="0067228C"/>
    <w:rsid w:val="00672CC5"/>
    <w:rsid w:val="00674A8A"/>
    <w:rsid w:val="0068052F"/>
    <w:rsid w:val="00680F92"/>
    <w:rsid w:val="00681821"/>
    <w:rsid w:val="00682ECC"/>
    <w:rsid w:val="00684B68"/>
    <w:rsid w:val="00684D3C"/>
    <w:rsid w:val="00684F88"/>
    <w:rsid w:val="00693289"/>
    <w:rsid w:val="00693E09"/>
    <w:rsid w:val="00694CF1"/>
    <w:rsid w:val="00695C0A"/>
    <w:rsid w:val="00695DCD"/>
    <w:rsid w:val="0069603C"/>
    <w:rsid w:val="006960A2"/>
    <w:rsid w:val="006966D8"/>
    <w:rsid w:val="0069774A"/>
    <w:rsid w:val="00697D1C"/>
    <w:rsid w:val="006A035C"/>
    <w:rsid w:val="006A198C"/>
    <w:rsid w:val="006A3059"/>
    <w:rsid w:val="006A4F72"/>
    <w:rsid w:val="006A4F7E"/>
    <w:rsid w:val="006A6BBC"/>
    <w:rsid w:val="006B045F"/>
    <w:rsid w:val="006B0A30"/>
    <w:rsid w:val="006B24F3"/>
    <w:rsid w:val="006B3BD5"/>
    <w:rsid w:val="006B575E"/>
    <w:rsid w:val="006C17CC"/>
    <w:rsid w:val="006C2CC8"/>
    <w:rsid w:val="006C5F23"/>
    <w:rsid w:val="006C6E83"/>
    <w:rsid w:val="006C77D2"/>
    <w:rsid w:val="006D202D"/>
    <w:rsid w:val="006D3111"/>
    <w:rsid w:val="006D41F6"/>
    <w:rsid w:val="006D504A"/>
    <w:rsid w:val="006D5880"/>
    <w:rsid w:val="006E0472"/>
    <w:rsid w:val="006E3947"/>
    <w:rsid w:val="006E6E4E"/>
    <w:rsid w:val="006E6F88"/>
    <w:rsid w:val="006E7FCE"/>
    <w:rsid w:val="006F4B7B"/>
    <w:rsid w:val="006F5BCC"/>
    <w:rsid w:val="00701BA6"/>
    <w:rsid w:val="00701DD4"/>
    <w:rsid w:val="00702078"/>
    <w:rsid w:val="00702179"/>
    <w:rsid w:val="00710013"/>
    <w:rsid w:val="0071039D"/>
    <w:rsid w:val="00710455"/>
    <w:rsid w:val="007104B2"/>
    <w:rsid w:val="007105A5"/>
    <w:rsid w:val="00711380"/>
    <w:rsid w:val="007143A4"/>
    <w:rsid w:val="00714806"/>
    <w:rsid w:val="007157DD"/>
    <w:rsid w:val="00716A5F"/>
    <w:rsid w:val="0071795E"/>
    <w:rsid w:val="00721345"/>
    <w:rsid w:val="007219B9"/>
    <w:rsid w:val="0072217A"/>
    <w:rsid w:val="0072290F"/>
    <w:rsid w:val="00723893"/>
    <w:rsid w:val="00723C1D"/>
    <w:rsid w:val="0072547F"/>
    <w:rsid w:val="007312E9"/>
    <w:rsid w:val="007314EA"/>
    <w:rsid w:val="00731DFA"/>
    <w:rsid w:val="00735E86"/>
    <w:rsid w:val="0074184E"/>
    <w:rsid w:val="00743780"/>
    <w:rsid w:val="00743A39"/>
    <w:rsid w:val="007440DD"/>
    <w:rsid w:val="00747155"/>
    <w:rsid w:val="00747771"/>
    <w:rsid w:val="00753880"/>
    <w:rsid w:val="00753A76"/>
    <w:rsid w:val="00755F2F"/>
    <w:rsid w:val="0075645D"/>
    <w:rsid w:val="00761741"/>
    <w:rsid w:val="00762032"/>
    <w:rsid w:val="00763328"/>
    <w:rsid w:val="00763983"/>
    <w:rsid w:val="007647CC"/>
    <w:rsid w:val="007650A1"/>
    <w:rsid w:val="00765888"/>
    <w:rsid w:val="00766E00"/>
    <w:rsid w:val="007729A0"/>
    <w:rsid w:val="00773AD3"/>
    <w:rsid w:val="00773E8A"/>
    <w:rsid w:val="007764B7"/>
    <w:rsid w:val="007773BF"/>
    <w:rsid w:val="0078132A"/>
    <w:rsid w:val="00781D37"/>
    <w:rsid w:val="00781FEC"/>
    <w:rsid w:val="00790162"/>
    <w:rsid w:val="00790317"/>
    <w:rsid w:val="00790A6B"/>
    <w:rsid w:val="007925EB"/>
    <w:rsid w:val="00793370"/>
    <w:rsid w:val="00794640"/>
    <w:rsid w:val="00794B66"/>
    <w:rsid w:val="00795667"/>
    <w:rsid w:val="007A10F8"/>
    <w:rsid w:val="007A1EF0"/>
    <w:rsid w:val="007A2372"/>
    <w:rsid w:val="007A28F8"/>
    <w:rsid w:val="007B04EF"/>
    <w:rsid w:val="007B0C3F"/>
    <w:rsid w:val="007B1959"/>
    <w:rsid w:val="007B1A70"/>
    <w:rsid w:val="007B1CA6"/>
    <w:rsid w:val="007B23DE"/>
    <w:rsid w:val="007B293E"/>
    <w:rsid w:val="007B2966"/>
    <w:rsid w:val="007B396A"/>
    <w:rsid w:val="007B430F"/>
    <w:rsid w:val="007B66FA"/>
    <w:rsid w:val="007B6787"/>
    <w:rsid w:val="007C0A67"/>
    <w:rsid w:val="007C2542"/>
    <w:rsid w:val="007C260B"/>
    <w:rsid w:val="007C2808"/>
    <w:rsid w:val="007C3526"/>
    <w:rsid w:val="007C59EA"/>
    <w:rsid w:val="007C5DEF"/>
    <w:rsid w:val="007C705C"/>
    <w:rsid w:val="007D0452"/>
    <w:rsid w:val="007D1682"/>
    <w:rsid w:val="007D1AB8"/>
    <w:rsid w:val="007D30EB"/>
    <w:rsid w:val="007D3588"/>
    <w:rsid w:val="007D4551"/>
    <w:rsid w:val="007D46D0"/>
    <w:rsid w:val="007D4A2D"/>
    <w:rsid w:val="007D5665"/>
    <w:rsid w:val="007D59A2"/>
    <w:rsid w:val="007D602C"/>
    <w:rsid w:val="007E0E33"/>
    <w:rsid w:val="007E2845"/>
    <w:rsid w:val="007E2FE0"/>
    <w:rsid w:val="007E3748"/>
    <w:rsid w:val="007E4C2C"/>
    <w:rsid w:val="007E58D8"/>
    <w:rsid w:val="007E6719"/>
    <w:rsid w:val="007E76E9"/>
    <w:rsid w:val="007F205F"/>
    <w:rsid w:val="007F227F"/>
    <w:rsid w:val="007F2350"/>
    <w:rsid w:val="007F2CFC"/>
    <w:rsid w:val="007F2E8B"/>
    <w:rsid w:val="007F5FB6"/>
    <w:rsid w:val="007F6BFF"/>
    <w:rsid w:val="008003F4"/>
    <w:rsid w:val="00804CDB"/>
    <w:rsid w:val="00805AF3"/>
    <w:rsid w:val="00805D65"/>
    <w:rsid w:val="00806592"/>
    <w:rsid w:val="00807CBE"/>
    <w:rsid w:val="00807F03"/>
    <w:rsid w:val="0081123E"/>
    <w:rsid w:val="008115EE"/>
    <w:rsid w:val="00814C67"/>
    <w:rsid w:val="0082056E"/>
    <w:rsid w:val="00820DAA"/>
    <w:rsid w:val="008210B7"/>
    <w:rsid w:val="0082130A"/>
    <w:rsid w:val="008216D6"/>
    <w:rsid w:val="00821AC8"/>
    <w:rsid w:val="00821B84"/>
    <w:rsid w:val="00821E0F"/>
    <w:rsid w:val="008232E7"/>
    <w:rsid w:val="00823B3F"/>
    <w:rsid w:val="008259B6"/>
    <w:rsid w:val="0082733D"/>
    <w:rsid w:val="00830449"/>
    <w:rsid w:val="00830AF0"/>
    <w:rsid w:val="00830F43"/>
    <w:rsid w:val="008310CF"/>
    <w:rsid w:val="008325D6"/>
    <w:rsid w:val="00832F58"/>
    <w:rsid w:val="0083358A"/>
    <w:rsid w:val="0083374B"/>
    <w:rsid w:val="008339F1"/>
    <w:rsid w:val="00841238"/>
    <w:rsid w:val="008419E8"/>
    <w:rsid w:val="00841AE8"/>
    <w:rsid w:val="00841DD6"/>
    <w:rsid w:val="00841EA0"/>
    <w:rsid w:val="00844814"/>
    <w:rsid w:val="0084510B"/>
    <w:rsid w:val="00846A9F"/>
    <w:rsid w:val="00846B11"/>
    <w:rsid w:val="00853352"/>
    <w:rsid w:val="008542B2"/>
    <w:rsid w:val="0085654D"/>
    <w:rsid w:val="00861FA1"/>
    <w:rsid w:val="00862F98"/>
    <w:rsid w:val="00863010"/>
    <w:rsid w:val="008642CD"/>
    <w:rsid w:val="00864F21"/>
    <w:rsid w:val="0086503A"/>
    <w:rsid w:val="0086513C"/>
    <w:rsid w:val="00865EA2"/>
    <w:rsid w:val="008664E3"/>
    <w:rsid w:val="00871716"/>
    <w:rsid w:val="0087179E"/>
    <w:rsid w:val="00871E15"/>
    <w:rsid w:val="0087340C"/>
    <w:rsid w:val="00874700"/>
    <w:rsid w:val="00876480"/>
    <w:rsid w:val="00882DC1"/>
    <w:rsid w:val="00884FFE"/>
    <w:rsid w:val="0088747F"/>
    <w:rsid w:val="00887E47"/>
    <w:rsid w:val="00890D22"/>
    <w:rsid w:val="00892B42"/>
    <w:rsid w:val="00892B8F"/>
    <w:rsid w:val="00893B0A"/>
    <w:rsid w:val="00895A06"/>
    <w:rsid w:val="008A0EA0"/>
    <w:rsid w:val="008A0F8D"/>
    <w:rsid w:val="008A2605"/>
    <w:rsid w:val="008A389E"/>
    <w:rsid w:val="008A5B68"/>
    <w:rsid w:val="008A6D7B"/>
    <w:rsid w:val="008B1C7D"/>
    <w:rsid w:val="008B1D18"/>
    <w:rsid w:val="008B2090"/>
    <w:rsid w:val="008B3109"/>
    <w:rsid w:val="008B38C2"/>
    <w:rsid w:val="008B4BD4"/>
    <w:rsid w:val="008B5E55"/>
    <w:rsid w:val="008B6F2B"/>
    <w:rsid w:val="008B774D"/>
    <w:rsid w:val="008B7B5E"/>
    <w:rsid w:val="008C0F62"/>
    <w:rsid w:val="008C398E"/>
    <w:rsid w:val="008C3B08"/>
    <w:rsid w:val="008C5F2E"/>
    <w:rsid w:val="008C7204"/>
    <w:rsid w:val="008D1A6D"/>
    <w:rsid w:val="008D1BCD"/>
    <w:rsid w:val="008D1E2E"/>
    <w:rsid w:val="008D58CD"/>
    <w:rsid w:val="008E1582"/>
    <w:rsid w:val="008E253B"/>
    <w:rsid w:val="008E3C0F"/>
    <w:rsid w:val="008E5A6E"/>
    <w:rsid w:val="008E6187"/>
    <w:rsid w:val="008E63A2"/>
    <w:rsid w:val="008E659C"/>
    <w:rsid w:val="008E67C8"/>
    <w:rsid w:val="008F56ED"/>
    <w:rsid w:val="008F585F"/>
    <w:rsid w:val="008F65C1"/>
    <w:rsid w:val="008F6C03"/>
    <w:rsid w:val="009034E3"/>
    <w:rsid w:val="00907B05"/>
    <w:rsid w:val="00910F39"/>
    <w:rsid w:val="009129ED"/>
    <w:rsid w:val="009159A2"/>
    <w:rsid w:val="00916978"/>
    <w:rsid w:val="00916C0C"/>
    <w:rsid w:val="00920970"/>
    <w:rsid w:val="0092247C"/>
    <w:rsid w:val="009228DA"/>
    <w:rsid w:val="00922DAA"/>
    <w:rsid w:val="00923722"/>
    <w:rsid w:val="00924A4C"/>
    <w:rsid w:val="00924AFC"/>
    <w:rsid w:val="00924F4A"/>
    <w:rsid w:val="00925351"/>
    <w:rsid w:val="009264B8"/>
    <w:rsid w:val="009308D5"/>
    <w:rsid w:val="00930FBA"/>
    <w:rsid w:val="00932062"/>
    <w:rsid w:val="00933CC3"/>
    <w:rsid w:val="00935751"/>
    <w:rsid w:val="00935C76"/>
    <w:rsid w:val="00935CED"/>
    <w:rsid w:val="009371BE"/>
    <w:rsid w:val="0093776E"/>
    <w:rsid w:val="009378B0"/>
    <w:rsid w:val="009431AF"/>
    <w:rsid w:val="009442CC"/>
    <w:rsid w:val="0094516C"/>
    <w:rsid w:val="0094757E"/>
    <w:rsid w:val="009479BE"/>
    <w:rsid w:val="00950B67"/>
    <w:rsid w:val="0095203D"/>
    <w:rsid w:val="0095221F"/>
    <w:rsid w:val="00952849"/>
    <w:rsid w:val="00952C77"/>
    <w:rsid w:val="00954E3C"/>
    <w:rsid w:val="00955224"/>
    <w:rsid w:val="009556C0"/>
    <w:rsid w:val="009578E0"/>
    <w:rsid w:val="009639C2"/>
    <w:rsid w:val="00965279"/>
    <w:rsid w:val="00967FD7"/>
    <w:rsid w:val="00970DF8"/>
    <w:rsid w:val="00971F55"/>
    <w:rsid w:val="009743FE"/>
    <w:rsid w:val="00974E8C"/>
    <w:rsid w:val="009758A6"/>
    <w:rsid w:val="00976FAE"/>
    <w:rsid w:val="00977198"/>
    <w:rsid w:val="009779C5"/>
    <w:rsid w:val="00977EDD"/>
    <w:rsid w:val="009834E9"/>
    <w:rsid w:val="00986143"/>
    <w:rsid w:val="009861DE"/>
    <w:rsid w:val="009911AA"/>
    <w:rsid w:val="00992001"/>
    <w:rsid w:val="009929EF"/>
    <w:rsid w:val="009943EE"/>
    <w:rsid w:val="00996D5C"/>
    <w:rsid w:val="00997B5F"/>
    <w:rsid w:val="009A1D6B"/>
    <w:rsid w:val="009A273F"/>
    <w:rsid w:val="009A4D6F"/>
    <w:rsid w:val="009A57CC"/>
    <w:rsid w:val="009A60AD"/>
    <w:rsid w:val="009A6350"/>
    <w:rsid w:val="009B240A"/>
    <w:rsid w:val="009B5112"/>
    <w:rsid w:val="009B5D01"/>
    <w:rsid w:val="009C0BE7"/>
    <w:rsid w:val="009C14C6"/>
    <w:rsid w:val="009C14E9"/>
    <w:rsid w:val="009C2D4A"/>
    <w:rsid w:val="009C37EF"/>
    <w:rsid w:val="009C431D"/>
    <w:rsid w:val="009C6A23"/>
    <w:rsid w:val="009C75C4"/>
    <w:rsid w:val="009D0D56"/>
    <w:rsid w:val="009D0DE4"/>
    <w:rsid w:val="009D1691"/>
    <w:rsid w:val="009D28CE"/>
    <w:rsid w:val="009D28E9"/>
    <w:rsid w:val="009D40F2"/>
    <w:rsid w:val="009D49AD"/>
    <w:rsid w:val="009E01FC"/>
    <w:rsid w:val="009E10FE"/>
    <w:rsid w:val="009E20C4"/>
    <w:rsid w:val="009E3F5B"/>
    <w:rsid w:val="009E4134"/>
    <w:rsid w:val="009E59AF"/>
    <w:rsid w:val="009E5E96"/>
    <w:rsid w:val="009E648D"/>
    <w:rsid w:val="009F103F"/>
    <w:rsid w:val="009F190D"/>
    <w:rsid w:val="009F2A30"/>
    <w:rsid w:val="009F6CE4"/>
    <w:rsid w:val="00A00512"/>
    <w:rsid w:val="00A010AC"/>
    <w:rsid w:val="00A01FFB"/>
    <w:rsid w:val="00A04AAB"/>
    <w:rsid w:val="00A12085"/>
    <w:rsid w:val="00A139D4"/>
    <w:rsid w:val="00A13F77"/>
    <w:rsid w:val="00A140AA"/>
    <w:rsid w:val="00A146C5"/>
    <w:rsid w:val="00A1496D"/>
    <w:rsid w:val="00A23DA6"/>
    <w:rsid w:val="00A24D69"/>
    <w:rsid w:val="00A25A07"/>
    <w:rsid w:val="00A27151"/>
    <w:rsid w:val="00A317C4"/>
    <w:rsid w:val="00A3378C"/>
    <w:rsid w:val="00A3401F"/>
    <w:rsid w:val="00A34E5E"/>
    <w:rsid w:val="00A35019"/>
    <w:rsid w:val="00A36368"/>
    <w:rsid w:val="00A37201"/>
    <w:rsid w:val="00A411D8"/>
    <w:rsid w:val="00A41525"/>
    <w:rsid w:val="00A46281"/>
    <w:rsid w:val="00A47174"/>
    <w:rsid w:val="00A50011"/>
    <w:rsid w:val="00A52152"/>
    <w:rsid w:val="00A5348B"/>
    <w:rsid w:val="00A537E8"/>
    <w:rsid w:val="00A551E5"/>
    <w:rsid w:val="00A569E5"/>
    <w:rsid w:val="00A57C8E"/>
    <w:rsid w:val="00A60150"/>
    <w:rsid w:val="00A603EA"/>
    <w:rsid w:val="00A62E9E"/>
    <w:rsid w:val="00A631B2"/>
    <w:rsid w:val="00A632A8"/>
    <w:rsid w:val="00A635EF"/>
    <w:rsid w:val="00A63E9E"/>
    <w:rsid w:val="00A67276"/>
    <w:rsid w:val="00A67840"/>
    <w:rsid w:val="00A67FF6"/>
    <w:rsid w:val="00A7069E"/>
    <w:rsid w:val="00A71081"/>
    <w:rsid w:val="00A72291"/>
    <w:rsid w:val="00A73230"/>
    <w:rsid w:val="00A737FE"/>
    <w:rsid w:val="00A82A05"/>
    <w:rsid w:val="00A83756"/>
    <w:rsid w:val="00A84466"/>
    <w:rsid w:val="00A84B59"/>
    <w:rsid w:val="00A913BD"/>
    <w:rsid w:val="00A916CC"/>
    <w:rsid w:val="00A91FFD"/>
    <w:rsid w:val="00A92435"/>
    <w:rsid w:val="00A927D1"/>
    <w:rsid w:val="00A947E1"/>
    <w:rsid w:val="00A97E0D"/>
    <w:rsid w:val="00AA10CC"/>
    <w:rsid w:val="00AA12B8"/>
    <w:rsid w:val="00AA2399"/>
    <w:rsid w:val="00AA2A6E"/>
    <w:rsid w:val="00AA4285"/>
    <w:rsid w:val="00AA4AD3"/>
    <w:rsid w:val="00AA68DC"/>
    <w:rsid w:val="00AA78A1"/>
    <w:rsid w:val="00AB2BB3"/>
    <w:rsid w:val="00AC1302"/>
    <w:rsid w:val="00AC24B0"/>
    <w:rsid w:val="00AC59BE"/>
    <w:rsid w:val="00AC676A"/>
    <w:rsid w:val="00AD0137"/>
    <w:rsid w:val="00AD0D23"/>
    <w:rsid w:val="00AD1E9B"/>
    <w:rsid w:val="00AD49E2"/>
    <w:rsid w:val="00AD6090"/>
    <w:rsid w:val="00AD69F3"/>
    <w:rsid w:val="00AD731E"/>
    <w:rsid w:val="00AD77CC"/>
    <w:rsid w:val="00AD79A5"/>
    <w:rsid w:val="00AE1455"/>
    <w:rsid w:val="00AE18C5"/>
    <w:rsid w:val="00AE229D"/>
    <w:rsid w:val="00AE2346"/>
    <w:rsid w:val="00AE3523"/>
    <w:rsid w:val="00AE395B"/>
    <w:rsid w:val="00AE456E"/>
    <w:rsid w:val="00AE5824"/>
    <w:rsid w:val="00AE6205"/>
    <w:rsid w:val="00AE6D64"/>
    <w:rsid w:val="00AE7387"/>
    <w:rsid w:val="00AE7536"/>
    <w:rsid w:val="00AF0BC7"/>
    <w:rsid w:val="00AF1566"/>
    <w:rsid w:val="00AF27C1"/>
    <w:rsid w:val="00AF28C3"/>
    <w:rsid w:val="00AF308C"/>
    <w:rsid w:val="00AF3F57"/>
    <w:rsid w:val="00AF553D"/>
    <w:rsid w:val="00AF55EF"/>
    <w:rsid w:val="00AF6A67"/>
    <w:rsid w:val="00B00CB7"/>
    <w:rsid w:val="00B01727"/>
    <w:rsid w:val="00B020C2"/>
    <w:rsid w:val="00B02AA7"/>
    <w:rsid w:val="00B05907"/>
    <w:rsid w:val="00B05CDF"/>
    <w:rsid w:val="00B073CC"/>
    <w:rsid w:val="00B10AE2"/>
    <w:rsid w:val="00B10E9A"/>
    <w:rsid w:val="00B114F2"/>
    <w:rsid w:val="00B11718"/>
    <w:rsid w:val="00B11DFA"/>
    <w:rsid w:val="00B14E6C"/>
    <w:rsid w:val="00B16D07"/>
    <w:rsid w:val="00B1781A"/>
    <w:rsid w:val="00B20397"/>
    <w:rsid w:val="00B213F4"/>
    <w:rsid w:val="00B22470"/>
    <w:rsid w:val="00B22C0A"/>
    <w:rsid w:val="00B23671"/>
    <w:rsid w:val="00B2398A"/>
    <w:rsid w:val="00B2510E"/>
    <w:rsid w:val="00B2601E"/>
    <w:rsid w:val="00B26BCF"/>
    <w:rsid w:val="00B26F4A"/>
    <w:rsid w:val="00B27910"/>
    <w:rsid w:val="00B30A89"/>
    <w:rsid w:val="00B33C40"/>
    <w:rsid w:val="00B3429B"/>
    <w:rsid w:val="00B36235"/>
    <w:rsid w:val="00B40EED"/>
    <w:rsid w:val="00B40F9B"/>
    <w:rsid w:val="00B41B36"/>
    <w:rsid w:val="00B42826"/>
    <w:rsid w:val="00B43739"/>
    <w:rsid w:val="00B444DB"/>
    <w:rsid w:val="00B45BB4"/>
    <w:rsid w:val="00B46B01"/>
    <w:rsid w:val="00B51877"/>
    <w:rsid w:val="00B51ED3"/>
    <w:rsid w:val="00B53015"/>
    <w:rsid w:val="00B53B4A"/>
    <w:rsid w:val="00B549AA"/>
    <w:rsid w:val="00B5531B"/>
    <w:rsid w:val="00B5704D"/>
    <w:rsid w:val="00B57217"/>
    <w:rsid w:val="00B5730E"/>
    <w:rsid w:val="00B57929"/>
    <w:rsid w:val="00B60BA5"/>
    <w:rsid w:val="00B66B06"/>
    <w:rsid w:val="00B71887"/>
    <w:rsid w:val="00B729EE"/>
    <w:rsid w:val="00B72AAC"/>
    <w:rsid w:val="00B72DB4"/>
    <w:rsid w:val="00B73DED"/>
    <w:rsid w:val="00B74694"/>
    <w:rsid w:val="00B751D9"/>
    <w:rsid w:val="00B77BEA"/>
    <w:rsid w:val="00B80AB4"/>
    <w:rsid w:val="00B81151"/>
    <w:rsid w:val="00B820FC"/>
    <w:rsid w:val="00B8246C"/>
    <w:rsid w:val="00B83C7D"/>
    <w:rsid w:val="00B844D0"/>
    <w:rsid w:val="00B858B6"/>
    <w:rsid w:val="00B871A3"/>
    <w:rsid w:val="00B87EF5"/>
    <w:rsid w:val="00B9046C"/>
    <w:rsid w:val="00B90F63"/>
    <w:rsid w:val="00B90FCF"/>
    <w:rsid w:val="00B961BD"/>
    <w:rsid w:val="00BA0732"/>
    <w:rsid w:val="00BA24B7"/>
    <w:rsid w:val="00BA2543"/>
    <w:rsid w:val="00BA3582"/>
    <w:rsid w:val="00BA528E"/>
    <w:rsid w:val="00BA52E6"/>
    <w:rsid w:val="00BA6797"/>
    <w:rsid w:val="00BA72E3"/>
    <w:rsid w:val="00BA766C"/>
    <w:rsid w:val="00BA7B45"/>
    <w:rsid w:val="00BB1AF5"/>
    <w:rsid w:val="00BB38B1"/>
    <w:rsid w:val="00BB4D5D"/>
    <w:rsid w:val="00BB4EAE"/>
    <w:rsid w:val="00BB52F5"/>
    <w:rsid w:val="00BC1EC0"/>
    <w:rsid w:val="00BC2339"/>
    <w:rsid w:val="00BC2709"/>
    <w:rsid w:val="00BC2D75"/>
    <w:rsid w:val="00BC3C21"/>
    <w:rsid w:val="00BC5A92"/>
    <w:rsid w:val="00BC65B2"/>
    <w:rsid w:val="00BD3C5B"/>
    <w:rsid w:val="00BD441D"/>
    <w:rsid w:val="00BD6896"/>
    <w:rsid w:val="00BE0DD0"/>
    <w:rsid w:val="00BE1A02"/>
    <w:rsid w:val="00BE27DC"/>
    <w:rsid w:val="00BE4884"/>
    <w:rsid w:val="00BE53BE"/>
    <w:rsid w:val="00BE5A7B"/>
    <w:rsid w:val="00BE781A"/>
    <w:rsid w:val="00BE7C9F"/>
    <w:rsid w:val="00BF27EA"/>
    <w:rsid w:val="00BF5D48"/>
    <w:rsid w:val="00BF5F1B"/>
    <w:rsid w:val="00BF7E9A"/>
    <w:rsid w:val="00C06EF8"/>
    <w:rsid w:val="00C11668"/>
    <w:rsid w:val="00C128AA"/>
    <w:rsid w:val="00C21C37"/>
    <w:rsid w:val="00C22A01"/>
    <w:rsid w:val="00C2313D"/>
    <w:rsid w:val="00C25060"/>
    <w:rsid w:val="00C25AC6"/>
    <w:rsid w:val="00C2709D"/>
    <w:rsid w:val="00C31419"/>
    <w:rsid w:val="00C327CE"/>
    <w:rsid w:val="00C32F26"/>
    <w:rsid w:val="00C335E8"/>
    <w:rsid w:val="00C33801"/>
    <w:rsid w:val="00C34450"/>
    <w:rsid w:val="00C402B9"/>
    <w:rsid w:val="00C42FB9"/>
    <w:rsid w:val="00C4573F"/>
    <w:rsid w:val="00C45B8C"/>
    <w:rsid w:val="00C45D85"/>
    <w:rsid w:val="00C45DD1"/>
    <w:rsid w:val="00C53A29"/>
    <w:rsid w:val="00C5651F"/>
    <w:rsid w:val="00C565C2"/>
    <w:rsid w:val="00C568F8"/>
    <w:rsid w:val="00C56CA4"/>
    <w:rsid w:val="00C601E1"/>
    <w:rsid w:val="00C6024E"/>
    <w:rsid w:val="00C60555"/>
    <w:rsid w:val="00C61E6B"/>
    <w:rsid w:val="00C61EB7"/>
    <w:rsid w:val="00C63B8B"/>
    <w:rsid w:val="00C63E29"/>
    <w:rsid w:val="00C64A7E"/>
    <w:rsid w:val="00C64E35"/>
    <w:rsid w:val="00C66408"/>
    <w:rsid w:val="00C67A09"/>
    <w:rsid w:val="00C71315"/>
    <w:rsid w:val="00C71D1F"/>
    <w:rsid w:val="00C73CE9"/>
    <w:rsid w:val="00C767B0"/>
    <w:rsid w:val="00C768E9"/>
    <w:rsid w:val="00C82911"/>
    <w:rsid w:val="00C82BC9"/>
    <w:rsid w:val="00C82F86"/>
    <w:rsid w:val="00C83F13"/>
    <w:rsid w:val="00C91658"/>
    <w:rsid w:val="00C91846"/>
    <w:rsid w:val="00C91A21"/>
    <w:rsid w:val="00C9440A"/>
    <w:rsid w:val="00CA1192"/>
    <w:rsid w:val="00CA28C2"/>
    <w:rsid w:val="00CA3897"/>
    <w:rsid w:val="00CA44B7"/>
    <w:rsid w:val="00CA5137"/>
    <w:rsid w:val="00CA782A"/>
    <w:rsid w:val="00CB1E52"/>
    <w:rsid w:val="00CB2231"/>
    <w:rsid w:val="00CC0DFD"/>
    <w:rsid w:val="00CC2FA2"/>
    <w:rsid w:val="00CC3C98"/>
    <w:rsid w:val="00CC5E38"/>
    <w:rsid w:val="00CC67E4"/>
    <w:rsid w:val="00CC775C"/>
    <w:rsid w:val="00CD16AE"/>
    <w:rsid w:val="00CD75AA"/>
    <w:rsid w:val="00CD7F1B"/>
    <w:rsid w:val="00CE0B93"/>
    <w:rsid w:val="00CE1372"/>
    <w:rsid w:val="00CE4724"/>
    <w:rsid w:val="00CF1B60"/>
    <w:rsid w:val="00CF2A81"/>
    <w:rsid w:val="00CF2BD9"/>
    <w:rsid w:val="00CF35FD"/>
    <w:rsid w:val="00CF4009"/>
    <w:rsid w:val="00CF4779"/>
    <w:rsid w:val="00CF54F3"/>
    <w:rsid w:val="00CF69F9"/>
    <w:rsid w:val="00CF781A"/>
    <w:rsid w:val="00D000B0"/>
    <w:rsid w:val="00D0030F"/>
    <w:rsid w:val="00D01756"/>
    <w:rsid w:val="00D03053"/>
    <w:rsid w:val="00D03E4D"/>
    <w:rsid w:val="00D10F5A"/>
    <w:rsid w:val="00D11662"/>
    <w:rsid w:val="00D15578"/>
    <w:rsid w:val="00D15F7F"/>
    <w:rsid w:val="00D1761D"/>
    <w:rsid w:val="00D17646"/>
    <w:rsid w:val="00D17B41"/>
    <w:rsid w:val="00D21A4F"/>
    <w:rsid w:val="00D2225A"/>
    <w:rsid w:val="00D24361"/>
    <w:rsid w:val="00D24FC1"/>
    <w:rsid w:val="00D26067"/>
    <w:rsid w:val="00D2695C"/>
    <w:rsid w:val="00D27BAC"/>
    <w:rsid w:val="00D27FB0"/>
    <w:rsid w:val="00D30928"/>
    <w:rsid w:val="00D33054"/>
    <w:rsid w:val="00D33AE9"/>
    <w:rsid w:val="00D34857"/>
    <w:rsid w:val="00D37006"/>
    <w:rsid w:val="00D466B7"/>
    <w:rsid w:val="00D46DCC"/>
    <w:rsid w:val="00D46E7B"/>
    <w:rsid w:val="00D509F6"/>
    <w:rsid w:val="00D50CF4"/>
    <w:rsid w:val="00D52922"/>
    <w:rsid w:val="00D54FED"/>
    <w:rsid w:val="00D55838"/>
    <w:rsid w:val="00D57690"/>
    <w:rsid w:val="00D607C3"/>
    <w:rsid w:val="00D61146"/>
    <w:rsid w:val="00D61573"/>
    <w:rsid w:val="00D62CF3"/>
    <w:rsid w:val="00D65321"/>
    <w:rsid w:val="00D65419"/>
    <w:rsid w:val="00D6548B"/>
    <w:rsid w:val="00D662AE"/>
    <w:rsid w:val="00D66311"/>
    <w:rsid w:val="00D66C90"/>
    <w:rsid w:val="00D7071F"/>
    <w:rsid w:val="00D71818"/>
    <w:rsid w:val="00D71BA0"/>
    <w:rsid w:val="00D72724"/>
    <w:rsid w:val="00D731B2"/>
    <w:rsid w:val="00D73F59"/>
    <w:rsid w:val="00D7547B"/>
    <w:rsid w:val="00D759DE"/>
    <w:rsid w:val="00D766A9"/>
    <w:rsid w:val="00D76BE3"/>
    <w:rsid w:val="00D80D5E"/>
    <w:rsid w:val="00D80E44"/>
    <w:rsid w:val="00D849E9"/>
    <w:rsid w:val="00D850F7"/>
    <w:rsid w:val="00D86B15"/>
    <w:rsid w:val="00D879B1"/>
    <w:rsid w:val="00D91B50"/>
    <w:rsid w:val="00D92982"/>
    <w:rsid w:val="00D92CCE"/>
    <w:rsid w:val="00D939CD"/>
    <w:rsid w:val="00D93FB6"/>
    <w:rsid w:val="00D94EA7"/>
    <w:rsid w:val="00D96DD4"/>
    <w:rsid w:val="00D97210"/>
    <w:rsid w:val="00DA004C"/>
    <w:rsid w:val="00DA04E4"/>
    <w:rsid w:val="00DA07B7"/>
    <w:rsid w:val="00DA44A2"/>
    <w:rsid w:val="00DA52AD"/>
    <w:rsid w:val="00DA545C"/>
    <w:rsid w:val="00DA66F1"/>
    <w:rsid w:val="00DA6F3A"/>
    <w:rsid w:val="00DB16FB"/>
    <w:rsid w:val="00DB251B"/>
    <w:rsid w:val="00DB37EE"/>
    <w:rsid w:val="00DB5617"/>
    <w:rsid w:val="00DB5F9D"/>
    <w:rsid w:val="00DB6375"/>
    <w:rsid w:val="00DB7EB6"/>
    <w:rsid w:val="00DC22F6"/>
    <w:rsid w:val="00DC2933"/>
    <w:rsid w:val="00DC441C"/>
    <w:rsid w:val="00DC6034"/>
    <w:rsid w:val="00DC6CCD"/>
    <w:rsid w:val="00DD3642"/>
    <w:rsid w:val="00DD44CD"/>
    <w:rsid w:val="00DD61EB"/>
    <w:rsid w:val="00DD6354"/>
    <w:rsid w:val="00DD6B89"/>
    <w:rsid w:val="00DD7A7D"/>
    <w:rsid w:val="00DE05A9"/>
    <w:rsid w:val="00DE0D88"/>
    <w:rsid w:val="00DE2A79"/>
    <w:rsid w:val="00DE46CC"/>
    <w:rsid w:val="00DE537E"/>
    <w:rsid w:val="00DE5747"/>
    <w:rsid w:val="00DE7802"/>
    <w:rsid w:val="00DF0A2C"/>
    <w:rsid w:val="00DF20E3"/>
    <w:rsid w:val="00DF2F8B"/>
    <w:rsid w:val="00DF4722"/>
    <w:rsid w:val="00DF5944"/>
    <w:rsid w:val="00DF6072"/>
    <w:rsid w:val="00E00594"/>
    <w:rsid w:val="00E040C7"/>
    <w:rsid w:val="00E0609A"/>
    <w:rsid w:val="00E06454"/>
    <w:rsid w:val="00E06ADE"/>
    <w:rsid w:val="00E0760D"/>
    <w:rsid w:val="00E07DF6"/>
    <w:rsid w:val="00E10A0E"/>
    <w:rsid w:val="00E12C28"/>
    <w:rsid w:val="00E17E01"/>
    <w:rsid w:val="00E20810"/>
    <w:rsid w:val="00E20D19"/>
    <w:rsid w:val="00E21752"/>
    <w:rsid w:val="00E224F3"/>
    <w:rsid w:val="00E22B9B"/>
    <w:rsid w:val="00E238EA"/>
    <w:rsid w:val="00E23FA1"/>
    <w:rsid w:val="00E253AB"/>
    <w:rsid w:val="00E259DF"/>
    <w:rsid w:val="00E25B8E"/>
    <w:rsid w:val="00E2635C"/>
    <w:rsid w:val="00E3060B"/>
    <w:rsid w:val="00E30BE3"/>
    <w:rsid w:val="00E31546"/>
    <w:rsid w:val="00E330E9"/>
    <w:rsid w:val="00E33E0F"/>
    <w:rsid w:val="00E4031A"/>
    <w:rsid w:val="00E40F5E"/>
    <w:rsid w:val="00E418C0"/>
    <w:rsid w:val="00E41BF4"/>
    <w:rsid w:val="00E44A15"/>
    <w:rsid w:val="00E461CB"/>
    <w:rsid w:val="00E466FF"/>
    <w:rsid w:val="00E47681"/>
    <w:rsid w:val="00E52381"/>
    <w:rsid w:val="00E52B90"/>
    <w:rsid w:val="00E54EBF"/>
    <w:rsid w:val="00E55CBE"/>
    <w:rsid w:val="00E567D7"/>
    <w:rsid w:val="00E60CC6"/>
    <w:rsid w:val="00E6253E"/>
    <w:rsid w:val="00E63FA2"/>
    <w:rsid w:val="00E65FA1"/>
    <w:rsid w:val="00E66B8D"/>
    <w:rsid w:val="00E700E7"/>
    <w:rsid w:val="00E71FAF"/>
    <w:rsid w:val="00E72FB9"/>
    <w:rsid w:val="00E73981"/>
    <w:rsid w:val="00E752DD"/>
    <w:rsid w:val="00E77C90"/>
    <w:rsid w:val="00E8022F"/>
    <w:rsid w:val="00E80E4F"/>
    <w:rsid w:val="00E83235"/>
    <w:rsid w:val="00E83CE6"/>
    <w:rsid w:val="00E85CA8"/>
    <w:rsid w:val="00E86935"/>
    <w:rsid w:val="00E8744B"/>
    <w:rsid w:val="00E93719"/>
    <w:rsid w:val="00E94817"/>
    <w:rsid w:val="00E94F96"/>
    <w:rsid w:val="00EA0421"/>
    <w:rsid w:val="00EA04B8"/>
    <w:rsid w:val="00EA12C2"/>
    <w:rsid w:val="00EA385B"/>
    <w:rsid w:val="00EA4362"/>
    <w:rsid w:val="00EA5886"/>
    <w:rsid w:val="00EA58CF"/>
    <w:rsid w:val="00EA6719"/>
    <w:rsid w:val="00EA6FE7"/>
    <w:rsid w:val="00EA7386"/>
    <w:rsid w:val="00EB05F4"/>
    <w:rsid w:val="00EB0A2F"/>
    <w:rsid w:val="00EB1FD7"/>
    <w:rsid w:val="00EB505A"/>
    <w:rsid w:val="00EB7F17"/>
    <w:rsid w:val="00EC0E0E"/>
    <w:rsid w:val="00EC1054"/>
    <w:rsid w:val="00EC18E4"/>
    <w:rsid w:val="00EC2DDA"/>
    <w:rsid w:val="00EC478A"/>
    <w:rsid w:val="00EC5D59"/>
    <w:rsid w:val="00EC678D"/>
    <w:rsid w:val="00EC6E27"/>
    <w:rsid w:val="00ED1C73"/>
    <w:rsid w:val="00ED2558"/>
    <w:rsid w:val="00ED2F39"/>
    <w:rsid w:val="00EE274E"/>
    <w:rsid w:val="00EE3BCE"/>
    <w:rsid w:val="00EE4906"/>
    <w:rsid w:val="00EE6BC2"/>
    <w:rsid w:val="00EE73D1"/>
    <w:rsid w:val="00EE7740"/>
    <w:rsid w:val="00EE79F2"/>
    <w:rsid w:val="00EF254C"/>
    <w:rsid w:val="00EF45B9"/>
    <w:rsid w:val="00EF47BF"/>
    <w:rsid w:val="00EF4AE8"/>
    <w:rsid w:val="00EF4D48"/>
    <w:rsid w:val="00EF618D"/>
    <w:rsid w:val="00F002E0"/>
    <w:rsid w:val="00F004AC"/>
    <w:rsid w:val="00F03C81"/>
    <w:rsid w:val="00F03DF5"/>
    <w:rsid w:val="00F040B4"/>
    <w:rsid w:val="00F04638"/>
    <w:rsid w:val="00F046E5"/>
    <w:rsid w:val="00F052E2"/>
    <w:rsid w:val="00F07615"/>
    <w:rsid w:val="00F10429"/>
    <w:rsid w:val="00F105A4"/>
    <w:rsid w:val="00F10E65"/>
    <w:rsid w:val="00F14C2B"/>
    <w:rsid w:val="00F16208"/>
    <w:rsid w:val="00F16856"/>
    <w:rsid w:val="00F1783C"/>
    <w:rsid w:val="00F17DB0"/>
    <w:rsid w:val="00F20F02"/>
    <w:rsid w:val="00F21A18"/>
    <w:rsid w:val="00F21FE1"/>
    <w:rsid w:val="00F23207"/>
    <w:rsid w:val="00F23DFA"/>
    <w:rsid w:val="00F2613A"/>
    <w:rsid w:val="00F26977"/>
    <w:rsid w:val="00F2739F"/>
    <w:rsid w:val="00F30A62"/>
    <w:rsid w:val="00F314C8"/>
    <w:rsid w:val="00F35F92"/>
    <w:rsid w:val="00F36274"/>
    <w:rsid w:val="00F37864"/>
    <w:rsid w:val="00F4249D"/>
    <w:rsid w:val="00F450E5"/>
    <w:rsid w:val="00F45633"/>
    <w:rsid w:val="00F478AD"/>
    <w:rsid w:val="00F47EB9"/>
    <w:rsid w:val="00F50186"/>
    <w:rsid w:val="00F5039C"/>
    <w:rsid w:val="00F50971"/>
    <w:rsid w:val="00F53493"/>
    <w:rsid w:val="00F53A50"/>
    <w:rsid w:val="00F53C5B"/>
    <w:rsid w:val="00F54478"/>
    <w:rsid w:val="00F5794B"/>
    <w:rsid w:val="00F63C0C"/>
    <w:rsid w:val="00F63E9A"/>
    <w:rsid w:val="00F645AC"/>
    <w:rsid w:val="00F64B5E"/>
    <w:rsid w:val="00F67A03"/>
    <w:rsid w:val="00F70F17"/>
    <w:rsid w:val="00F73865"/>
    <w:rsid w:val="00F738BD"/>
    <w:rsid w:val="00F757E4"/>
    <w:rsid w:val="00F7612E"/>
    <w:rsid w:val="00F76667"/>
    <w:rsid w:val="00F775D0"/>
    <w:rsid w:val="00F779FA"/>
    <w:rsid w:val="00F8125E"/>
    <w:rsid w:val="00F819EC"/>
    <w:rsid w:val="00F837B1"/>
    <w:rsid w:val="00F86555"/>
    <w:rsid w:val="00F875CE"/>
    <w:rsid w:val="00F92B47"/>
    <w:rsid w:val="00F95CE6"/>
    <w:rsid w:val="00FA0BB1"/>
    <w:rsid w:val="00FA2195"/>
    <w:rsid w:val="00FA405C"/>
    <w:rsid w:val="00FA4968"/>
    <w:rsid w:val="00FB12E0"/>
    <w:rsid w:val="00FB424B"/>
    <w:rsid w:val="00FB6028"/>
    <w:rsid w:val="00FB6F39"/>
    <w:rsid w:val="00FC0533"/>
    <w:rsid w:val="00FC23C4"/>
    <w:rsid w:val="00FC50CD"/>
    <w:rsid w:val="00FC52E2"/>
    <w:rsid w:val="00FC530E"/>
    <w:rsid w:val="00FC5A7D"/>
    <w:rsid w:val="00FC6CA7"/>
    <w:rsid w:val="00FC6EC4"/>
    <w:rsid w:val="00FD0408"/>
    <w:rsid w:val="00FD4AEF"/>
    <w:rsid w:val="00FD626F"/>
    <w:rsid w:val="00FD6895"/>
    <w:rsid w:val="00FD7921"/>
    <w:rsid w:val="00FE0A91"/>
    <w:rsid w:val="00FE368C"/>
    <w:rsid w:val="00FE368D"/>
    <w:rsid w:val="00FE57D7"/>
    <w:rsid w:val="00FE70D4"/>
    <w:rsid w:val="00FF272D"/>
    <w:rsid w:val="00FF44A3"/>
    <w:rsid w:val="00FF4B9E"/>
    <w:rsid w:val="00FF6446"/>
    <w:rsid w:val="00FF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9DAD"/>
  <w15:chartTrackingRefBased/>
  <w15:docId w15:val="{764BFA05-A8BE-4208-8FBB-965BEB56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67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67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967FD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967FD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67F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67F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7F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7F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7F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67FD7"/>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967FD7"/>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967FD7"/>
    <w:rPr>
      <w:rFonts w:eastAsiaTheme="majorEastAsia" w:cstheme="majorBidi"/>
      <w:color w:val="2F5496" w:themeColor="accent1" w:themeShade="BF"/>
      <w:sz w:val="28"/>
      <w:szCs w:val="28"/>
    </w:rPr>
  </w:style>
  <w:style w:type="character" w:customStyle="1" w:styleId="40">
    <w:name w:val="标题 4 字符"/>
    <w:basedOn w:val="a0"/>
    <w:link w:val="4"/>
    <w:uiPriority w:val="9"/>
    <w:rsid w:val="00967FD7"/>
    <w:rPr>
      <w:rFonts w:eastAsiaTheme="majorEastAsia" w:cstheme="majorBidi"/>
      <w:i/>
      <w:iCs/>
      <w:color w:val="2F5496" w:themeColor="accent1" w:themeShade="BF"/>
    </w:rPr>
  </w:style>
  <w:style w:type="character" w:customStyle="1" w:styleId="50">
    <w:name w:val="标题 5 字符"/>
    <w:basedOn w:val="a0"/>
    <w:link w:val="5"/>
    <w:uiPriority w:val="9"/>
    <w:semiHidden/>
    <w:rsid w:val="00967FD7"/>
    <w:rPr>
      <w:rFonts w:eastAsiaTheme="majorEastAsia" w:cstheme="majorBidi"/>
      <w:color w:val="2F5496" w:themeColor="accent1" w:themeShade="BF"/>
    </w:rPr>
  </w:style>
  <w:style w:type="character" w:customStyle="1" w:styleId="60">
    <w:name w:val="标题 6 字符"/>
    <w:basedOn w:val="a0"/>
    <w:link w:val="6"/>
    <w:uiPriority w:val="9"/>
    <w:semiHidden/>
    <w:rsid w:val="00967FD7"/>
    <w:rPr>
      <w:rFonts w:eastAsiaTheme="majorEastAsia" w:cstheme="majorBidi"/>
      <w:i/>
      <w:iCs/>
      <w:color w:val="595959" w:themeColor="text1" w:themeTint="A6"/>
    </w:rPr>
  </w:style>
  <w:style w:type="character" w:customStyle="1" w:styleId="70">
    <w:name w:val="标题 7 字符"/>
    <w:basedOn w:val="a0"/>
    <w:link w:val="7"/>
    <w:uiPriority w:val="9"/>
    <w:semiHidden/>
    <w:rsid w:val="00967FD7"/>
    <w:rPr>
      <w:rFonts w:eastAsiaTheme="majorEastAsia" w:cstheme="majorBidi"/>
      <w:color w:val="595959" w:themeColor="text1" w:themeTint="A6"/>
    </w:rPr>
  </w:style>
  <w:style w:type="character" w:customStyle="1" w:styleId="80">
    <w:name w:val="标题 8 字符"/>
    <w:basedOn w:val="a0"/>
    <w:link w:val="8"/>
    <w:uiPriority w:val="9"/>
    <w:semiHidden/>
    <w:rsid w:val="00967FD7"/>
    <w:rPr>
      <w:rFonts w:eastAsiaTheme="majorEastAsia" w:cstheme="majorBidi"/>
      <w:i/>
      <w:iCs/>
      <w:color w:val="272727" w:themeColor="text1" w:themeTint="D8"/>
    </w:rPr>
  </w:style>
  <w:style w:type="character" w:customStyle="1" w:styleId="90">
    <w:name w:val="标题 9 字符"/>
    <w:basedOn w:val="a0"/>
    <w:link w:val="9"/>
    <w:uiPriority w:val="9"/>
    <w:semiHidden/>
    <w:rsid w:val="00967FD7"/>
    <w:rPr>
      <w:rFonts w:eastAsiaTheme="majorEastAsia" w:cstheme="majorBidi"/>
      <w:color w:val="272727" w:themeColor="text1" w:themeTint="D8"/>
    </w:rPr>
  </w:style>
  <w:style w:type="paragraph" w:styleId="a3">
    <w:name w:val="Title"/>
    <w:basedOn w:val="a"/>
    <w:next w:val="a"/>
    <w:link w:val="a4"/>
    <w:uiPriority w:val="10"/>
    <w:qFormat/>
    <w:rsid w:val="00967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67F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7FD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967F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67FD7"/>
    <w:pPr>
      <w:spacing w:before="160"/>
      <w:jc w:val="center"/>
    </w:pPr>
    <w:rPr>
      <w:i/>
      <w:iCs/>
      <w:color w:val="404040" w:themeColor="text1" w:themeTint="BF"/>
    </w:rPr>
  </w:style>
  <w:style w:type="character" w:customStyle="1" w:styleId="a8">
    <w:name w:val="引用 字符"/>
    <w:basedOn w:val="a0"/>
    <w:link w:val="a7"/>
    <w:uiPriority w:val="29"/>
    <w:rsid w:val="00967FD7"/>
    <w:rPr>
      <w:i/>
      <w:iCs/>
      <w:color w:val="404040" w:themeColor="text1" w:themeTint="BF"/>
    </w:rPr>
  </w:style>
  <w:style w:type="paragraph" w:styleId="a9">
    <w:name w:val="List Paragraph"/>
    <w:basedOn w:val="a"/>
    <w:uiPriority w:val="34"/>
    <w:qFormat/>
    <w:rsid w:val="00967FD7"/>
    <w:pPr>
      <w:ind w:left="720"/>
      <w:contextualSpacing/>
    </w:pPr>
  </w:style>
  <w:style w:type="character" w:styleId="aa">
    <w:name w:val="Intense Emphasis"/>
    <w:basedOn w:val="a0"/>
    <w:uiPriority w:val="21"/>
    <w:qFormat/>
    <w:rsid w:val="00967FD7"/>
    <w:rPr>
      <w:i/>
      <w:iCs/>
      <w:color w:val="2F5496" w:themeColor="accent1" w:themeShade="BF"/>
    </w:rPr>
  </w:style>
  <w:style w:type="paragraph" w:styleId="ab">
    <w:name w:val="Intense Quote"/>
    <w:basedOn w:val="a"/>
    <w:next w:val="a"/>
    <w:link w:val="ac"/>
    <w:uiPriority w:val="30"/>
    <w:qFormat/>
    <w:rsid w:val="00967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67FD7"/>
    <w:rPr>
      <w:i/>
      <w:iCs/>
      <w:color w:val="2F5496" w:themeColor="accent1" w:themeShade="BF"/>
    </w:rPr>
  </w:style>
  <w:style w:type="character" w:styleId="ad">
    <w:name w:val="Intense Reference"/>
    <w:basedOn w:val="a0"/>
    <w:uiPriority w:val="32"/>
    <w:qFormat/>
    <w:rsid w:val="00967FD7"/>
    <w:rPr>
      <w:b/>
      <w:bCs/>
      <w:smallCaps/>
      <w:color w:val="2F5496" w:themeColor="accent1" w:themeShade="BF"/>
      <w:spacing w:val="5"/>
    </w:rPr>
  </w:style>
  <w:style w:type="paragraph" w:styleId="ae">
    <w:name w:val="Normal (Web)"/>
    <w:basedOn w:val="a"/>
    <w:uiPriority w:val="99"/>
    <w:unhideWhenUsed/>
    <w:rsid w:val="002965BE"/>
    <w:rPr>
      <w:rFonts w:ascii="Times New Roman" w:hAnsi="Times New Roman" w:cs="Times New Roman"/>
    </w:rPr>
  </w:style>
  <w:style w:type="character" w:styleId="af">
    <w:name w:val="Hyperlink"/>
    <w:basedOn w:val="a0"/>
    <w:uiPriority w:val="99"/>
    <w:unhideWhenUsed/>
    <w:rsid w:val="00ED2558"/>
    <w:rPr>
      <w:color w:val="0563C1" w:themeColor="hyperlink"/>
      <w:u w:val="single"/>
    </w:rPr>
  </w:style>
  <w:style w:type="character" w:styleId="af0">
    <w:name w:val="Unresolved Mention"/>
    <w:basedOn w:val="a0"/>
    <w:uiPriority w:val="99"/>
    <w:semiHidden/>
    <w:unhideWhenUsed/>
    <w:rsid w:val="00ED2558"/>
    <w:rPr>
      <w:color w:val="605E5C"/>
      <w:shd w:val="clear" w:color="auto" w:fill="E1DFDD"/>
    </w:rPr>
  </w:style>
  <w:style w:type="character" w:styleId="af1">
    <w:name w:val="Placeholder Text"/>
    <w:basedOn w:val="a0"/>
    <w:uiPriority w:val="99"/>
    <w:semiHidden/>
    <w:rsid w:val="009943EE"/>
    <w:rPr>
      <w:color w:val="666666"/>
    </w:rPr>
  </w:style>
  <w:style w:type="paragraph" w:customStyle="1" w:styleId="EndNoteBibliographyTitle">
    <w:name w:val="EndNote Bibliography Title"/>
    <w:basedOn w:val="a"/>
    <w:link w:val="EndNoteBibliographyTitleChar"/>
    <w:rsid w:val="008F6C03"/>
    <w:pPr>
      <w:spacing w:after="0"/>
      <w:jc w:val="center"/>
    </w:pPr>
    <w:rPr>
      <w:rFonts w:ascii="Calibri" w:hAnsi="Calibri" w:cs="Calibri"/>
      <w:noProof/>
    </w:rPr>
  </w:style>
  <w:style w:type="character" w:customStyle="1" w:styleId="EndNoteBibliographyTitleChar">
    <w:name w:val="EndNote Bibliography Title Char"/>
    <w:basedOn w:val="a0"/>
    <w:link w:val="EndNoteBibliographyTitle"/>
    <w:rsid w:val="008F6C03"/>
    <w:rPr>
      <w:rFonts w:ascii="Calibri" w:hAnsi="Calibri" w:cs="Calibri"/>
      <w:noProof/>
    </w:rPr>
  </w:style>
  <w:style w:type="paragraph" w:customStyle="1" w:styleId="EndNoteBibliography">
    <w:name w:val="EndNote Bibliography"/>
    <w:basedOn w:val="a"/>
    <w:link w:val="EndNoteBibliographyChar"/>
    <w:rsid w:val="008F6C03"/>
    <w:pPr>
      <w:spacing w:line="240" w:lineRule="auto"/>
    </w:pPr>
    <w:rPr>
      <w:rFonts w:ascii="Calibri" w:hAnsi="Calibri" w:cs="Calibri"/>
      <w:noProof/>
    </w:rPr>
  </w:style>
  <w:style w:type="character" w:customStyle="1" w:styleId="EndNoteBibliographyChar">
    <w:name w:val="EndNote Bibliography Char"/>
    <w:basedOn w:val="a0"/>
    <w:link w:val="EndNoteBibliography"/>
    <w:rsid w:val="008F6C03"/>
    <w:rPr>
      <w:rFonts w:ascii="Calibri" w:hAnsi="Calibri" w:cs="Calibri"/>
      <w:noProof/>
    </w:rPr>
  </w:style>
  <w:style w:type="paragraph" w:styleId="af2">
    <w:name w:val="Revision"/>
    <w:hidden/>
    <w:uiPriority w:val="99"/>
    <w:semiHidden/>
    <w:rsid w:val="00F10429"/>
    <w:pPr>
      <w:spacing w:after="0" w:line="240" w:lineRule="auto"/>
    </w:pPr>
  </w:style>
  <w:style w:type="character" w:styleId="af3">
    <w:name w:val="annotation reference"/>
    <w:basedOn w:val="a0"/>
    <w:uiPriority w:val="99"/>
    <w:semiHidden/>
    <w:unhideWhenUsed/>
    <w:rsid w:val="000C105B"/>
    <w:rPr>
      <w:sz w:val="16"/>
      <w:szCs w:val="16"/>
    </w:rPr>
  </w:style>
  <w:style w:type="paragraph" w:styleId="af4">
    <w:name w:val="annotation text"/>
    <w:basedOn w:val="a"/>
    <w:link w:val="af5"/>
    <w:uiPriority w:val="99"/>
    <w:unhideWhenUsed/>
    <w:rsid w:val="000C105B"/>
    <w:pPr>
      <w:spacing w:line="240" w:lineRule="auto"/>
    </w:pPr>
    <w:rPr>
      <w:sz w:val="20"/>
      <w:szCs w:val="20"/>
    </w:rPr>
  </w:style>
  <w:style w:type="character" w:customStyle="1" w:styleId="af5">
    <w:name w:val="批注文字 字符"/>
    <w:basedOn w:val="a0"/>
    <w:link w:val="af4"/>
    <w:uiPriority w:val="99"/>
    <w:rsid w:val="000C105B"/>
    <w:rPr>
      <w:sz w:val="20"/>
      <w:szCs w:val="20"/>
    </w:rPr>
  </w:style>
  <w:style w:type="paragraph" w:styleId="af6">
    <w:name w:val="annotation subject"/>
    <w:basedOn w:val="af4"/>
    <w:next w:val="af4"/>
    <w:link w:val="af7"/>
    <w:uiPriority w:val="99"/>
    <w:semiHidden/>
    <w:unhideWhenUsed/>
    <w:rsid w:val="000C105B"/>
    <w:rPr>
      <w:b/>
      <w:bCs/>
    </w:rPr>
  </w:style>
  <w:style w:type="character" w:customStyle="1" w:styleId="af7">
    <w:name w:val="批注主题 字符"/>
    <w:basedOn w:val="af5"/>
    <w:link w:val="af6"/>
    <w:uiPriority w:val="99"/>
    <w:semiHidden/>
    <w:rsid w:val="000C105B"/>
    <w:rPr>
      <w:b/>
      <w:bCs/>
      <w:sz w:val="20"/>
      <w:szCs w:val="20"/>
    </w:rPr>
  </w:style>
  <w:style w:type="table" w:styleId="af8">
    <w:name w:val="Table Grid"/>
    <w:basedOn w:val="a1"/>
    <w:uiPriority w:val="39"/>
    <w:rsid w:val="00D766A9"/>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w:basedOn w:val="a1"/>
    <w:uiPriority w:val="51"/>
    <w:rsid w:val="00D766A9"/>
    <w:pPr>
      <w:spacing w:after="0" w:line="240" w:lineRule="auto"/>
    </w:pPr>
    <w:rPr>
      <w:color w:val="000000" w:themeColor="text1"/>
      <w:sz w:val="21"/>
      <w:szCs w:val="22"/>
      <w14:ligatures w14:val="non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3">
    <w:name w:val="List Table 6 Colorful Accent 3"/>
    <w:basedOn w:val="a1"/>
    <w:uiPriority w:val="51"/>
    <w:rsid w:val="00D766A9"/>
    <w:pPr>
      <w:spacing w:after="0" w:line="240" w:lineRule="auto"/>
    </w:pPr>
    <w:rPr>
      <w:color w:val="7B7B7B" w:themeColor="accent3" w:themeShade="BF"/>
      <w:sz w:val="21"/>
      <w:szCs w:val="22"/>
      <w14:ligatures w14:val="none"/>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1">
    <w:name w:val="Plain Table 1"/>
    <w:basedOn w:val="a1"/>
    <w:uiPriority w:val="41"/>
    <w:rsid w:val="00D766A9"/>
    <w:pPr>
      <w:spacing w:after="0" w:line="240" w:lineRule="auto"/>
    </w:pPr>
    <w:rPr>
      <w:sz w:val="21"/>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D766A9"/>
    <w:pPr>
      <w:spacing w:after="0" w:line="240" w:lineRule="auto"/>
    </w:pPr>
    <w:rPr>
      <w:sz w:val="21"/>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D766A9"/>
    <w:pPr>
      <w:spacing w:after="0" w:line="240" w:lineRule="auto"/>
    </w:pPr>
    <w:rPr>
      <w:sz w:val="21"/>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3">
    <w:name w:val="List Table 2 Accent 3"/>
    <w:basedOn w:val="a1"/>
    <w:uiPriority w:val="47"/>
    <w:rsid w:val="00D766A9"/>
    <w:pPr>
      <w:spacing w:after="0" w:line="240" w:lineRule="auto"/>
    </w:pPr>
    <w:rPr>
      <w:sz w:val="21"/>
      <w:szCs w:val="22"/>
      <w14:ligatures w14:val="none"/>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f9">
    <w:name w:val="Strong"/>
    <w:basedOn w:val="a0"/>
    <w:uiPriority w:val="22"/>
    <w:qFormat/>
    <w:rsid w:val="00D766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27008">
      <w:bodyDiv w:val="1"/>
      <w:marLeft w:val="0"/>
      <w:marRight w:val="0"/>
      <w:marTop w:val="0"/>
      <w:marBottom w:val="0"/>
      <w:divBdr>
        <w:top w:val="none" w:sz="0" w:space="0" w:color="auto"/>
        <w:left w:val="none" w:sz="0" w:space="0" w:color="auto"/>
        <w:bottom w:val="none" w:sz="0" w:space="0" w:color="auto"/>
        <w:right w:val="none" w:sz="0" w:space="0" w:color="auto"/>
      </w:divBdr>
    </w:div>
    <w:div w:id="447050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hyperlink" Target="mailto:weigao@caltech.edu" TargetMode="Externa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theme" Target="theme/theme1.xml"/><Relationship Id="rId5" Type="http://schemas.openxmlformats.org/officeDocument/2006/relationships/hyperlink" Target="mailto:weigao@caltech.edu" TargetMode="Externa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ntTable" Target="fontTable.xml"/><Relationship Id="rId8" Type="http://schemas.microsoft.com/office/2016/09/relationships/commentsIds" Target="commentsIds.xml"/><Relationship Id="rId51" Type="http://schemas.openxmlformats.org/officeDocument/2006/relationships/image" Target="media/image41.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comments" Target="comments.xml"/><Relationship Id="rId15" Type="http://schemas.openxmlformats.org/officeDocument/2006/relationships/image" Target="media/image6.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microsoft.com/office/2011/relationships/commentsExtended" Target="commentsExtended.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2229</TotalTime>
  <Pages>110</Pages>
  <Words>28708</Words>
  <Characters>163638</Characters>
  <Application>Microsoft Office Word</Application>
  <DocSecurity>0</DocSecurity>
  <Lines>1363</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Wenjian Li</dc:creator>
  <cp:keywords/>
  <dc:description/>
  <cp:lastModifiedBy>Ji, Sijie</cp:lastModifiedBy>
  <cp:revision>420</cp:revision>
  <dcterms:created xsi:type="dcterms:W3CDTF">2026-03-20T03:42:00Z</dcterms:created>
  <dcterms:modified xsi:type="dcterms:W3CDTF">2026-03-31T05:45:00Z</dcterms:modified>
</cp:coreProperties>
</file>